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47500" w14:textId="245B081B" w:rsidR="009C1390" w:rsidRDefault="00905A63" w:rsidP="00803B64">
      <w:pPr>
        <w:pStyle w:val="Title"/>
        <w:spacing w:after="120"/>
      </w:pPr>
      <w:bookmarkStart w:id="0" w:name="tpVersion1"/>
      <w:r>
        <w:t>Version</w:t>
      </w:r>
      <w:r w:rsidR="009C1390">
        <w:t xml:space="preserve"> </w:t>
      </w:r>
      <w:bookmarkEnd w:id="0"/>
      <w:r w:rsidR="009C1390">
        <w:t xml:space="preserve">No. </w:t>
      </w:r>
      <w:bookmarkStart w:id="1" w:name="tpReprintNo"/>
      <w:r w:rsidR="00845372">
        <w:t>055</w:t>
      </w:r>
    </w:p>
    <w:p w14:paraId="11495DFD" w14:textId="6201EC13" w:rsidR="009C1390" w:rsidRDefault="00845372">
      <w:pPr>
        <w:spacing w:before="0" w:after="120"/>
        <w:jc w:val="center"/>
        <w:rPr>
          <w:b/>
          <w:sz w:val="32"/>
        </w:rPr>
      </w:pPr>
      <w:bookmarkStart w:id="2" w:name="tpActTitle"/>
      <w:bookmarkEnd w:id="1"/>
      <w:r>
        <w:rPr>
          <w:b/>
          <w:sz w:val="32"/>
          <w:szCs w:val="32"/>
        </w:rPr>
        <w:t>EastLink Project Act 2004</w:t>
      </w:r>
    </w:p>
    <w:p w14:paraId="46A77658" w14:textId="3C0C26E3" w:rsidR="009C1390" w:rsidRDefault="00845372">
      <w:pPr>
        <w:spacing w:before="0" w:after="120"/>
        <w:jc w:val="center"/>
        <w:rPr>
          <w:b/>
        </w:rPr>
      </w:pPr>
      <w:bookmarkStart w:id="3" w:name="tpActNo"/>
      <w:bookmarkEnd w:id="2"/>
      <w:r>
        <w:rPr>
          <w:b/>
        </w:rPr>
        <w:t>No. 39 of 2004</w:t>
      </w:r>
    </w:p>
    <w:bookmarkEnd w:id="3"/>
    <w:p w14:paraId="2173FA18" w14:textId="3620653E" w:rsidR="009C1390" w:rsidRDefault="00905A63" w:rsidP="00845372">
      <w:pPr>
        <w:spacing w:before="0"/>
        <w:jc w:val="center"/>
      </w:pPr>
      <w:r>
        <w:t>Version</w:t>
      </w:r>
      <w:r w:rsidR="00845372">
        <w:t xml:space="preserve"> incorporating amendments as at</w:t>
      </w:r>
      <w:r w:rsidR="00845372">
        <w:br/>
        <w:t>15 April 2026</w:t>
      </w:r>
    </w:p>
    <w:p w14:paraId="794E2250" w14:textId="77777777" w:rsidR="009C1390" w:rsidRDefault="009C1390">
      <w:pPr>
        <w:spacing w:before="240" w:after="120"/>
        <w:jc w:val="center"/>
        <w:rPr>
          <w:b/>
          <w:caps/>
        </w:rPr>
      </w:pPr>
      <w:r>
        <w:rPr>
          <w:b/>
          <w:caps/>
        </w:rPr>
        <w:t>table of provisions</w:t>
      </w:r>
    </w:p>
    <w:p w14:paraId="45874EB9" w14:textId="6862030C" w:rsidR="009C1390" w:rsidRDefault="008B2E22">
      <w:pPr>
        <w:tabs>
          <w:tab w:val="right" w:pos="6237"/>
        </w:tabs>
        <w:rPr>
          <w:i/>
          <w:sz w:val="20"/>
        </w:rPr>
      </w:pPr>
      <w:bookmarkStart w:id="4" w:name="tpSectionClause"/>
      <w:r>
        <w:rPr>
          <w:i/>
          <w:sz w:val="20"/>
        </w:rPr>
        <w:t>Section</w:t>
      </w:r>
      <w:r>
        <w:rPr>
          <w:i/>
          <w:sz w:val="20"/>
        </w:rPr>
        <w:tab/>
        <w:t>Page</w:t>
      </w:r>
    </w:p>
    <w:bookmarkEnd w:id="4"/>
    <w:p w14:paraId="72E3EC31" w14:textId="77777777" w:rsidR="009C1390" w:rsidRDefault="009C1390">
      <w:pPr>
        <w:sectPr w:rsidR="009C1390">
          <w:footerReference w:type="default" r:id="rId8"/>
          <w:footerReference w:type="first" r:id="rId9"/>
          <w:endnotePr>
            <w:numFmt w:val="decimal"/>
          </w:endnotePr>
          <w:type w:val="continuous"/>
          <w:pgSz w:w="11907" w:h="16840" w:code="9"/>
          <w:pgMar w:top="3170" w:right="2835" w:bottom="2773" w:left="2835" w:header="1332" w:footer="2325" w:gutter="0"/>
          <w:pgNumType w:fmt="lowerRoman" w:start="1"/>
          <w:cols w:space="720"/>
          <w:titlePg/>
        </w:sectPr>
      </w:pPr>
    </w:p>
    <w:p w14:paraId="6CD5DB7E" w14:textId="2E1E730B"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\o "1-9" \z \u </w:instrText>
      </w:r>
      <w:r>
        <w:fldChar w:fldCharType="separate"/>
      </w:r>
      <w:r w:rsidRPr="008B2E22">
        <w:rPr>
          <w:noProof/>
        </w:rPr>
        <w:t>Part 1</w:t>
      </w:r>
      <w:r w:rsidRPr="008B2E22">
        <w:rPr>
          <w:bCs/>
          <w:noProof/>
        </w:rPr>
        <w:t>—</w:t>
      </w:r>
      <w:r w:rsidRPr="008B2E22">
        <w:rPr>
          <w:noProof/>
        </w:rPr>
        <w:t>Preliminary</w:t>
      </w:r>
      <w:r w:rsidRPr="008B2E22">
        <w:rPr>
          <w:noProof/>
          <w:webHidden/>
        </w:rPr>
        <w:tab/>
      </w:r>
      <w:r w:rsidRPr="008B2E22">
        <w:rPr>
          <w:noProof/>
          <w:webHidden/>
        </w:rPr>
        <w:fldChar w:fldCharType="begin"/>
      </w:r>
      <w:r w:rsidRPr="008B2E22">
        <w:rPr>
          <w:noProof/>
          <w:webHidden/>
        </w:rPr>
        <w:instrText xml:space="preserve"> PAGEREF _Toc226009998 \h </w:instrText>
      </w:r>
      <w:r w:rsidRPr="008B2E22">
        <w:rPr>
          <w:noProof/>
          <w:webHidden/>
        </w:rPr>
      </w:r>
      <w:r w:rsidRPr="008B2E22">
        <w:rPr>
          <w:noProof/>
          <w:webHidden/>
        </w:rPr>
        <w:fldChar w:fldCharType="separate"/>
      </w:r>
      <w:r w:rsidR="00415255">
        <w:rPr>
          <w:noProof/>
          <w:webHidden/>
        </w:rPr>
        <w:t>1</w:t>
      </w:r>
      <w:r w:rsidRPr="008B2E22">
        <w:rPr>
          <w:noProof/>
          <w:webHidden/>
        </w:rPr>
        <w:fldChar w:fldCharType="end"/>
      </w:r>
    </w:p>
    <w:p w14:paraId="63526775" w14:textId="0F8E25C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w:t>
      </w:r>
      <w:r>
        <w:rPr>
          <w:rFonts w:asciiTheme="minorHAnsi" w:eastAsiaTheme="minorEastAsia" w:hAnsiTheme="minorHAnsi" w:cstheme="minorBidi"/>
          <w:noProof/>
          <w:kern w:val="2"/>
          <w:sz w:val="24"/>
          <w:szCs w:val="24"/>
          <w:lang w:val="en-AU" w:eastAsia="en-AU"/>
          <w14:ligatures w14:val="standardContextual"/>
        </w:rPr>
        <w:tab/>
      </w:r>
      <w:r>
        <w:rPr>
          <w:noProof/>
        </w:rPr>
        <w:t>Purposes</w:t>
      </w:r>
      <w:r>
        <w:rPr>
          <w:noProof/>
          <w:webHidden/>
        </w:rPr>
        <w:tab/>
      </w:r>
      <w:r>
        <w:rPr>
          <w:noProof/>
          <w:webHidden/>
        </w:rPr>
        <w:fldChar w:fldCharType="begin"/>
      </w:r>
      <w:r>
        <w:rPr>
          <w:noProof/>
          <w:webHidden/>
        </w:rPr>
        <w:instrText xml:space="preserve"> PAGEREF _Toc226009999 \h </w:instrText>
      </w:r>
      <w:r>
        <w:rPr>
          <w:noProof/>
          <w:webHidden/>
        </w:rPr>
      </w:r>
      <w:r>
        <w:rPr>
          <w:noProof/>
          <w:webHidden/>
        </w:rPr>
        <w:fldChar w:fldCharType="separate"/>
      </w:r>
      <w:r w:rsidR="00415255">
        <w:rPr>
          <w:noProof/>
          <w:webHidden/>
        </w:rPr>
        <w:t>1</w:t>
      </w:r>
      <w:r>
        <w:rPr>
          <w:noProof/>
          <w:webHidden/>
        </w:rPr>
        <w:fldChar w:fldCharType="end"/>
      </w:r>
    </w:p>
    <w:p w14:paraId="6B57E8EA" w14:textId="261CEBA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w:t>
      </w:r>
      <w:r>
        <w:rPr>
          <w:rFonts w:asciiTheme="minorHAnsi" w:eastAsiaTheme="minorEastAsia" w:hAnsiTheme="minorHAnsi" w:cstheme="minorBidi"/>
          <w:noProof/>
          <w:kern w:val="2"/>
          <w:sz w:val="24"/>
          <w:szCs w:val="24"/>
          <w:lang w:val="en-AU" w:eastAsia="en-AU"/>
          <w14:ligatures w14:val="standardContextual"/>
        </w:rPr>
        <w:tab/>
      </w:r>
      <w:r>
        <w:rPr>
          <w:noProof/>
        </w:rPr>
        <w:t>Commencement</w:t>
      </w:r>
      <w:r>
        <w:rPr>
          <w:noProof/>
          <w:webHidden/>
        </w:rPr>
        <w:tab/>
      </w:r>
      <w:r>
        <w:rPr>
          <w:noProof/>
          <w:webHidden/>
        </w:rPr>
        <w:fldChar w:fldCharType="begin"/>
      </w:r>
      <w:r>
        <w:rPr>
          <w:noProof/>
          <w:webHidden/>
        </w:rPr>
        <w:instrText xml:space="preserve"> PAGEREF _Toc226010000 \h </w:instrText>
      </w:r>
      <w:r>
        <w:rPr>
          <w:noProof/>
          <w:webHidden/>
        </w:rPr>
      </w:r>
      <w:r>
        <w:rPr>
          <w:noProof/>
          <w:webHidden/>
        </w:rPr>
        <w:fldChar w:fldCharType="separate"/>
      </w:r>
      <w:r w:rsidR="00415255">
        <w:rPr>
          <w:noProof/>
          <w:webHidden/>
        </w:rPr>
        <w:t>2</w:t>
      </w:r>
      <w:r>
        <w:rPr>
          <w:noProof/>
          <w:webHidden/>
        </w:rPr>
        <w:fldChar w:fldCharType="end"/>
      </w:r>
    </w:p>
    <w:p w14:paraId="268F4B0D" w14:textId="3CBED80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_Toc226010001 \h </w:instrText>
      </w:r>
      <w:r>
        <w:rPr>
          <w:noProof/>
          <w:webHidden/>
        </w:rPr>
      </w:r>
      <w:r>
        <w:rPr>
          <w:noProof/>
          <w:webHidden/>
        </w:rPr>
        <w:fldChar w:fldCharType="separate"/>
      </w:r>
      <w:r w:rsidR="00415255">
        <w:rPr>
          <w:noProof/>
          <w:webHidden/>
        </w:rPr>
        <w:t>2</w:t>
      </w:r>
      <w:r>
        <w:rPr>
          <w:noProof/>
          <w:webHidden/>
        </w:rPr>
        <w:fldChar w:fldCharType="end"/>
      </w:r>
    </w:p>
    <w:p w14:paraId="623EF6E1" w14:textId="29F5751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3A</w:t>
      </w:r>
      <w:r>
        <w:rPr>
          <w:rFonts w:asciiTheme="minorHAnsi" w:eastAsiaTheme="minorEastAsia" w:hAnsiTheme="minorHAnsi" w:cstheme="minorBidi"/>
          <w:noProof/>
          <w:kern w:val="2"/>
          <w:sz w:val="24"/>
          <w:szCs w:val="24"/>
          <w:lang w:val="en-AU" w:eastAsia="en-AU"/>
          <w14:ligatures w14:val="standardContextual"/>
        </w:rPr>
        <w:tab/>
      </w:r>
      <w:r>
        <w:rPr>
          <w:noProof/>
        </w:rPr>
        <w:t>Transport Integration Act 2010</w:t>
      </w:r>
      <w:r>
        <w:rPr>
          <w:noProof/>
          <w:webHidden/>
        </w:rPr>
        <w:tab/>
      </w:r>
      <w:r>
        <w:rPr>
          <w:noProof/>
          <w:webHidden/>
        </w:rPr>
        <w:fldChar w:fldCharType="begin"/>
      </w:r>
      <w:r>
        <w:rPr>
          <w:noProof/>
          <w:webHidden/>
        </w:rPr>
        <w:instrText xml:space="preserve"> PAGEREF _Toc226010002 \h </w:instrText>
      </w:r>
      <w:r>
        <w:rPr>
          <w:noProof/>
          <w:webHidden/>
        </w:rPr>
      </w:r>
      <w:r>
        <w:rPr>
          <w:noProof/>
          <w:webHidden/>
        </w:rPr>
        <w:fldChar w:fldCharType="separate"/>
      </w:r>
      <w:r w:rsidR="00415255">
        <w:rPr>
          <w:noProof/>
          <w:webHidden/>
        </w:rPr>
        <w:t>18</w:t>
      </w:r>
      <w:r>
        <w:rPr>
          <w:noProof/>
          <w:webHidden/>
        </w:rPr>
        <w:fldChar w:fldCharType="end"/>
      </w:r>
    </w:p>
    <w:p w14:paraId="249208AE" w14:textId="63B78A2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w:t>
      </w:r>
      <w:r>
        <w:rPr>
          <w:rFonts w:asciiTheme="minorHAnsi" w:eastAsiaTheme="minorEastAsia" w:hAnsiTheme="minorHAnsi" w:cstheme="minorBidi"/>
          <w:noProof/>
          <w:kern w:val="2"/>
          <w:sz w:val="24"/>
          <w:szCs w:val="24"/>
          <w:lang w:val="en-AU" w:eastAsia="en-AU"/>
          <w14:ligatures w14:val="standardContextual"/>
        </w:rPr>
        <w:tab/>
      </w:r>
      <w:r>
        <w:rPr>
          <w:noProof/>
        </w:rPr>
        <w:t>The Project</w:t>
      </w:r>
      <w:r>
        <w:rPr>
          <w:noProof/>
          <w:webHidden/>
        </w:rPr>
        <w:tab/>
      </w:r>
      <w:r>
        <w:rPr>
          <w:noProof/>
          <w:webHidden/>
        </w:rPr>
        <w:fldChar w:fldCharType="begin"/>
      </w:r>
      <w:r>
        <w:rPr>
          <w:noProof/>
          <w:webHidden/>
        </w:rPr>
        <w:instrText xml:space="preserve"> PAGEREF _Toc226010003 \h </w:instrText>
      </w:r>
      <w:r>
        <w:rPr>
          <w:noProof/>
          <w:webHidden/>
        </w:rPr>
      </w:r>
      <w:r>
        <w:rPr>
          <w:noProof/>
          <w:webHidden/>
        </w:rPr>
        <w:fldChar w:fldCharType="separate"/>
      </w:r>
      <w:r w:rsidR="00415255">
        <w:rPr>
          <w:noProof/>
          <w:webHidden/>
        </w:rPr>
        <w:t>18</w:t>
      </w:r>
      <w:r>
        <w:rPr>
          <w:noProof/>
          <w:webHidden/>
        </w:rPr>
        <w:fldChar w:fldCharType="end"/>
      </w:r>
    </w:p>
    <w:p w14:paraId="1163C71E" w14:textId="55C89AF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4A</w:t>
      </w:r>
      <w:r>
        <w:rPr>
          <w:rFonts w:asciiTheme="minorHAnsi" w:eastAsiaTheme="minorEastAsia" w:hAnsiTheme="minorHAnsi" w:cstheme="minorBidi"/>
          <w:noProof/>
          <w:kern w:val="2"/>
          <w:sz w:val="24"/>
          <w:szCs w:val="24"/>
          <w:lang w:val="en-AU" w:eastAsia="en-AU"/>
          <w14:ligatures w14:val="standardContextual"/>
        </w:rPr>
        <w:tab/>
      </w:r>
      <w:r>
        <w:rPr>
          <w:noProof/>
        </w:rPr>
        <w:t>Functions and powers of the Head, Transport for Victoria</w:t>
      </w:r>
      <w:r>
        <w:rPr>
          <w:noProof/>
          <w:webHidden/>
        </w:rPr>
        <w:tab/>
      </w:r>
      <w:r>
        <w:rPr>
          <w:noProof/>
          <w:webHidden/>
        </w:rPr>
        <w:fldChar w:fldCharType="begin"/>
      </w:r>
      <w:r>
        <w:rPr>
          <w:noProof/>
          <w:webHidden/>
        </w:rPr>
        <w:instrText xml:space="preserve"> PAGEREF _Toc226010004 \h </w:instrText>
      </w:r>
      <w:r>
        <w:rPr>
          <w:noProof/>
          <w:webHidden/>
        </w:rPr>
      </w:r>
      <w:r>
        <w:rPr>
          <w:noProof/>
          <w:webHidden/>
        </w:rPr>
        <w:fldChar w:fldCharType="separate"/>
      </w:r>
      <w:r w:rsidR="00415255">
        <w:rPr>
          <w:noProof/>
          <w:webHidden/>
        </w:rPr>
        <w:t>19</w:t>
      </w:r>
      <w:r>
        <w:rPr>
          <w:noProof/>
          <w:webHidden/>
        </w:rPr>
        <w:fldChar w:fldCharType="end"/>
      </w:r>
    </w:p>
    <w:p w14:paraId="3BDA7D73" w14:textId="16EE3F1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w:t>
      </w:r>
      <w:r>
        <w:rPr>
          <w:rFonts w:asciiTheme="minorHAnsi" w:eastAsiaTheme="minorEastAsia" w:hAnsiTheme="minorHAnsi" w:cstheme="minorBidi"/>
          <w:noProof/>
          <w:kern w:val="2"/>
          <w:sz w:val="24"/>
          <w:szCs w:val="24"/>
          <w:lang w:val="en-AU" w:eastAsia="en-AU"/>
          <w14:ligatures w14:val="standardContextual"/>
        </w:rPr>
        <w:tab/>
      </w:r>
      <w:r>
        <w:rPr>
          <w:noProof/>
        </w:rPr>
        <w:t>Project area</w:t>
      </w:r>
      <w:r>
        <w:rPr>
          <w:noProof/>
          <w:webHidden/>
        </w:rPr>
        <w:tab/>
      </w:r>
      <w:r>
        <w:rPr>
          <w:noProof/>
          <w:webHidden/>
        </w:rPr>
        <w:fldChar w:fldCharType="begin"/>
      </w:r>
      <w:r>
        <w:rPr>
          <w:noProof/>
          <w:webHidden/>
        </w:rPr>
        <w:instrText xml:space="preserve"> PAGEREF _Toc226010005 \h </w:instrText>
      </w:r>
      <w:r>
        <w:rPr>
          <w:noProof/>
          <w:webHidden/>
        </w:rPr>
      </w:r>
      <w:r>
        <w:rPr>
          <w:noProof/>
          <w:webHidden/>
        </w:rPr>
        <w:fldChar w:fldCharType="separate"/>
      </w:r>
      <w:r w:rsidR="00415255">
        <w:rPr>
          <w:noProof/>
          <w:webHidden/>
        </w:rPr>
        <w:t>20</w:t>
      </w:r>
      <w:r>
        <w:rPr>
          <w:noProof/>
          <w:webHidden/>
        </w:rPr>
        <w:fldChar w:fldCharType="end"/>
      </w:r>
    </w:p>
    <w:p w14:paraId="480B7D6B" w14:textId="50E9156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w:t>
      </w:r>
      <w:r>
        <w:rPr>
          <w:rFonts w:asciiTheme="minorHAnsi" w:eastAsiaTheme="minorEastAsia" w:hAnsiTheme="minorHAnsi" w:cstheme="minorBidi"/>
          <w:noProof/>
          <w:kern w:val="2"/>
          <w:sz w:val="24"/>
          <w:szCs w:val="24"/>
          <w:lang w:val="en-AU" w:eastAsia="en-AU"/>
          <w14:ligatures w14:val="standardContextual"/>
        </w:rPr>
        <w:tab/>
      </w:r>
      <w:r>
        <w:rPr>
          <w:noProof/>
        </w:rPr>
        <w:t>Extended Project area</w:t>
      </w:r>
      <w:r>
        <w:rPr>
          <w:noProof/>
          <w:webHidden/>
        </w:rPr>
        <w:tab/>
      </w:r>
      <w:r>
        <w:rPr>
          <w:noProof/>
          <w:webHidden/>
        </w:rPr>
        <w:fldChar w:fldCharType="begin"/>
      </w:r>
      <w:r>
        <w:rPr>
          <w:noProof/>
          <w:webHidden/>
        </w:rPr>
        <w:instrText xml:space="preserve"> PAGEREF _Toc226010006 \h </w:instrText>
      </w:r>
      <w:r>
        <w:rPr>
          <w:noProof/>
          <w:webHidden/>
        </w:rPr>
      </w:r>
      <w:r>
        <w:rPr>
          <w:noProof/>
          <w:webHidden/>
        </w:rPr>
        <w:fldChar w:fldCharType="separate"/>
      </w:r>
      <w:r w:rsidR="00415255">
        <w:rPr>
          <w:noProof/>
          <w:webHidden/>
        </w:rPr>
        <w:t>21</w:t>
      </w:r>
      <w:r>
        <w:rPr>
          <w:noProof/>
          <w:webHidden/>
        </w:rPr>
        <w:fldChar w:fldCharType="end"/>
      </w:r>
    </w:p>
    <w:p w14:paraId="7BD74723" w14:textId="78D6577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w:t>
      </w:r>
      <w:r>
        <w:rPr>
          <w:rFonts w:asciiTheme="minorHAnsi" w:eastAsiaTheme="minorEastAsia" w:hAnsiTheme="minorHAnsi" w:cstheme="minorBidi"/>
          <w:noProof/>
          <w:kern w:val="2"/>
          <w:sz w:val="24"/>
          <w:szCs w:val="24"/>
          <w:lang w:val="en-AU" w:eastAsia="en-AU"/>
          <w14:ligatures w14:val="standardContextual"/>
        </w:rPr>
        <w:tab/>
      </w:r>
      <w:r>
        <w:rPr>
          <w:noProof/>
        </w:rPr>
        <w:t>Changes to Project area and Extended Project area</w:t>
      </w:r>
      <w:r>
        <w:rPr>
          <w:noProof/>
          <w:webHidden/>
        </w:rPr>
        <w:tab/>
      </w:r>
      <w:r>
        <w:rPr>
          <w:noProof/>
          <w:webHidden/>
        </w:rPr>
        <w:fldChar w:fldCharType="begin"/>
      </w:r>
      <w:r>
        <w:rPr>
          <w:noProof/>
          <w:webHidden/>
        </w:rPr>
        <w:instrText xml:space="preserve"> PAGEREF _Toc226010007 \h </w:instrText>
      </w:r>
      <w:r>
        <w:rPr>
          <w:noProof/>
          <w:webHidden/>
        </w:rPr>
      </w:r>
      <w:r>
        <w:rPr>
          <w:noProof/>
          <w:webHidden/>
        </w:rPr>
        <w:fldChar w:fldCharType="separate"/>
      </w:r>
      <w:r w:rsidR="00415255">
        <w:rPr>
          <w:noProof/>
          <w:webHidden/>
        </w:rPr>
        <w:t>21</w:t>
      </w:r>
      <w:r>
        <w:rPr>
          <w:noProof/>
          <w:webHidden/>
        </w:rPr>
        <w:fldChar w:fldCharType="end"/>
      </w:r>
    </w:p>
    <w:p w14:paraId="0CD0FEAE" w14:textId="2A83D7D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7A</w:t>
      </w:r>
      <w:r>
        <w:rPr>
          <w:rFonts w:asciiTheme="minorHAnsi" w:eastAsiaTheme="minorEastAsia" w:hAnsiTheme="minorHAnsi" w:cstheme="minorBidi"/>
          <w:noProof/>
          <w:kern w:val="2"/>
          <w:sz w:val="24"/>
          <w:szCs w:val="24"/>
          <w:lang w:val="en-AU" w:eastAsia="en-AU"/>
          <w14:ligatures w14:val="standardContextual"/>
        </w:rPr>
        <w:tab/>
      </w:r>
      <w:r>
        <w:rPr>
          <w:noProof/>
        </w:rPr>
        <w:t>Consolidated Plans</w:t>
      </w:r>
      <w:r>
        <w:rPr>
          <w:noProof/>
          <w:webHidden/>
        </w:rPr>
        <w:tab/>
      </w:r>
      <w:r>
        <w:rPr>
          <w:noProof/>
          <w:webHidden/>
        </w:rPr>
        <w:fldChar w:fldCharType="begin"/>
      </w:r>
      <w:r>
        <w:rPr>
          <w:noProof/>
          <w:webHidden/>
        </w:rPr>
        <w:instrText xml:space="preserve"> PAGEREF _Toc226010008 \h </w:instrText>
      </w:r>
      <w:r>
        <w:rPr>
          <w:noProof/>
          <w:webHidden/>
        </w:rPr>
      </w:r>
      <w:r>
        <w:rPr>
          <w:noProof/>
          <w:webHidden/>
        </w:rPr>
        <w:fldChar w:fldCharType="separate"/>
      </w:r>
      <w:r w:rsidR="00415255">
        <w:rPr>
          <w:noProof/>
          <w:webHidden/>
        </w:rPr>
        <w:t>23</w:t>
      </w:r>
      <w:r>
        <w:rPr>
          <w:noProof/>
          <w:webHidden/>
        </w:rPr>
        <w:fldChar w:fldCharType="end"/>
      </w:r>
    </w:p>
    <w:p w14:paraId="48C72184" w14:textId="3DE44C6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w:t>
      </w:r>
      <w:r>
        <w:rPr>
          <w:rFonts w:asciiTheme="minorHAnsi" w:eastAsiaTheme="minorEastAsia" w:hAnsiTheme="minorHAnsi" w:cstheme="minorBidi"/>
          <w:noProof/>
          <w:kern w:val="2"/>
          <w:sz w:val="24"/>
          <w:szCs w:val="24"/>
          <w:lang w:val="en-AU" w:eastAsia="en-AU"/>
          <w14:ligatures w14:val="standardContextual"/>
        </w:rPr>
        <w:tab/>
      </w:r>
      <w:r>
        <w:rPr>
          <w:noProof/>
        </w:rPr>
        <w:t>Traffic control centre</w:t>
      </w:r>
      <w:r>
        <w:rPr>
          <w:noProof/>
          <w:webHidden/>
        </w:rPr>
        <w:tab/>
      </w:r>
      <w:r>
        <w:rPr>
          <w:noProof/>
          <w:webHidden/>
        </w:rPr>
        <w:fldChar w:fldCharType="begin"/>
      </w:r>
      <w:r>
        <w:rPr>
          <w:noProof/>
          <w:webHidden/>
        </w:rPr>
        <w:instrText xml:space="preserve"> PAGEREF _Toc226010009 \h </w:instrText>
      </w:r>
      <w:r>
        <w:rPr>
          <w:noProof/>
          <w:webHidden/>
        </w:rPr>
      </w:r>
      <w:r>
        <w:rPr>
          <w:noProof/>
          <w:webHidden/>
        </w:rPr>
        <w:fldChar w:fldCharType="separate"/>
      </w:r>
      <w:r w:rsidR="00415255">
        <w:rPr>
          <w:noProof/>
          <w:webHidden/>
        </w:rPr>
        <w:t>24</w:t>
      </w:r>
      <w:r>
        <w:rPr>
          <w:noProof/>
          <w:webHidden/>
        </w:rPr>
        <w:fldChar w:fldCharType="end"/>
      </w:r>
    </w:p>
    <w:p w14:paraId="1A5DA9A9" w14:textId="6BDA299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w:t>
      </w:r>
      <w:r>
        <w:rPr>
          <w:rFonts w:asciiTheme="minorHAnsi" w:eastAsiaTheme="minorEastAsia" w:hAnsiTheme="minorHAnsi" w:cstheme="minorBidi"/>
          <w:noProof/>
          <w:kern w:val="2"/>
          <w:sz w:val="24"/>
          <w:szCs w:val="24"/>
          <w:lang w:val="en-AU" w:eastAsia="en-AU"/>
          <w14:ligatures w14:val="standardContextual"/>
        </w:rPr>
        <w:tab/>
      </w:r>
      <w:r>
        <w:rPr>
          <w:noProof/>
        </w:rPr>
        <w:t>Application of Crown Land (Reserves) Act 1978</w:t>
      </w:r>
      <w:r>
        <w:rPr>
          <w:noProof/>
          <w:webHidden/>
        </w:rPr>
        <w:tab/>
      </w:r>
      <w:r>
        <w:rPr>
          <w:noProof/>
          <w:webHidden/>
        </w:rPr>
        <w:fldChar w:fldCharType="begin"/>
      </w:r>
      <w:r>
        <w:rPr>
          <w:noProof/>
          <w:webHidden/>
        </w:rPr>
        <w:instrText xml:space="preserve"> PAGEREF _Toc226010010 \h </w:instrText>
      </w:r>
      <w:r>
        <w:rPr>
          <w:noProof/>
          <w:webHidden/>
        </w:rPr>
      </w:r>
      <w:r>
        <w:rPr>
          <w:noProof/>
          <w:webHidden/>
        </w:rPr>
        <w:fldChar w:fldCharType="separate"/>
      </w:r>
      <w:r w:rsidR="00415255">
        <w:rPr>
          <w:noProof/>
          <w:webHidden/>
        </w:rPr>
        <w:t>24</w:t>
      </w:r>
      <w:r>
        <w:rPr>
          <w:noProof/>
          <w:webHidden/>
        </w:rPr>
        <w:fldChar w:fldCharType="end"/>
      </w:r>
    </w:p>
    <w:p w14:paraId="164270AB" w14:textId="362B51F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w:t>
      </w:r>
      <w:r>
        <w:rPr>
          <w:noProof/>
          <w:webHidden/>
        </w:rPr>
        <w:tab/>
      </w:r>
      <w:r>
        <w:rPr>
          <w:noProof/>
          <w:webHidden/>
        </w:rPr>
        <w:fldChar w:fldCharType="begin"/>
      </w:r>
      <w:r>
        <w:rPr>
          <w:noProof/>
          <w:webHidden/>
        </w:rPr>
        <w:instrText xml:space="preserve"> PAGEREF _Toc226010011 \h </w:instrText>
      </w:r>
      <w:r>
        <w:rPr>
          <w:noProof/>
          <w:webHidden/>
        </w:rPr>
      </w:r>
      <w:r>
        <w:rPr>
          <w:noProof/>
          <w:webHidden/>
        </w:rPr>
        <w:fldChar w:fldCharType="separate"/>
      </w:r>
      <w:r w:rsidR="00415255">
        <w:rPr>
          <w:noProof/>
          <w:webHidden/>
        </w:rPr>
        <w:t>24</w:t>
      </w:r>
      <w:r>
        <w:rPr>
          <w:noProof/>
          <w:webHidden/>
        </w:rPr>
        <w:fldChar w:fldCharType="end"/>
      </w:r>
    </w:p>
    <w:p w14:paraId="0DE91369" w14:textId="6AC5B86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not to be public authority</w:t>
      </w:r>
      <w:r>
        <w:rPr>
          <w:noProof/>
          <w:webHidden/>
        </w:rPr>
        <w:tab/>
      </w:r>
      <w:r>
        <w:rPr>
          <w:noProof/>
          <w:webHidden/>
        </w:rPr>
        <w:fldChar w:fldCharType="begin"/>
      </w:r>
      <w:r>
        <w:rPr>
          <w:noProof/>
          <w:webHidden/>
        </w:rPr>
        <w:instrText xml:space="preserve"> PAGEREF _Toc226010012 \h </w:instrText>
      </w:r>
      <w:r>
        <w:rPr>
          <w:noProof/>
          <w:webHidden/>
        </w:rPr>
      </w:r>
      <w:r>
        <w:rPr>
          <w:noProof/>
          <w:webHidden/>
        </w:rPr>
        <w:fldChar w:fldCharType="separate"/>
      </w:r>
      <w:r w:rsidR="00415255">
        <w:rPr>
          <w:noProof/>
          <w:webHidden/>
        </w:rPr>
        <w:t>25</w:t>
      </w:r>
      <w:r>
        <w:rPr>
          <w:noProof/>
          <w:webHidden/>
        </w:rPr>
        <w:fldChar w:fldCharType="end"/>
      </w:r>
    </w:p>
    <w:p w14:paraId="419A5AF7" w14:textId="3421FC0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w:t>
      </w:r>
      <w:r>
        <w:rPr>
          <w:rFonts w:asciiTheme="minorHAnsi" w:eastAsiaTheme="minorEastAsia" w:hAnsiTheme="minorHAnsi" w:cstheme="minorBidi"/>
          <w:noProof/>
          <w:kern w:val="2"/>
          <w:sz w:val="24"/>
          <w:szCs w:val="24"/>
          <w:lang w:val="en-AU" w:eastAsia="en-AU"/>
          <w14:ligatures w14:val="standardContextual"/>
        </w:rPr>
        <w:tab/>
      </w:r>
      <w:r>
        <w:rPr>
          <w:noProof/>
        </w:rPr>
        <w:t>Delegation by Freeway Corporation</w:t>
      </w:r>
      <w:r>
        <w:rPr>
          <w:noProof/>
          <w:webHidden/>
        </w:rPr>
        <w:tab/>
      </w:r>
      <w:r>
        <w:rPr>
          <w:noProof/>
          <w:webHidden/>
        </w:rPr>
        <w:fldChar w:fldCharType="begin"/>
      </w:r>
      <w:r>
        <w:rPr>
          <w:noProof/>
          <w:webHidden/>
        </w:rPr>
        <w:instrText xml:space="preserve"> PAGEREF _Toc226010013 \h </w:instrText>
      </w:r>
      <w:r>
        <w:rPr>
          <w:noProof/>
          <w:webHidden/>
        </w:rPr>
      </w:r>
      <w:r>
        <w:rPr>
          <w:noProof/>
          <w:webHidden/>
        </w:rPr>
        <w:fldChar w:fldCharType="separate"/>
      </w:r>
      <w:r w:rsidR="00415255">
        <w:rPr>
          <w:noProof/>
          <w:webHidden/>
        </w:rPr>
        <w:t>25</w:t>
      </w:r>
      <w:r>
        <w:rPr>
          <w:noProof/>
          <w:webHidden/>
        </w:rPr>
        <w:fldChar w:fldCharType="end"/>
      </w:r>
    </w:p>
    <w:p w14:paraId="59A09BEE" w14:textId="28DC1CA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w:t>
      </w:r>
      <w:r>
        <w:rPr>
          <w:rFonts w:asciiTheme="minorHAnsi" w:eastAsiaTheme="minorEastAsia" w:hAnsiTheme="minorHAnsi" w:cstheme="minorBidi"/>
          <w:noProof/>
          <w:kern w:val="2"/>
          <w:sz w:val="24"/>
          <w:szCs w:val="24"/>
          <w:lang w:val="en-AU" w:eastAsia="en-AU"/>
          <w14:ligatures w14:val="standardContextual"/>
        </w:rPr>
        <w:tab/>
      </w:r>
      <w:r>
        <w:rPr>
          <w:noProof/>
        </w:rPr>
        <w:t>Delegation by Minister</w:t>
      </w:r>
      <w:r>
        <w:rPr>
          <w:noProof/>
          <w:webHidden/>
        </w:rPr>
        <w:tab/>
      </w:r>
      <w:r>
        <w:rPr>
          <w:noProof/>
          <w:webHidden/>
        </w:rPr>
        <w:fldChar w:fldCharType="begin"/>
      </w:r>
      <w:r>
        <w:rPr>
          <w:noProof/>
          <w:webHidden/>
        </w:rPr>
        <w:instrText xml:space="preserve"> PAGEREF _Toc226010014 \h </w:instrText>
      </w:r>
      <w:r>
        <w:rPr>
          <w:noProof/>
          <w:webHidden/>
        </w:rPr>
      </w:r>
      <w:r>
        <w:rPr>
          <w:noProof/>
          <w:webHidden/>
        </w:rPr>
        <w:fldChar w:fldCharType="separate"/>
      </w:r>
      <w:r w:rsidR="00415255">
        <w:rPr>
          <w:noProof/>
          <w:webHidden/>
        </w:rPr>
        <w:t>26</w:t>
      </w:r>
      <w:r>
        <w:rPr>
          <w:noProof/>
          <w:webHidden/>
        </w:rPr>
        <w:fldChar w:fldCharType="end"/>
      </w:r>
    </w:p>
    <w:p w14:paraId="018AF060" w14:textId="7674365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w:t>
      </w:r>
      <w:r>
        <w:rPr>
          <w:rFonts w:asciiTheme="minorHAnsi" w:eastAsiaTheme="minorEastAsia" w:hAnsiTheme="minorHAnsi" w:cstheme="minorBidi"/>
          <w:noProof/>
          <w:kern w:val="2"/>
          <w:sz w:val="24"/>
          <w:szCs w:val="24"/>
          <w:lang w:val="en-AU" w:eastAsia="en-AU"/>
          <w14:ligatures w14:val="standardContextual"/>
        </w:rPr>
        <w:tab/>
      </w:r>
      <w:r>
        <w:rPr>
          <w:noProof/>
        </w:rPr>
        <w:t>Act to bind Crown</w:t>
      </w:r>
      <w:r>
        <w:rPr>
          <w:noProof/>
          <w:webHidden/>
        </w:rPr>
        <w:tab/>
      </w:r>
      <w:r>
        <w:rPr>
          <w:noProof/>
          <w:webHidden/>
        </w:rPr>
        <w:fldChar w:fldCharType="begin"/>
      </w:r>
      <w:r>
        <w:rPr>
          <w:noProof/>
          <w:webHidden/>
        </w:rPr>
        <w:instrText xml:space="preserve"> PAGEREF _Toc226010015 \h </w:instrText>
      </w:r>
      <w:r>
        <w:rPr>
          <w:noProof/>
          <w:webHidden/>
        </w:rPr>
      </w:r>
      <w:r>
        <w:rPr>
          <w:noProof/>
          <w:webHidden/>
        </w:rPr>
        <w:fldChar w:fldCharType="separate"/>
      </w:r>
      <w:r w:rsidR="00415255">
        <w:rPr>
          <w:noProof/>
          <w:webHidden/>
        </w:rPr>
        <w:t>27</w:t>
      </w:r>
      <w:r>
        <w:rPr>
          <w:noProof/>
          <w:webHidden/>
        </w:rPr>
        <w:fldChar w:fldCharType="end"/>
      </w:r>
    </w:p>
    <w:p w14:paraId="4A345077" w14:textId="7B8EC1A3"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Part 2</w:t>
      </w:r>
      <w:r w:rsidRPr="008B2E22">
        <w:rPr>
          <w:bCs/>
          <w:noProof/>
        </w:rPr>
        <w:t>—</w:t>
      </w:r>
      <w:r w:rsidRPr="008B2E22">
        <w:rPr>
          <w:noProof/>
        </w:rPr>
        <w:t>The Agreement</w:t>
      </w:r>
      <w:r w:rsidRPr="008B2E22">
        <w:rPr>
          <w:noProof/>
          <w:webHidden/>
        </w:rPr>
        <w:tab/>
      </w:r>
      <w:r w:rsidRPr="008B2E22">
        <w:rPr>
          <w:noProof/>
          <w:webHidden/>
        </w:rPr>
        <w:fldChar w:fldCharType="begin"/>
      </w:r>
      <w:r w:rsidRPr="008B2E22">
        <w:rPr>
          <w:noProof/>
          <w:webHidden/>
        </w:rPr>
        <w:instrText xml:space="preserve"> PAGEREF _Toc226010016 \h </w:instrText>
      </w:r>
      <w:r w:rsidRPr="008B2E22">
        <w:rPr>
          <w:noProof/>
          <w:webHidden/>
        </w:rPr>
      </w:r>
      <w:r w:rsidRPr="008B2E22">
        <w:rPr>
          <w:noProof/>
          <w:webHidden/>
        </w:rPr>
        <w:fldChar w:fldCharType="separate"/>
      </w:r>
      <w:r w:rsidR="00415255">
        <w:rPr>
          <w:noProof/>
          <w:webHidden/>
        </w:rPr>
        <w:t>28</w:t>
      </w:r>
      <w:r w:rsidRPr="008B2E22">
        <w:rPr>
          <w:noProof/>
          <w:webHidden/>
        </w:rPr>
        <w:fldChar w:fldCharType="end"/>
      </w:r>
    </w:p>
    <w:p w14:paraId="53FFCAE9" w14:textId="6C509E5F"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1—The Agreement for the Project</w:t>
      </w:r>
      <w:r>
        <w:rPr>
          <w:noProof/>
          <w:webHidden/>
        </w:rPr>
        <w:tab/>
      </w:r>
      <w:r>
        <w:rPr>
          <w:noProof/>
          <w:webHidden/>
        </w:rPr>
        <w:fldChar w:fldCharType="begin"/>
      </w:r>
      <w:r>
        <w:rPr>
          <w:noProof/>
          <w:webHidden/>
        </w:rPr>
        <w:instrText xml:space="preserve"> PAGEREF _Toc226010017 \h </w:instrText>
      </w:r>
      <w:r>
        <w:rPr>
          <w:noProof/>
          <w:webHidden/>
        </w:rPr>
      </w:r>
      <w:r>
        <w:rPr>
          <w:noProof/>
          <w:webHidden/>
        </w:rPr>
        <w:fldChar w:fldCharType="separate"/>
      </w:r>
      <w:r w:rsidR="00415255">
        <w:rPr>
          <w:noProof/>
          <w:webHidden/>
        </w:rPr>
        <w:t>28</w:t>
      </w:r>
      <w:r>
        <w:rPr>
          <w:noProof/>
          <w:webHidden/>
        </w:rPr>
        <w:fldChar w:fldCharType="end"/>
      </w:r>
    </w:p>
    <w:p w14:paraId="17181E3F" w14:textId="6F7448F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w:t>
      </w:r>
      <w:r>
        <w:rPr>
          <w:rFonts w:asciiTheme="minorHAnsi" w:eastAsiaTheme="minorEastAsia" w:hAnsiTheme="minorHAnsi" w:cstheme="minorBidi"/>
          <w:noProof/>
          <w:kern w:val="2"/>
          <w:sz w:val="24"/>
          <w:szCs w:val="24"/>
          <w:lang w:val="en-AU" w:eastAsia="en-AU"/>
          <w14:ligatures w14:val="standardContextual"/>
        </w:rPr>
        <w:tab/>
      </w:r>
      <w:r>
        <w:rPr>
          <w:noProof/>
        </w:rPr>
        <w:t>Power to enter into Agreement</w:t>
      </w:r>
      <w:r>
        <w:rPr>
          <w:noProof/>
          <w:webHidden/>
        </w:rPr>
        <w:tab/>
      </w:r>
      <w:r>
        <w:rPr>
          <w:noProof/>
          <w:webHidden/>
        </w:rPr>
        <w:fldChar w:fldCharType="begin"/>
      </w:r>
      <w:r>
        <w:rPr>
          <w:noProof/>
          <w:webHidden/>
        </w:rPr>
        <w:instrText xml:space="preserve"> PAGEREF _Toc226010018 \h </w:instrText>
      </w:r>
      <w:r>
        <w:rPr>
          <w:noProof/>
          <w:webHidden/>
        </w:rPr>
      </w:r>
      <w:r>
        <w:rPr>
          <w:noProof/>
          <w:webHidden/>
        </w:rPr>
        <w:fldChar w:fldCharType="separate"/>
      </w:r>
      <w:r w:rsidR="00415255">
        <w:rPr>
          <w:noProof/>
          <w:webHidden/>
        </w:rPr>
        <w:t>28</w:t>
      </w:r>
      <w:r>
        <w:rPr>
          <w:noProof/>
          <w:webHidden/>
        </w:rPr>
        <w:fldChar w:fldCharType="end"/>
      </w:r>
    </w:p>
    <w:p w14:paraId="134D02F3" w14:textId="1477AAB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w:t>
      </w:r>
      <w:r>
        <w:rPr>
          <w:rFonts w:asciiTheme="minorHAnsi" w:eastAsiaTheme="minorEastAsia" w:hAnsiTheme="minorHAnsi" w:cstheme="minorBidi"/>
          <w:noProof/>
          <w:kern w:val="2"/>
          <w:sz w:val="24"/>
          <w:szCs w:val="24"/>
          <w:lang w:val="en-AU" w:eastAsia="en-AU"/>
          <w14:ligatures w14:val="standardContextual"/>
        </w:rPr>
        <w:tab/>
      </w:r>
      <w:r>
        <w:rPr>
          <w:noProof/>
        </w:rPr>
        <w:t>Power to enter into Project Documents</w:t>
      </w:r>
      <w:r>
        <w:rPr>
          <w:noProof/>
          <w:webHidden/>
        </w:rPr>
        <w:tab/>
      </w:r>
      <w:r>
        <w:rPr>
          <w:noProof/>
          <w:webHidden/>
        </w:rPr>
        <w:fldChar w:fldCharType="begin"/>
      </w:r>
      <w:r>
        <w:rPr>
          <w:noProof/>
          <w:webHidden/>
        </w:rPr>
        <w:instrText xml:space="preserve"> PAGEREF _Toc226010019 \h </w:instrText>
      </w:r>
      <w:r>
        <w:rPr>
          <w:noProof/>
          <w:webHidden/>
        </w:rPr>
      </w:r>
      <w:r>
        <w:rPr>
          <w:noProof/>
          <w:webHidden/>
        </w:rPr>
        <w:fldChar w:fldCharType="separate"/>
      </w:r>
      <w:r w:rsidR="00415255">
        <w:rPr>
          <w:noProof/>
          <w:webHidden/>
        </w:rPr>
        <w:t>28</w:t>
      </w:r>
      <w:r>
        <w:rPr>
          <w:noProof/>
          <w:webHidden/>
        </w:rPr>
        <w:fldChar w:fldCharType="end"/>
      </w:r>
    </w:p>
    <w:p w14:paraId="0C76D044" w14:textId="5F17AE5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w:t>
      </w:r>
      <w:r>
        <w:rPr>
          <w:rFonts w:asciiTheme="minorHAnsi" w:eastAsiaTheme="minorEastAsia" w:hAnsiTheme="minorHAnsi" w:cstheme="minorBidi"/>
          <w:noProof/>
          <w:kern w:val="2"/>
          <w:sz w:val="24"/>
          <w:szCs w:val="24"/>
          <w:lang w:val="en-AU" w:eastAsia="en-AU"/>
          <w14:ligatures w14:val="standardContextual"/>
        </w:rPr>
        <w:tab/>
      </w:r>
      <w:r>
        <w:rPr>
          <w:noProof/>
        </w:rPr>
        <w:t>Amendment of Agreement</w:t>
      </w:r>
      <w:r>
        <w:rPr>
          <w:noProof/>
          <w:webHidden/>
        </w:rPr>
        <w:tab/>
      </w:r>
      <w:r>
        <w:rPr>
          <w:noProof/>
          <w:webHidden/>
        </w:rPr>
        <w:fldChar w:fldCharType="begin"/>
      </w:r>
      <w:r>
        <w:rPr>
          <w:noProof/>
          <w:webHidden/>
        </w:rPr>
        <w:instrText xml:space="preserve"> PAGEREF _Toc226010020 \h </w:instrText>
      </w:r>
      <w:r>
        <w:rPr>
          <w:noProof/>
          <w:webHidden/>
        </w:rPr>
      </w:r>
      <w:r>
        <w:rPr>
          <w:noProof/>
          <w:webHidden/>
        </w:rPr>
        <w:fldChar w:fldCharType="separate"/>
      </w:r>
      <w:r w:rsidR="00415255">
        <w:rPr>
          <w:noProof/>
          <w:webHidden/>
        </w:rPr>
        <w:t>28</w:t>
      </w:r>
      <w:r>
        <w:rPr>
          <w:noProof/>
          <w:webHidden/>
        </w:rPr>
        <w:fldChar w:fldCharType="end"/>
      </w:r>
    </w:p>
    <w:p w14:paraId="452065B8" w14:textId="29B676E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w:t>
      </w:r>
      <w:r>
        <w:rPr>
          <w:rFonts w:asciiTheme="minorHAnsi" w:eastAsiaTheme="minorEastAsia" w:hAnsiTheme="minorHAnsi" w:cstheme="minorBidi"/>
          <w:noProof/>
          <w:kern w:val="2"/>
          <w:sz w:val="24"/>
          <w:szCs w:val="24"/>
          <w:lang w:val="en-AU" w:eastAsia="en-AU"/>
          <w14:ligatures w14:val="standardContextual"/>
        </w:rPr>
        <w:tab/>
      </w:r>
      <w:r>
        <w:rPr>
          <w:noProof/>
        </w:rPr>
        <w:t>Notice of Agreement, Amending agreement, or variation</w:t>
      </w:r>
      <w:r>
        <w:rPr>
          <w:noProof/>
          <w:webHidden/>
        </w:rPr>
        <w:tab/>
      </w:r>
      <w:r>
        <w:rPr>
          <w:noProof/>
          <w:webHidden/>
        </w:rPr>
        <w:fldChar w:fldCharType="begin"/>
      </w:r>
      <w:r>
        <w:rPr>
          <w:noProof/>
          <w:webHidden/>
        </w:rPr>
        <w:instrText xml:space="preserve"> PAGEREF _Toc226010021 \h </w:instrText>
      </w:r>
      <w:r>
        <w:rPr>
          <w:noProof/>
          <w:webHidden/>
        </w:rPr>
      </w:r>
      <w:r>
        <w:rPr>
          <w:noProof/>
          <w:webHidden/>
        </w:rPr>
        <w:fldChar w:fldCharType="separate"/>
      </w:r>
      <w:r w:rsidR="00415255">
        <w:rPr>
          <w:noProof/>
          <w:webHidden/>
        </w:rPr>
        <w:t>29</w:t>
      </w:r>
      <w:r>
        <w:rPr>
          <w:noProof/>
          <w:webHidden/>
        </w:rPr>
        <w:fldChar w:fldCharType="end"/>
      </w:r>
    </w:p>
    <w:p w14:paraId="06EB1359" w14:textId="22BB9F6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w:t>
      </w:r>
      <w:r>
        <w:rPr>
          <w:rFonts w:asciiTheme="minorHAnsi" w:eastAsiaTheme="minorEastAsia" w:hAnsiTheme="minorHAnsi" w:cstheme="minorBidi"/>
          <w:noProof/>
          <w:kern w:val="2"/>
          <w:sz w:val="24"/>
          <w:szCs w:val="24"/>
          <w:lang w:val="en-AU" w:eastAsia="en-AU"/>
          <w14:ligatures w14:val="standardContextual"/>
        </w:rPr>
        <w:tab/>
      </w:r>
      <w:r>
        <w:rPr>
          <w:noProof/>
        </w:rPr>
        <w:t>Commencement of Agreement</w:t>
      </w:r>
      <w:r>
        <w:rPr>
          <w:noProof/>
          <w:webHidden/>
        </w:rPr>
        <w:tab/>
      </w:r>
      <w:r>
        <w:rPr>
          <w:noProof/>
          <w:webHidden/>
        </w:rPr>
        <w:fldChar w:fldCharType="begin"/>
      </w:r>
      <w:r>
        <w:rPr>
          <w:noProof/>
          <w:webHidden/>
        </w:rPr>
        <w:instrText xml:space="preserve"> PAGEREF _Toc226010022 \h </w:instrText>
      </w:r>
      <w:r>
        <w:rPr>
          <w:noProof/>
          <w:webHidden/>
        </w:rPr>
      </w:r>
      <w:r>
        <w:rPr>
          <w:noProof/>
          <w:webHidden/>
        </w:rPr>
        <w:fldChar w:fldCharType="separate"/>
      </w:r>
      <w:r w:rsidR="00415255">
        <w:rPr>
          <w:noProof/>
          <w:webHidden/>
        </w:rPr>
        <w:t>29</w:t>
      </w:r>
      <w:r>
        <w:rPr>
          <w:noProof/>
          <w:webHidden/>
        </w:rPr>
        <w:fldChar w:fldCharType="end"/>
      </w:r>
    </w:p>
    <w:p w14:paraId="0351E619" w14:textId="6BE9A72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w:t>
      </w:r>
      <w:r>
        <w:rPr>
          <w:rFonts w:asciiTheme="minorHAnsi" w:eastAsiaTheme="minorEastAsia" w:hAnsiTheme="minorHAnsi" w:cstheme="minorBidi"/>
          <w:noProof/>
          <w:kern w:val="2"/>
          <w:sz w:val="24"/>
          <w:szCs w:val="24"/>
          <w:lang w:val="en-AU" w:eastAsia="en-AU"/>
          <w14:ligatures w14:val="standardContextual"/>
        </w:rPr>
        <w:tab/>
      </w:r>
      <w:r>
        <w:rPr>
          <w:noProof/>
        </w:rPr>
        <w:t>Commencement of Amending agreement or variation</w:t>
      </w:r>
      <w:r>
        <w:rPr>
          <w:noProof/>
          <w:webHidden/>
        </w:rPr>
        <w:tab/>
      </w:r>
      <w:r>
        <w:rPr>
          <w:noProof/>
          <w:webHidden/>
        </w:rPr>
        <w:fldChar w:fldCharType="begin"/>
      </w:r>
      <w:r>
        <w:rPr>
          <w:noProof/>
          <w:webHidden/>
        </w:rPr>
        <w:instrText xml:space="preserve"> PAGEREF _Toc226010023 \h </w:instrText>
      </w:r>
      <w:r>
        <w:rPr>
          <w:noProof/>
          <w:webHidden/>
        </w:rPr>
      </w:r>
      <w:r>
        <w:rPr>
          <w:noProof/>
          <w:webHidden/>
        </w:rPr>
        <w:fldChar w:fldCharType="separate"/>
      </w:r>
      <w:r w:rsidR="00415255">
        <w:rPr>
          <w:noProof/>
          <w:webHidden/>
        </w:rPr>
        <w:t>29</w:t>
      </w:r>
      <w:r>
        <w:rPr>
          <w:noProof/>
          <w:webHidden/>
        </w:rPr>
        <w:fldChar w:fldCharType="end"/>
      </w:r>
    </w:p>
    <w:p w14:paraId="77F4F95D" w14:textId="130A2B1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21</w:t>
      </w:r>
      <w:r>
        <w:rPr>
          <w:rFonts w:asciiTheme="minorHAnsi" w:eastAsiaTheme="minorEastAsia" w:hAnsiTheme="minorHAnsi" w:cstheme="minorBidi"/>
          <w:noProof/>
          <w:kern w:val="2"/>
          <w:sz w:val="24"/>
          <w:szCs w:val="24"/>
          <w:lang w:val="en-AU" w:eastAsia="en-AU"/>
          <w14:ligatures w14:val="standardContextual"/>
        </w:rPr>
        <w:tab/>
      </w:r>
      <w:r>
        <w:rPr>
          <w:noProof/>
        </w:rPr>
        <w:t>Tabling in Parliament</w:t>
      </w:r>
      <w:r>
        <w:rPr>
          <w:noProof/>
          <w:webHidden/>
        </w:rPr>
        <w:tab/>
      </w:r>
      <w:r>
        <w:rPr>
          <w:noProof/>
          <w:webHidden/>
        </w:rPr>
        <w:fldChar w:fldCharType="begin"/>
      </w:r>
      <w:r>
        <w:rPr>
          <w:noProof/>
          <w:webHidden/>
        </w:rPr>
        <w:instrText xml:space="preserve"> PAGEREF _Toc226010024 \h </w:instrText>
      </w:r>
      <w:r>
        <w:rPr>
          <w:noProof/>
          <w:webHidden/>
        </w:rPr>
      </w:r>
      <w:r>
        <w:rPr>
          <w:noProof/>
          <w:webHidden/>
        </w:rPr>
        <w:fldChar w:fldCharType="separate"/>
      </w:r>
      <w:r w:rsidR="00415255">
        <w:rPr>
          <w:noProof/>
          <w:webHidden/>
        </w:rPr>
        <w:t>30</w:t>
      </w:r>
      <w:r>
        <w:rPr>
          <w:noProof/>
          <w:webHidden/>
        </w:rPr>
        <w:fldChar w:fldCharType="end"/>
      </w:r>
    </w:p>
    <w:p w14:paraId="0C0F4C0B" w14:textId="56E8514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w:t>
      </w:r>
      <w:r>
        <w:rPr>
          <w:rFonts w:asciiTheme="minorHAnsi" w:eastAsiaTheme="minorEastAsia" w:hAnsiTheme="minorHAnsi" w:cstheme="minorBidi"/>
          <w:noProof/>
          <w:kern w:val="2"/>
          <w:sz w:val="24"/>
          <w:szCs w:val="24"/>
          <w:lang w:val="en-AU" w:eastAsia="en-AU"/>
          <w14:ligatures w14:val="standardContextual"/>
        </w:rPr>
        <w:tab/>
      </w:r>
      <w:r>
        <w:rPr>
          <w:noProof/>
        </w:rPr>
        <w:t>Revocation</w:t>
      </w:r>
      <w:r>
        <w:rPr>
          <w:noProof/>
          <w:webHidden/>
        </w:rPr>
        <w:tab/>
      </w:r>
      <w:r>
        <w:rPr>
          <w:noProof/>
          <w:webHidden/>
        </w:rPr>
        <w:fldChar w:fldCharType="begin"/>
      </w:r>
      <w:r>
        <w:rPr>
          <w:noProof/>
          <w:webHidden/>
        </w:rPr>
        <w:instrText xml:space="preserve"> PAGEREF _Toc226010025 \h </w:instrText>
      </w:r>
      <w:r>
        <w:rPr>
          <w:noProof/>
          <w:webHidden/>
        </w:rPr>
      </w:r>
      <w:r>
        <w:rPr>
          <w:noProof/>
          <w:webHidden/>
        </w:rPr>
        <w:fldChar w:fldCharType="separate"/>
      </w:r>
      <w:r w:rsidR="00415255">
        <w:rPr>
          <w:noProof/>
          <w:webHidden/>
        </w:rPr>
        <w:t>30</w:t>
      </w:r>
      <w:r>
        <w:rPr>
          <w:noProof/>
          <w:webHidden/>
        </w:rPr>
        <w:fldChar w:fldCharType="end"/>
      </w:r>
    </w:p>
    <w:p w14:paraId="41E4F1BA" w14:textId="126C64E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w:t>
      </w:r>
      <w:r>
        <w:rPr>
          <w:rFonts w:asciiTheme="minorHAnsi" w:eastAsiaTheme="minorEastAsia" w:hAnsiTheme="minorHAnsi" w:cstheme="minorBidi"/>
          <w:noProof/>
          <w:kern w:val="2"/>
          <w:sz w:val="24"/>
          <w:szCs w:val="24"/>
          <w:lang w:val="en-AU" w:eastAsia="en-AU"/>
          <w14:ligatures w14:val="standardContextual"/>
        </w:rPr>
        <w:tab/>
      </w:r>
      <w:r>
        <w:rPr>
          <w:noProof/>
        </w:rPr>
        <w:t>Effect of revocation of Amending agreement or variation</w:t>
      </w:r>
      <w:r>
        <w:rPr>
          <w:noProof/>
          <w:webHidden/>
        </w:rPr>
        <w:tab/>
      </w:r>
      <w:r>
        <w:rPr>
          <w:noProof/>
          <w:webHidden/>
        </w:rPr>
        <w:fldChar w:fldCharType="begin"/>
      </w:r>
      <w:r>
        <w:rPr>
          <w:noProof/>
          <w:webHidden/>
        </w:rPr>
        <w:instrText xml:space="preserve"> PAGEREF _Toc226010026 \h </w:instrText>
      </w:r>
      <w:r>
        <w:rPr>
          <w:noProof/>
          <w:webHidden/>
        </w:rPr>
      </w:r>
      <w:r>
        <w:rPr>
          <w:noProof/>
          <w:webHidden/>
        </w:rPr>
        <w:fldChar w:fldCharType="separate"/>
      </w:r>
      <w:r w:rsidR="00415255">
        <w:rPr>
          <w:noProof/>
          <w:webHidden/>
        </w:rPr>
        <w:t>31</w:t>
      </w:r>
      <w:r>
        <w:rPr>
          <w:noProof/>
          <w:webHidden/>
        </w:rPr>
        <w:fldChar w:fldCharType="end"/>
      </w:r>
    </w:p>
    <w:p w14:paraId="071A3B19" w14:textId="1F9927CE"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w:t>
      </w:r>
      <w:r w:rsidRPr="00CE3785">
        <w:rPr>
          <w:bCs/>
          <w:noProof/>
        </w:rPr>
        <w:t>—</w:t>
      </w:r>
      <w:r>
        <w:rPr>
          <w:noProof/>
        </w:rPr>
        <w:t>Giving effect to the Agreement</w:t>
      </w:r>
      <w:r>
        <w:rPr>
          <w:noProof/>
          <w:webHidden/>
        </w:rPr>
        <w:tab/>
      </w:r>
      <w:r>
        <w:rPr>
          <w:noProof/>
          <w:webHidden/>
        </w:rPr>
        <w:fldChar w:fldCharType="begin"/>
      </w:r>
      <w:r>
        <w:rPr>
          <w:noProof/>
          <w:webHidden/>
        </w:rPr>
        <w:instrText xml:space="preserve"> PAGEREF _Toc226010027 \h </w:instrText>
      </w:r>
      <w:r>
        <w:rPr>
          <w:noProof/>
          <w:webHidden/>
        </w:rPr>
      </w:r>
      <w:r>
        <w:rPr>
          <w:noProof/>
          <w:webHidden/>
        </w:rPr>
        <w:fldChar w:fldCharType="separate"/>
      </w:r>
      <w:r w:rsidR="00415255">
        <w:rPr>
          <w:noProof/>
          <w:webHidden/>
        </w:rPr>
        <w:t>32</w:t>
      </w:r>
      <w:r>
        <w:rPr>
          <w:noProof/>
          <w:webHidden/>
        </w:rPr>
        <w:fldChar w:fldCharType="end"/>
      </w:r>
    </w:p>
    <w:p w14:paraId="1459EF59" w14:textId="708E7F1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w:t>
      </w:r>
      <w:r>
        <w:rPr>
          <w:rFonts w:asciiTheme="minorHAnsi" w:eastAsiaTheme="minorEastAsia" w:hAnsiTheme="minorHAnsi" w:cstheme="minorBidi"/>
          <w:noProof/>
          <w:kern w:val="2"/>
          <w:sz w:val="24"/>
          <w:szCs w:val="24"/>
          <w:lang w:val="en-AU" w:eastAsia="en-AU"/>
          <w14:ligatures w14:val="standardContextual"/>
        </w:rPr>
        <w:tab/>
      </w:r>
      <w:r>
        <w:rPr>
          <w:noProof/>
        </w:rPr>
        <w:t>Act to prevail over Agreement</w:t>
      </w:r>
      <w:r>
        <w:rPr>
          <w:noProof/>
          <w:webHidden/>
        </w:rPr>
        <w:tab/>
      </w:r>
      <w:r>
        <w:rPr>
          <w:noProof/>
          <w:webHidden/>
        </w:rPr>
        <w:fldChar w:fldCharType="begin"/>
      </w:r>
      <w:r>
        <w:rPr>
          <w:noProof/>
          <w:webHidden/>
        </w:rPr>
        <w:instrText xml:space="preserve"> PAGEREF _Toc226010028 \h </w:instrText>
      </w:r>
      <w:r>
        <w:rPr>
          <w:noProof/>
          <w:webHidden/>
        </w:rPr>
      </w:r>
      <w:r>
        <w:rPr>
          <w:noProof/>
          <w:webHidden/>
        </w:rPr>
        <w:fldChar w:fldCharType="separate"/>
      </w:r>
      <w:r w:rsidR="00415255">
        <w:rPr>
          <w:noProof/>
          <w:webHidden/>
        </w:rPr>
        <w:t>32</w:t>
      </w:r>
      <w:r>
        <w:rPr>
          <w:noProof/>
          <w:webHidden/>
        </w:rPr>
        <w:fldChar w:fldCharType="end"/>
      </w:r>
    </w:p>
    <w:p w14:paraId="593FE4D3" w14:textId="2F90A70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25</w:t>
      </w:r>
      <w:r>
        <w:rPr>
          <w:rFonts w:asciiTheme="minorHAnsi" w:eastAsiaTheme="minorEastAsia" w:hAnsiTheme="minorHAnsi" w:cstheme="minorBidi"/>
          <w:noProof/>
          <w:kern w:val="2"/>
          <w:sz w:val="24"/>
          <w:szCs w:val="24"/>
          <w:lang w:val="en-AU" w:eastAsia="en-AU"/>
          <w14:ligatures w14:val="standardContextual"/>
        </w:rPr>
        <w:tab/>
      </w:r>
      <w:r>
        <w:rPr>
          <w:noProof/>
        </w:rPr>
        <w:t>Duty of Government to give effect to Agreement</w:t>
      </w:r>
      <w:r>
        <w:rPr>
          <w:noProof/>
          <w:webHidden/>
        </w:rPr>
        <w:tab/>
      </w:r>
      <w:r>
        <w:rPr>
          <w:noProof/>
          <w:webHidden/>
        </w:rPr>
        <w:fldChar w:fldCharType="begin"/>
      </w:r>
      <w:r>
        <w:rPr>
          <w:noProof/>
          <w:webHidden/>
        </w:rPr>
        <w:instrText xml:space="preserve"> PAGEREF _Toc226010029 \h </w:instrText>
      </w:r>
      <w:r>
        <w:rPr>
          <w:noProof/>
          <w:webHidden/>
        </w:rPr>
      </w:r>
      <w:r>
        <w:rPr>
          <w:noProof/>
          <w:webHidden/>
        </w:rPr>
        <w:fldChar w:fldCharType="separate"/>
      </w:r>
      <w:r w:rsidR="00415255">
        <w:rPr>
          <w:noProof/>
          <w:webHidden/>
        </w:rPr>
        <w:t>32</w:t>
      </w:r>
      <w:r>
        <w:rPr>
          <w:noProof/>
          <w:webHidden/>
        </w:rPr>
        <w:fldChar w:fldCharType="end"/>
      </w:r>
    </w:p>
    <w:p w14:paraId="033A550A" w14:textId="5C66DAF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26</w:t>
      </w:r>
      <w:r>
        <w:rPr>
          <w:rFonts w:asciiTheme="minorHAnsi" w:eastAsiaTheme="minorEastAsia" w:hAnsiTheme="minorHAnsi" w:cstheme="minorBidi"/>
          <w:noProof/>
          <w:kern w:val="2"/>
          <w:sz w:val="24"/>
          <w:szCs w:val="24"/>
          <w:lang w:val="en-AU" w:eastAsia="en-AU"/>
          <w14:ligatures w14:val="standardContextual"/>
        </w:rPr>
        <w:tab/>
      </w:r>
      <w:r>
        <w:rPr>
          <w:noProof/>
        </w:rPr>
        <w:t>Appropriation</w:t>
      </w:r>
      <w:r>
        <w:rPr>
          <w:noProof/>
          <w:webHidden/>
        </w:rPr>
        <w:tab/>
      </w:r>
      <w:r>
        <w:rPr>
          <w:noProof/>
          <w:webHidden/>
        </w:rPr>
        <w:fldChar w:fldCharType="begin"/>
      </w:r>
      <w:r>
        <w:rPr>
          <w:noProof/>
          <w:webHidden/>
        </w:rPr>
        <w:instrText xml:space="preserve"> PAGEREF _Toc226010030 \h </w:instrText>
      </w:r>
      <w:r>
        <w:rPr>
          <w:noProof/>
          <w:webHidden/>
        </w:rPr>
      </w:r>
      <w:r>
        <w:rPr>
          <w:noProof/>
          <w:webHidden/>
        </w:rPr>
        <w:fldChar w:fldCharType="separate"/>
      </w:r>
      <w:r w:rsidR="00415255">
        <w:rPr>
          <w:noProof/>
          <w:webHidden/>
        </w:rPr>
        <w:t>32</w:t>
      </w:r>
      <w:r>
        <w:rPr>
          <w:noProof/>
          <w:webHidden/>
        </w:rPr>
        <w:fldChar w:fldCharType="end"/>
      </w:r>
    </w:p>
    <w:p w14:paraId="6FDD00B3" w14:textId="195618A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27</w:t>
      </w:r>
      <w:r>
        <w:rPr>
          <w:rFonts w:asciiTheme="minorHAnsi" w:eastAsiaTheme="minorEastAsia" w:hAnsiTheme="minorHAnsi" w:cstheme="minorBidi"/>
          <w:noProof/>
          <w:kern w:val="2"/>
          <w:sz w:val="24"/>
          <w:szCs w:val="24"/>
          <w:lang w:val="en-AU" w:eastAsia="en-AU"/>
          <w14:ligatures w14:val="standardContextual"/>
        </w:rPr>
        <w:tab/>
      </w:r>
      <w:r>
        <w:rPr>
          <w:noProof/>
        </w:rPr>
        <w:t>Specific performance</w:t>
      </w:r>
      <w:r>
        <w:rPr>
          <w:noProof/>
          <w:webHidden/>
        </w:rPr>
        <w:tab/>
      </w:r>
      <w:r>
        <w:rPr>
          <w:noProof/>
          <w:webHidden/>
        </w:rPr>
        <w:fldChar w:fldCharType="begin"/>
      </w:r>
      <w:r>
        <w:rPr>
          <w:noProof/>
          <w:webHidden/>
        </w:rPr>
        <w:instrText xml:space="preserve"> PAGEREF _Toc226010031 \h </w:instrText>
      </w:r>
      <w:r>
        <w:rPr>
          <w:noProof/>
          <w:webHidden/>
        </w:rPr>
      </w:r>
      <w:r>
        <w:rPr>
          <w:noProof/>
          <w:webHidden/>
        </w:rPr>
        <w:fldChar w:fldCharType="separate"/>
      </w:r>
      <w:r w:rsidR="00415255">
        <w:rPr>
          <w:noProof/>
          <w:webHidden/>
        </w:rPr>
        <w:t>33</w:t>
      </w:r>
      <w:r>
        <w:rPr>
          <w:noProof/>
          <w:webHidden/>
        </w:rPr>
        <w:fldChar w:fldCharType="end"/>
      </w:r>
    </w:p>
    <w:p w14:paraId="0C70C958" w14:textId="79B1BCF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28</w:t>
      </w:r>
      <w:r>
        <w:rPr>
          <w:rFonts w:asciiTheme="minorHAnsi" w:eastAsiaTheme="minorEastAsia" w:hAnsiTheme="minorHAnsi" w:cstheme="minorBidi"/>
          <w:noProof/>
          <w:kern w:val="2"/>
          <w:sz w:val="24"/>
          <w:szCs w:val="24"/>
          <w:lang w:val="en-AU" w:eastAsia="en-AU"/>
          <w14:ligatures w14:val="standardContextual"/>
        </w:rPr>
        <w:tab/>
      </w:r>
      <w:r>
        <w:rPr>
          <w:noProof/>
        </w:rPr>
        <w:t>Enforcement of Agreement</w:t>
      </w:r>
      <w:r>
        <w:rPr>
          <w:noProof/>
          <w:webHidden/>
        </w:rPr>
        <w:tab/>
      </w:r>
      <w:r>
        <w:rPr>
          <w:noProof/>
          <w:webHidden/>
        </w:rPr>
        <w:fldChar w:fldCharType="begin"/>
      </w:r>
      <w:r>
        <w:rPr>
          <w:noProof/>
          <w:webHidden/>
        </w:rPr>
        <w:instrText xml:space="preserve"> PAGEREF _Toc226010032 \h </w:instrText>
      </w:r>
      <w:r>
        <w:rPr>
          <w:noProof/>
          <w:webHidden/>
        </w:rPr>
      </w:r>
      <w:r>
        <w:rPr>
          <w:noProof/>
          <w:webHidden/>
        </w:rPr>
        <w:fldChar w:fldCharType="separate"/>
      </w:r>
      <w:r w:rsidR="00415255">
        <w:rPr>
          <w:noProof/>
          <w:webHidden/>
        </w:rPr>
        <w:t>33</w:t>
      </w:r>
      <w:r>
        <w:rPr>
          <w:noProof/>
          <w:webHidden/>
        </w:rPr>
        <w:fldChar w:fldCharType="end"/>
      </w:r>
    </w:p>
    <w:p w14:paraId="5DE8F82E" w14:textId="1525F6F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29</w:t>
      </w:r>
      <w:r>
        <w:rPr>
          <w:rFonts w:asciiTheme="minorHAnsi" w:eastAsiaTheme="minorEastAsia" w:hAnsiTheme="minorHAnsi" w:cstheme="minorBidi"/>
          <w:noProof/>
          <w:kern w:val="2"/>
          <w:sz w:val="24"/>
          <w:szCs w:val="24"/>
          <w:lang w:val="en-AU" w:eastAsia="en-AU"/>
          <w14:ligatures w14:val="standardContextual"/>
        </w:rPr>
        <w:tab/>
      </w:r>
      <w:r>
        <w:rPr>
          <w:noProof/>
        </w:rPr>
        <w:t>No warranty given</w:t>
      </w:r>
      <w:r>
        <w:rPr>
          <w:noProof/>
          <w:webHidden/>
        </w:rPr>
        <w:tab/>
      </w:r>
      <w:r>
        <w:rPr>
          <w:noProof/>
          <w:webHidden/>
        </w:rPr>
        <w:fldChar w:fldCharType="begin"/>
      </w:r>
      <w:r>
        <w:rPr>
          <w:noProof/>
          <w:webHidden/>
        </w:rPr>
        <w:instrText xml:space="preserve"> PAGEREF _Toc226010033 \h </w:instrText>
      </w:r>
      <w:r>
        <w:rPr>
          <w:noProof/>
          <w:webHidden/>
        </w:rPr>
      </w:r>
      <w:r>
        <w:rPr>
          <w:noProof/>
          <w:webHidden/>
        </w:rPr>
        <w:fldChar w:fldCharType="separate"/>
      </w:r>
      <w:r w:rsidR="00415255">
        <w:rPr>
          <w:noProof/>
          <w:webHidden/>
        </w:rPr>
        <w:t>33</w:t>
      </w:r>
      <w:r>
        <w:rPr>
          <w:noProof/>
          <w:webHidden/>
        </w:rPr>
        <w:fldChar w:fldCharType="end"/>
      </w:r>
    </w:p>
    <w:p w14:paraId="4D85D3ED" w14:textId="7BF0573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30</w:t>
      </w:r>
      <w:r>
        <w:rPr>
          <w:rFonts w:asciiTheme="minorHAnsi" w:eastAsiaTheme="minorEastAsia" w:hAnsiTheme="minorHAnsi" w:cstheme="minorBidi"/>
          <w:noProof/>
          <w:kern w:val="2"/>
          <w:sz w:val="24"/>
          <w:szCs w:val="24"/>
          <w:lang w:val="en-AU" w:eastAsia="en-AU"/>
          <w14:ligatures w14:val="standardContextual"/>
        </w:rPr>
        <w:tab/>
      </w:r>
      <w:r>
        <w:rPr>
          <w:noProof/>
        </w:rPr>
        <w:t xml:space="preserve">Agreement to be </w:t>
      </w:r>
      <w:r w:rsidRPr="00CE3785">
        <w:rPr>
          <w:i/>
          <w:noProof/>
        </w:rPr>
        <w:t>State contract</w:t>
      </w:r>
      <w:r>
        <w:rPr>
          <w:noProof/>
          <w:webHidden/>
        </w:rPr>
        <w:tab/>
      </w:r>
      <w:r>
        <w:rPr>
          <w:noProof/>
          <w:webHidden/>
        </w:rPr>
        <w:fldChar w:fldCharType="begin"/>
      </w:r>
      <w:r>
        <w:rPr>
          <w:noProof/>
          <w:webHidden/>
        </w:rPr>
        <w:instrText xml:space="preserve"> PAGEREF _Toc226010034 \h </w:instrText>
      </w:r>
      <w:r>
        <w:rPr>
          <w:noProof/>
          <w:webHidden/>
        </w:rPr>
      </w:r>
      <w:r>
        <w:rPr>
          <w:noProof/>
          <w:webHidden/>
        </w:rPr>
        <w:fldChar w:fldCharType="separate"/>
      </w:r>
      <w:r w:rsidR="00415255">
        <w:rPr>
          <w:noProof/>
          <w:webHidden/>
        </w:rPr>
        <w:t>34</w:t>
      </w:r>
      <w:r>
        <w:rPr>
          <w:noProof/>
          <w:webHidden/>
        </w:rPr>
        <w:fldChar w:fldCharType="end"/>
      </w:r>
    </w:p>
    <w:p w14:paraId="2220156C" w14:textId="4F6816A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31</w:t>
      </w:r>
      <w:r>
        <w:rPr>
          <w:rFonts w:asciiTheme="minorHAnsi" w:eastAsiaTheme="minorEastAsia" w:hAnsiTheme="minorHAnsi" w:cstheme="minorBidi"/>
          <w:noProof/>
          <w:kern w:val="2"/>
          <w:sz w:val="24"/>
          <w:szCs w:val="24"/>
          <w:lang w:val="en-AU" w:eastAsia="en-AU"/>
          <w14:ligatures w14:val="standardContextual"/>
        </w:rPr>
        <w:tab/>
      </w:r>
      <w:r>
        <w:rPr>
          <w:noProof/>
        </w:rPr>
        <w:t>Agreement may require performance bond or other security</w:t>
      </w:r>
      <w:r>
        <w:rPr>
          <w:noProof/>
          <w:webHidden/>
        </w:rPr>
        <w:tab/>
      </w:r>
      <w:r>
        <w:rPr>
          <w:noProof/>
          <w:webHidden/>
        </w:rPr>
        <w:fldChar w:fldCharType="begin"/>
      </w:r>
      <w:r>
        <w:rPr>
          <w:noProof/>
          <w:webHidden/>
        </w:rPr>
        <w:instrText xml:space="preserve"> PAGEREF _Toc226010035 \h </w:instrText>
      </w:r>
      <w:r>
        <w:rPr>
          <w:noProof/>
          <w:webHidden/>
        </w:rPr>
      </w:r>
      <w:r>
        <w:rPr>
          <w:noProof/>
          <w:webHidden/>
        </w:rPr>
        <w:fldChar w:fldCharType="separate"/>
      </w:r>
      <w:r w:rsidR="00415255">
        <w:rPr>
          <w:noProof/>
          <w:webHidden/>
        </w:rPr>
        <w:t>34</w:t>
      </w:r>
      <w:r>
        <w:rPr>
          <w:noProof/>
          <w:webHidden/>
        </w:rPr>
        <w:fldChar w:fldCharType="end"/>
      </w:r>
    </w:p>
    <w:p w14:paraId="43E2A068" w14:textId="111F8EB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31A</w:t>
      </w:r>
      <w:r>
        <w:rPr>
          <w:rFonts w:asciiTheme="minorHAnsi" w:eastAsiaTheme="minorEastAsia" w:hAnsiTheme="minorHAnsi" w:cstheme="minorBidi"/>
          <w:noProof/>
          <w:kern w:val="2"/>
          <w:sz w:val="24"/>
          <w:szCs w:val="24"/>
          <w:lang w:val="en-AU" w:eastAsia="en-AU"/>
          <w14:ligatures w14:val="standardContextual"/>
        </w:rPr>
        <w:tab/>
      </w:r>
      <w:r>
        <w:rPr>
          <w:noProof/>
        </w:rPr>
        <w:t>Payments for performance</w:t>
      </w:r>
      <w:r>
        <w:rPr>
          <w:noProof/>
          <w:webHidden/>
        </w:rPr>
        <w:tab/>
      </w:r>
      <w:r>
        <w:rPr>
          <w:noProof/>
          <w:webHidden/>
        </w:rPr>
        <w:fldChar w:fldCharType="begin"/>
      </w:r>
      <w:r>
        <w:rPr>
          <w:noProof/>
          <w:webHidden/>
        </w:rPr>
        <w:instrText xml:space="preserve"> PAGEREF _Toc226010036 \h </w:instrText>
      </w:r>
      <w:r>
        <w:rPr>
          <w:noProof/>
          <w:webHidden/>
        </w:rPr>
      </w:r>
      <w:r>
        <w:rPr>
          <w:noProof/>
          <w:webHidden/>
        </w:rPr>
        <w:fldChar w:fldCharType="separate"/>
      </w:r>
      <w:r w:rsidR="00415255">
        <w:rPr>
          <w:noProof/>
          <w:webHidden/>
        </w:rPr>
        <w:t>35</w:t>
      </w:r>
      <w:r>
        <w:rPr>
          <w:noProof/>
          <w:webHidden/>
        </w:rPr>
        <w:fldChar w:fldCharType="end"/>
      </w:r>
    </w:p>
    <w:p w14:paraId="68309D41" w14:textId="36C6009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32</w:t>
      </w:r>
      <w:r>
        <w:rPr>
          <w:rFonts w:asciiTheme="minorHAnsi" w:eastAsiaTheme="minorEastAsia" w:hAnsiTheme="minorHAnsi" w:cstheme="minorBidi"/>
          <w:noProof/>
          <w:kern w:val="2"/>
          <w:sz w:val="24"/>
          <w:szCs w:val="24"/>
          <w:lang w:val="en-AU" w:eastAsia="en-AU"/>
          <w14:ligatures w14:val="standardContextual"/>
        </w:rPr>
        <w:tab/>
      </w:r>
      <w:r>
        <w:rPr>
          <w:noProof/>
        </w:rPr>
        <w:t>Agreement may empower State to call for transfer of property</w:t>
      </w:r>
      <w:r>
        <w:rPr>
          <w:noProof/>
          <w:webHidden/>
        </w:rPr>
        <w:tab/>
      </w:r>
      <w:r>
        <w:rPr>
          <w:noProof/>
          <w:webHidden/>
        </w:rPr>
        <w:fldChar w:fldCharType="begin"/>
      </w:r>
      <w:r>
        <w:rPr>
          <w:noProof/>
          <w:webHidden/>
        </w:rPr>
        <w:instrText xml:space="preserve"> PAGEREF _Toc226010037 \h </w:instrText>
      </w:r>
      <w:r>
        <w:rPr>
          <w:noProof/>
          <w:webHidden/>
        </w:rPr>
      </w:r>
      <w:r>
        <w:rPr>
          <w:noProof/>
          <w:webHidden/>
        </w:rPr>
        <w:fldChar w:fldCharType="separate"/>
      </w:r>
      <w:r w:rsidR="00415255">
        <w:rPr>
          <w:noProof/>
          <w:webHidden/>
        </w:rPr>
        <w:t>35</w:t>
      </w:r>
      <w:r>
        <w:rPr>
          <w:noProof/>
          <w:webHidden/>
        </w:rPr>
        <w:fldChar w:fldCharType="end"/>
      </w:r>
    </w:p>
    <w:p w14:paraId="2C0DC0E6" w14:textId="0E7CEA2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33</w:t>
      </w:r>
      <w:r>
        <w:rPr>
          <w:rFonts w:asciiTheme="minorHAnsi" w:eastAsiaTheme="minorEastAsia" w:hAnsiTheme="minorHAnsi" w:cstheme="minorBidi"/>
          <w:noProof/>
          <w:kern w:val="2"/>
          <w:sz w:val="24"/>
          <w:szCs w:val="24"/>
          <w:lang w:val="en-AU" w:eastAsia="en-AU"/>
          <w14:ligatures w14:val="standardContextual"/>
        </w:rPr>
        <w:tab/>
      </w:r>
      <w:r>
        <w:rPr>
          <w:noProof/>
        </w:rPr>
        <w:t>Security for payments to State under Agreement</w:t>
      </w:r>
      <w:r>
        <w:rPr>
          <w:noProof/>
          <w:webHidden/>
        </w:rPr>
        <w:tab/>
      </w:r>
      <w:r>
        <w:rPr>
          <w:noProof/>
          <w:webHidden/>
        </w:rPr>
        <w:fldChar w:fldCharType="begin"/>
      </w:r>
      <w:r>
        <w:rPr>
          <w:noProof/>
          <w:webHidden/>
        </w:rPr>
        <w:instrText xml:space="preserve"> PAGEREF _Toc226010038 \h </w:instrText>
      </w:r>
      <w:r>
        <w:rPr>
          <w:noProof/>
          <w:webHidden/>
        </w:rPr>
      </w:r>
      <w:r>
        <w:rPr>
          <w:noProof/>
          <w:webHidden/>
        </w:rPr>
        <w:fldChar w:fldCharType="separate"/>
      </w:r>
      <w:r w:rsidR="00415255">
        <w:rPr>
          <w:noProof/>
          <w:webHidden/>
        </w:rPr>
        <w:t>35</w:t>
      </w:r>
      <w:r>
        <w:rPr>
          <w:noProof/>
          <w:webHidden/>
        </w:rPr>
        <w:fldChar w:fldCharType="end"/>
      </w:r>
    </w:p>
    <w:p w14:paraId="26ADFBD1" w14:textId="57F3A559"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Part 3</w:t>
      </w:r>
      <w:r w:rsidRPr="008B2E22">
        <w:rPr>
          <w:bCs/>
          <w:noProof/>
        </w:rPr>
        <w:t>—</w:t>
      </w:r>
      <w:r w:rsidRPr="008B2E22">
        <w:rPr>
          <w:noProof/>
        </w:rPr>
        <w:t>Acquisition of Project land</w:t>
      </w:r>
      <w:r w:rsidRPr="008B2E22">
        <w:rPr>
          <w:noProof/>
          <w:webHidden/>
        </w:rPr>
        <w:tab/>
      </w:r>
      <w:r w:rsidRPr="008B2E22">
        <w:rPr>
          <w:noProof/>
          <w:webHidden/>
        </w:rPr>
        <w:fldChar w:fldCharType="begin"/>
      </w:r>
      <w:r w:rsidRPr="008B2E22">
        <w:rPr>
          <w:noProof/>
          <w:webHidden/>
        </w:rPr>
        <w:instrText xml:space="preserve"> PAGEREF _Toc226010039 \h </w:instrText>
      </w:r>
      <w:r w:rsidRPr="008B2E22">
        <w:rPr>
          <w:noProof/>
          <w:webHidden/>
        </w:rPr>
      </w:r>
      <w:r w:rsidRPr="008B2E22">
        <w:rPr>
          <w:noProof/>
          <w:webHidden/>
        </w:rPr>
        <w:fldChar w:fldCharType="separate"/>
      </w:r>
      <w:r w:rsidR="00415255">
        <w:rPr>
          <w:noProof/>
          <w:webHidden/>
        </w:rPr>
        <w:t>37</w:t>
      </w:r>
      <w:r w:rsidRPr="008B2E22">
        <w:rPr>
          <w:noProof/>
          <w:webHidden/>
        </w:rPr>
        <w:fldChar w:fldCharType="end"/>
      </w:r>
    </w:p>
    <w:p w14:paraId="7BA2469B" w14:textId="62C89027"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w:t>
      </w:r>
      <w:r w:rsidRPr="00CE3785">
        <w:rPr>
          <w:bCs/>
          <w:noProof/>
        </w:rPr>
        <w:t>—</w:t>
      </w:r>
      <w:r>
        <w:rPr>
          <w:noProof/>
        </w:rPr>
        <w:t>Acquisition of land in the Project area</w:t>
      </w:r>
      <w:r>
        <w:rPr>
          <w:noProof/>
          <w:webHidden/>
        </w:rPr>
        <w:tab/>
      </w:r>
      <w:r>
        <w:rPr>
          <w:noProof/>
          <w:webHidden/>
        </w:rPr>
        <w:fldChar w:fldCharType="begin"/>
      </w:r>
      <w:r>
        <w:rPr>
          <w:noProof/>
          <w:webHidden/>
        </w:rPr>
        <w:instrText xml:space="preserve"> PAGEREF _Toc226010040 \h </w:instrText>
      </w:r>
      <w:r>
        <w:rPr>
          <w:noProof/>
          <w:webHidden/>
        </w:rPr>
      </w:r>
      <w:r>
        <w:rPr>
          <w:noProof/>
          <w:webHidden/>
        </w:rPr>
        <w:fldChar w:fldCharType="separate"/>
      </w:r>
      <w:r w:rsidR="00415255">
        <w:rPr>
          <w:noProof/>
          <w:webHidden/>
        </w:rPr>
        <w:t>37</w:t>
      </w:r>
      <w:r>
        <w:rPr>
          <w:noProof/>
          <w:webHidden/>
        </w:rPr>
        <w:fldChar w:fldCharType="end"/>
      </w:r>
    </w:p>
    <w:p w14:paraId="1B7BA5AB" w14:textId="4AC1C4B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34</w:t>
      </w:r>
      <w:r>
        <w:rPr>
          <w:rFonts w:asciiTheme="minorHAnsi" w:eastAsiaTheme="minorEastAsia" w:hAnsiTheme="minorHAnsi" w:cstheme="minorBidi"/>
          <w:noProof/>
          <w:kern w:val="2"/>
          <w:sz w:val="24"/>
          <w:szCs w:val="24"/>
          <w:lang w:val="en-AU" w:eastAsia="en-AU"/>
          <w14:ligatures w14:val="standardContextual"/>
        </w:rPr>
        <w:tab/>
      </w:r>
      <w:r>
        <w:rPr>
          <w:noProof/>
        </w:rPr>
        <w:t>Powers of acquisition</w:t>
      </w:r>
      <w:r>
        <w:rPr>
          <w:noProof/>
          <w:webHidden/>
        </w:rPr>
        <w:tab/>
      </w:r>
      <w:r>
        <w:rPr>
          <w:noProof/>
          <w:webHidden/>
        </w:rPr>
        <w:fldChar w:fldCharType="begin"/>
      </w:r>
      <w:r>
        <w:rPr>
          <w:noProof/>
          <w:webHidden/>
        </w:rPr>
        <w:instrText xml:space="preserve"> PAGEREF _Toc226010041 \h </w:instrText>
      </w:r>
      <w:r>
        <w:rPr>
          <w:noProof/>
          <w:webHidden/>
        </w:rPr>
      </w:r>
      <w:r>
        <w:rPr>
          <w:noProof/>
          <w:webHidden/>
        </w:rPr>
        <w:fldChar w:fldCharType="separate"/>
      </w:r>
      <w:r w:rsidR="00415255">
        <w:rPr>
          <w:noProof/>
          <w:webHidden/>
        </w:rPr>
        <w:t>37</w:t>
      </w:r>
      <w:r>
        <w:rPr>
          <w:noProof/>
          <w:webHidden/>
        </w:rPr>
        <w:fldChar w:fldCharType="end"/>
      </w:r>
    </w:p>
    <w:p w14:paraId="718F4040" w14:textId="153F747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35</w:t>
      </w:r>
      <w:r>
        <w:rPr>
          <w:rFonts w:asciiTheme="minorHAnsi" w:eastAsiaTheme="minorEastAsia" w:hAnsiTheme="minorHAnsi" w:cstheme="minorBidi"/>
          <w:noProof/>
          <w:kern w:val="2"/>
          <w:sz w:val="24"/>
          <w:szCs w:val="24"/>
          <w:lang w:val="en-AU" w:eastAsia="en-AU"/>
          <w14:ligatures w14:val="standardContextual"/>
        </w:rPr>
        <w:tab/>
      </w:r>
      <w:r>
        <w:rPr>
          <w:noProof/>
        </w:rPr>
        <w:t>Application of Land Acquisition and Compensation Act 1986</w:t>
      </w:r>
      <w:r>
        <w:rPr>
          <w:noProof/>
          <w:webHidden/>
        </w:rPr>
        <w:tab/>
      </w:r>
      <w:r>
        <w:rPr>
          <w:noProof/>
          <w:webHidden/>
        </w:rPr>
        <w:fldChar w:fldCharType="begin"/>
      </w:r>
      <w:r>
        <w:rPr>
          <w:noProof/>
          <w:webHidden/>
        </w:rPr>
        <w:instrText xml:space="preserve"> PAGEREF _Toc226010042 \h </w:instrText>
      </w:r>
      <w:r>
        <w:rPr>
          <w:noProof/>
          <w:webHidden/>
        </w:rPr>
      </w:r>
      <w:r>
        <w:rPr>
          <w:noProof/>
          <w:webHidden/>
        </w:rPr>
        <w:fldChar w:fldCharType="separate"/>
      </w:r>
      <w:r w:rsidR="00415255">
        <w:rPr>
          <w:noProof/>
          <w:webHidden/>
        </w:rPr>
        <w:t>37</w:t>
      </w:r>
      <w:r>
        <w:rPr>
          <w:noProof/>
          <w:webHidden/>
        </w:rPr>
        <w:fldChar w:fldCharType="end"/>
      </w:r>
    </w:p>
    <w:p w14:paraId="1FA0BAC2" w14:textId="0F0E02A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36</w:t>
      </w:r>
      <w:r>
        <w:rPr>
          <w:rFonts w:asciiTheme="minorHAnsi" w:eastAsiaTheme="minorEastAsia" w:hAnsiTheme="minorHAnsi" w:cstheme="minorBidi"/>
          <w:noProof/>
          <w:kern w:val="2"/>
          <w:sz w:val="24"/>
          <w:szCs w:val="24"/>
          <w:lang w:val="en-AU" w:eastAsia="en-AU"/>
          <w14:ligatures w14:val="standardContextual"/>
        </w:rPr>
        <w:tab/>
      </w:r>
      <w:r>
        <w:rPr>
          <w:noProof/>
        </w:rPr>
        <w:t>Acquired land to be Crown land</w:t>
      </w:r>
      <w:r>
        <w:rPr>
          <w:noProof/>
          <w:webHidden/>
        </w:rPr>
        <w:tab/>
      </w:r>
      <w:r>
        <w:rPr>
          <w:noProof/>
          <w:webHidden/>
        </w:rPr>
        <w:fldChar w:fldCharType="begin"/>
      </w:r>
      <w:r>
        <w:rPr>
          <w:noProof/>
          <w:webHidden/>
        </w:rPr>
        <w:instrText xml:space="preserve"> PAGEREF _Toc226010043 \h </w:instrText>
      </w:r>
      <w:r>
        <w:rPr>
          <w:noProof/>
          <w:webHidden/>
        </w:rPr>
      </w:r>
      <w:r>
        <w:rPr>
          <w:noProof/>
          <w:webHidden/>
        </w:rPr>
        <w:fldChar w:fldCharType="separate"/>
      </w:r>
      <w:r w:rsidR="00415255">
        <w:rPr>
          <w:noProof/>
          <w:webHidden/>
        </w:rPr>
        <w:t>37</w:t>
      </w:r>
      <w:r>
        <w:rPr>
          <w:noProof/>
          <w:webHidden/>
        </w:rPr>
        <w:fldChar w:fldCharType="end"/>
      </w:r>
    </w:p>
    <w:p w14:paraId="74296057" w14:textId="2558A1E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37</w:t>
      </w:r>
      <w:r>
        <w:rPr>
          <w:rFonts w:asciiTheme="minorHAnsi" w:eastAsiaTheme="minorEastAsia" w:hAnsiTheme="minorHAnsi" w:cstheme="minorBidi"/>
          <w:noProof/>
          <w:kern w:val="2"/>
          <w:sz w:val="24"/>
          <w:szCs w:val="24"/>
          <w:lang w:val="en-AU" w:eastAsia="en-AU"/>
          <w14:ligatures w14:val="standardContextual"/>
        </w:rPr>
        <w:tab/>
      </w:r>
      <w:r>
        <w:rPr>
          <w:noProof/>
        </w:rPr>
        <w:t>Acquired land deemed to be reserved</w:t>
      </w:r>
      <w:r>
        <w:rPr>
          <w:noProof/>
          <w:webHidden/>
        </w:rPr>
        <w:tab/>
      </w:r>
      <w:r>
        <w:rPr>
          <w:noProof/>
          <w:webHidden/>
        </w:rPr>
        <w:fldChar w:fldCharType="begin"/>
      </w:r>
      <w:r>
        <w:rPr>
          <w:noProof/>
          <w:webHidden/>
        </w:rPr>
        <w:instrText xml:space="preserve"> PAGEREF _Toc226010044 \h </w:instrText>
      </w:r>
      <w:r>
        <w:rPr>
          <w:noProof/>
          <w:webHidden/>
        </w:rPr>
      </w:r>
      <w:r>
        <w:rPr>
          <w:noProof/>
          <w:webHidden/>
        </w:rPr>
        <w:fldChar w:fldCharType="separate"/>
      </w:r>
      <w:r w:rsidR="00415255">
        <w:rPr>
          <w:noProof/>
          <w:webHidden/>
        </w:rPr>
        <w:t>38</w:t>
      </w:r>
      <w:r>
        <w:rPr>
          <w:noProof/>
          <w:webHidden/>
        </w:rPr>
        <w:fldChar w:fldCharType="end"/>
      </w:r>
    </w:p>
    <w:p w14:paraId="7261EED3" w14:textId="48FAE7E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38</w:t>
      </w:r>
      <w:r>
        <w:rPr>
          <w:rFonts w:asciiTheme="minorHAnsi" w:eastAsiaTheme="minorEastAsia" w:hAnsiTheme="minorHAnsi" w:cstheme="minorBidi"/>
          <w:noProof/>
          <w:kern w:val="2"/>
          <w:sz w:val="24"/>
          <w:szCs w:val="24"/>
          <w:lang w:val="en-AU" w:eastAsia="en-AU"/>
          <w14:ligatures w14:val="standardContextual"/>
        </w:rPr>
        <w:tab/>
      </w:r>
      <w:r>
        <w:rPr>
          <w:noProof/>
        </w:rPr>
        <w:t>Acquisition of easement</w:t>
      </w:r>
      <w:r w:rsidRPr="00CE3785">
        <w:rPr>
          <w:bCs/>
          <w:noProof/>
        </w:rPr>
        <w:t>—</w:t>
      </w:r>
      <w:r>
        <w:rPr>
          <w:noProof/>
        </w:rPr>
        <w:t>easement in gross</w:t>
      </w:r>
      <w:r>
        <w:rPr>
          <w:noProof/>
          <w:webHidden/>
        </w:rPr>
        <w:tab/>
      </w:r>
      <w:r>
        <w:rPr>
          <w:noProof/>
          <w:webHidden/>
        </w:rPr>
        <w:fldChar w:fldCharType="begin"/>
      </w:r>
      <w:r>
        <w:rPr>
          <w:noProof/>
          <w:webHidden/>
        </w:rPr>
        <w:instrText xml:space="preserve"> PAGEREF _Toc226010045 \h </w:instrText>
      </w:r>
      <w:r>
        <w:rPr>
          <w:noProof/>
          <w:webHidden/>
        </w:rPr>
      </w:r>
      <w:r>
        <w:rPr>
          <w:noProof/>
          <w:webHidden/>
        </w:rPr>
        <w:fldChar w:fldCharType="separate"/>
      </w:r>
      <w:r w:rsidR="00415255">
        <w:rPr>
          <w:noProof/>
          <w:webHidden/>
        </w:rPr>
        <w:t>38</w:t>
      </w:r>
      <w:r>
        <w:rPr>
          <w:noProof/>
          <w:webHidden/>
        </w:rPr>
        <w:fldChar w:fldCharType="end"/>
      </w:r>
    </w:p>
    <w:p w14:paraId="3214135B" w14:textId="7BDE6BD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39</w:t>
      </w:r>
      <w:r>
        <w:rPr>
          <w:rFonts w:asciiTheme="minorHAnsi" w:eastAsiaTheme="minorEastAsia" w:hAnsiTheme="minorHAnsi" w:cstheme="minorBidi"/>
          <w:noProof/>
          <w:kern w:val="2"/>
          <w:sz w:val="24"/>
          <w:szCs w:val="24"/>
          <w:lang w:val="en-AU" w:eastAsia="en-AU"/>
          <w14:ligatures w14:val="standardContextual"/>
        </w:rPr>
        <w:tab/>
      </w:r>
      <w:r>
        <w:rPr>
          <w:noProof/>
        </w:rPr>
        <w:t>Acquisition by Authority—effect on Utilities</w:t>
      </w:r>
      <w:r>
        <w:rPr>
          <w:noProof/>
          <w:webHidden/>
        </w:rPr>
        <w:tab/>
      </w:r>
      <w:r>
        <w:rPr>
          <w:noProof/>
          <w:webHidden/>
        </w:rPr>
        <w:fldChar w:fldCharType="begin"/>
      </w:r>
      <w:r>
        <w:rPr>
          <w:noProof/>
          <w:webHidden/>
        </w:rPr>
        <w:instrText xml:space="preserve"> PAGEREF _Toc226010046 \h </w:instrText>
      </w:r>
      <w:r>
        <w:rPr>
          <w:noProof/>
          <w:webHidden/>
        </w:rPr>
      </w:r>
      <w:r>
        <w:rPr>
          <w:noProof/>
          <w:webHidden/>
        </w:rPr>
        <w:fldChar w:fldCharType="separate"/>
      </w:r>
      <w:r w:rsidR="00415255">
        <w:rPr>
          <w:noProof/>
          <w:webHidden/>
        </w:rPr>
        <w:t>38</w:t>
      </w:r>
      <w:r>
        <w:rPr>
          <w:noProof/>
          <w:webHidden/>
        </w:rPr>
        <w:fldChar w:fldCharType="end"/>
      </w:r>
    </w:p>
    <w:p w14:paraId="473769E4" w14:textId="1B0D232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40</w:t>
      </w:r>
      <w:r>
        <w:rPr>
          <w:rFonts w:asciiTheme="minorHAnsi" w:eastAsiaTheme="minorEastAsia" w:hAnsiTheme="minorHAnsi" w:cstheme="minorBidi"/>
          <w:noProof/>
          <w:kern w:val="2"/>
          <w:sz w:val="24"/>
          <w:szCs w:val="24"/>
          <w:lang w:val="en-AU" w:eastAsia="en-AU"/>
          <w14:ligatures w14:val="standardContextual"/>
        </w:rPr>
        <w:tab/>
      </w:r>
      <w:r>
        <w:rPr>
          <w:noProof/>
        </w:rPr>
        <w:t>Acquisition of lease or licence</w:t>
      </w:r>
      <w:r>
        <w:rPr>
          <w:noProof/>
          <w:webHidden/>
        </w:rPr>
        <w:tab/>
      </w:r>
      <w:r>
        <w:rPr>
          <w:noProof/>
          <w:webHidden/>
        </w:rPr>
        <w:fldChar w:fldCharType="begin"/>
      </w:r>
      <w:r>
        <w:rPr>
          <w:noProof/>
          <w:webHidden/>
        </w:rPr>
        <w:instrText xml:space="preserve"> PAGEREF _Toc226010047 \h </w:instrText>
      </w:r>
      <w:r>
        <w:rPr>
          <w:noProof/>
          <w:webHidden/>
        </w:rPr>
      </w:r>
      <w:r>
        <w:rPr>
          <w:noProof/>
          <w:webHidden/>
        </w:rPr>
        <w:fldChar w:fldCharType="separate"/>
      </w:r>
      <w:r w:rsidR="00415255">
        <w:rPr>
          <w:noProof/>
          <w:webHidden/>
        </w:rPr>
        <w:t>39</w:t>
      </w:r>
      <w:r>
        <w:rPr>
          <w:noProof/>
          <w:webHidden/>
        </w:rPr>
        <w:fldChar w:fldCharType="end"/>
      </w:r>
    </w:p>
    <w:p w14:paraId="33E635E2" w14:textId="53183A5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41</w:t>
      </w:r>
      <w:r>
        <w:rPr>
          <w:rFonts w:asciiTheme="minorHAnsi" w:eastAsiaTheme="minorEastAsia" w:hAnsiTheme="minorHAnsi" w:cstheme="minorBidi"/>
          <w:noProof/>
          <w:kern w:val="2"/>
          <w:sz w:val="24"/>
          <w:szCs w:val="24"/>
          <w:lang w:val="en-AU" w:eastAsia="en-AU"/>
          <w14:ligatures w14:val="standardContextual"/>
        </w:rPr>
        <w:tab/>
      </w:r>
      <w:r>
        <w:rPr>
          <w:noProof/>
        </w:rPr>
        <w:t>Modification of Land Acquisition and Compensation Act 1986</w:t>
      </w:r>
      <w:r w:rsidRPr="00CE3785">
        <w:rPr>
          <w:bCs/>
          <w:noProof/>
        </w:rPr>
        <w:t>—</w:t>
      </w:r>
      <w:r>
        <w:rPr>
          <w:noProof/>
        </w:rPr>
        <w:t>general</w:t>
      </w:r>
      <w:r>
        <w:rPr>
          <w:noProof/>
          <w:webHidden/>
        </w:rPr>
        <w:tab/>
      </w:r>
      <w:r>
        <w:rPr>
          <w:noProof/>
          <w:webHidden/>
        </w:rPr>
        <w:fldChar w:fldCharType="begin"/>
      </w:r>
      <w:r>
        <w:rPr>
          <w:noProof/>
          <w:webHidden/>
        </w:rPr>
        <w:instrText xml:space="preserve"> PAGEREF _Toc226010048 \h </w:instrText>
      </w:r>
      <w:r>
        <w:rPr>
          <w:noProof/>
          <w:webHidden/>
        </w:rPr>
      </w:r>
      <w:r>
        <w:rPr>
          <w:noProof/>
          <w:webHidden/>
        </w:rPr>
        <w:fldChar w:fldCharType="separate"/>
      </w:r>
      <w:r w:rsidR="00415255">
        <w:rPr>
          <w:noProof/>
          <w:webHidden/>
        </w:rPr>
        <w:t>39</w:t>
      </w:r>
      <w:r>
        <w:rPr>
          <w:noProof/>
          <w:webHidden/>
        </w:rPr>
        <w:fldChar w:fldCharType="end"/>
      </w:r>
    </w:p>
    <w:p w14:paraId="21ADE1B7" w14:textId="5DAE51A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42</w:t>
      </w:r>
      <w:r>
        <w:rPr>
          <w:rFonts w:asciiTheme="minorHAnsi" w:eastAsiaTheme="minorEastAsia" w:hAnsiTheme="minorHAnsi" w:cstheme="minorBidi"/>
          <w:noProof/>
          <w:kern w:val="2"/>
          <w:sz w:val="24"/>
          <w:szCs w:val="24"/>
          <w:lang w:val="en-AU" w:eastAsia="en-AU"/>
          <w14:ligatures w14:val="standardContextual"/>
        </w:rPr>
        <w:tab/>
      </w:r>
      <w:r>
        <w:rPr>
          <w:noProof/>
        </w:rPr>
        <w:t>Modification of Land Acquisition and Compensation Act 1986—temporary occupation</w:t>
      </w:r>
      <w:r>
        <w:rPr>
          <w:noProof/>
          <w:webHidden/>
        </w:rPr>
        <w:tab/>
      </w:r>
      <w:r>
        <w:rPr>
          <w:noProof/>
          <w:webHidden/>
        </w:rPr>
        <w:fldChar w:fldCharType="begin"/>
      </w:r>
      <w:r>
        <w:rPr>
          <w:noProof/>
          <w:webHidden/>
        </w:rPr>
        <w:instrText xml:space="preserve"> PAGEREF _Toc226010049 \h </w:instrText>
      </w:r>
      <w:r>
        <w:rPr>
          <w:noProof/>
          <w:webHidden/>
        </w:rPr>
      </w:r>
      <w:r>
        <w:rPr>
          <w:noProof/>
          <w:webHidden/>
        </w:rPr>
        <w:fldChar w:fldCharType="separate"/>
      </w:r>
      <w:r w:rsidR="00415255">
        <w:rPr>
          <w:noProof/>
          <w:webHidden/>
        </w:rPr>
        <w:t>40</w:t>
      </w:r>
      <w:r>
        <w:rPr>
          <w:noProof/>
          <w:webHidden/>
        </w:rPr>
        <w:fldChar w:fldCharType="end"/>
      </w:r>
    </w:p>
    <w:p w14:paraId="26B8EF51" w14:textId="49903A9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43</w:t>
      </w:r>
      <w:r>
        <w:rPr>
          <w:rFonts w:asciiTheme="minorHAnsi" w:eastAsiaTheme="minorEastAsia" w:hAnsiTheme="minorHAnsi" w:cstheme="minorBidi"/>
          <w:noProof/>
          <w:kern w:val="2"/>
          <w:sz w:val="24"/>
          <w:szCs w:val="24"/>
          <w:lang w:val="en-AU" w:eastAsia="en-AU"/>
          <w14:ligatures w14:val="standardContextual"/>
        </w:rPr>
        <w:tab/>
      </w:r>
      <w:r>
        <w:rPr>
          <w:noProof/>
        </w:rPr>
        <w:t>Modification of Land Acquisition and Compensation Act 1986</w:t>
      </w:r>
      <w:r w:rsidRPr="00CE3785">
        <w:rPr>
          <w:bCs/>
          <w:noProof/>
        </w:rPr>
        <w:t>—</w:t>
      </w:r>
      <w:r>
        <w:rPr>
          <w:noProof/>
        </w:rPr>
        <w:t>regulations</w:t>
      </w:r>
      <w:r>
        <w:rPr>
          <w:noProof/>
          <w:webHidden/>
        </w:rPr>
        <w:tab/>
      </w:r>
      <w:r>
        <w:rPr>
          <w:noProof/>
          <w:webHidden/>
        </w:rPr>
        <w:fldChar w:fldCharType="begin"/>
      </w:r>
      <w:r>
        <w:rPr>
          <w:noProof/>
          <w:webHidden/>
        </w:rPr>
        <w:instrText xml:space="preserve"> PAGEREF _Toc226010050 \h </w:instrText>
      </w:r>
      <w:r>
        <w:rPr>
          <w:noProof/>
          <w:webHidden/>
        </w:rPr>
      </w:r>
      <w:r>
        <w:rPr>
          <w:noProof/>
          <w:webHidden/>
        </w:rPr>
        <w:fldChar w:fldCharType="separate"/>
      </w:r>
      <w:r w:rsidR="00415255">
        <w:rPr>
          <w:noProof/>
          <w:webHidden/>
        </w:rPr>
        <w:t>40</w:t>
      </w:r>
      <w:r>
        <w:rPr>
          <w:noProof/>
          <w:webHidden/>
        </w:rPr>
        <w:fldChar w:fldCharType="end"/>
      </w:r>
    </w:p>
    <w:p w14:paraId="1FC1B4FE" w14:textId="273A431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44</w:t>
      </w:r>
      <w:r>
        <w:rPr>
          <w:rFonts w:asciiTheme="minorHAnsi" w:eastAsiaTheme="minorEastAsia" w:hAnsiTheme="minorHAnsi" w:cstheme="minorBidi"/>
          <w:noProof/>
          <w:kern w:val="2"/>
          <w:sz w:val="24"/>
          <w:szCs w:val="24"/>
          <w:lang w:val="en-AU" w:eastAsia="en-AU"/>
          <w14:ligatures w14:val="standardContextual"/>
        </w:rPr>
        <w:tab/>
      </w:r>
      <w:r>
        <w:rPr>
          <w:noProof/>
        </w:rPr>
        <w:t>Transfer of building or structure as compensation</w:t>
      </w:r>
      <w:r>
        <w:rPr>
          <w:noProof/>
          <w:webHidden/>
        </w:rPr>
        <w:tab/>
      </w:r>
      <w:r>
        <w:rPr>
          <w:noProof/>
          <w:webHidden/>
        </w:rPr>
        <w:fldChar w:fldCharType="begin"/>
      </w:r>
      <w:r>
        <w:rPr>
          <w:noProof/>
          <w:webHidden/>
        </w:rPr>
        <w:instrText xml:space="preserve"> PAGEREF _Toc226010051 \h </w:instrText>
      </w:r>
      <w:r>
        <w:rPr>
          <w:noProof/>
          <w:webHidden/>
        </w:rPr>
      </w:r>
      <w:r>
        <w:rPr>
          <w:noProof/>
          <w:webHidden/>
        </w:rPr>
        <w:fldChar w:fldCharType="separate"/>
      </w:r>
      <w:r w:rsidR="00415255">
        <w:rPr>
          <w:noProof/>
          <w:webHidden/>
        </w:rPr>
        <w:t>41</w:t>
      </w:r>
      <w:r>
        <w:rPr>
          <w:noProof/>
          <w:webHidden/>
        </w:rPr>
        <w:fldChar w:fldCharType="end"/>
      </w:r>
    </w:p>
    <w:p w14:paraId="65494173" w14:textId="054FBC0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45</w:t>
      </w:r>
      <w:r>
        <w:rPr>
          <w:rFonts w:asciiTheme="minorHAnsi" w:eastAsiaTheme="minorEastAsia" w:hAnsiTheme="minorHAnsi" w:cstheme="minorBidi"/>
          <w:noProof/>
          <w:kern w:val="2"/>
          <w:sz w:val="24"/>
          <w:szCs w:val="24"/>
          <w:lang w:val="en-AU" w:eastAsia="en-AU"/>
          <w14:ligatures w14:val="standardContextual"/>
        </w:rPr>
        <w:tab/>
      </w:r>
      <w:r>
        <w:rPr>
          <w:noProof/>
        </w:rPr>
        <w:t>Adjoining land may be provided as compensation</w:t>
      </w:r>
      <w:r>
        <w:rPr>
          <w:noProof/>
          <w:webHidden/>
        </w:rPr>
        <w:tab/>
      </w:r>
      <w:r>
        <w:rPr>
          <w:noProof/>
          <w:webHidden/>
        </w:rPr>
        <w:fldChar w:fldCharType="begin"/>
      </w:r>
      <w:r>
        <w:rPr>
          <w:noProof/>
          <w:webHidden/>
        </w:rPr>
        <w:instrText xml:space="preserve"> PAGEREF _Toc226010052 \h </w:instrText>
      </w:r>
      <w:r>
        <w:rPr>
          <w:noProof/>
          <w:webHidden/>
        </w:rPr>
      </w:r>
      <w:r>
        <w:rPr>
          <w:noProof/>
          <w:webHidden/>
        </w:rPr>
        <w:fldChar w:fldCharType="separate"/>
      </w:r>
      <w:r w:rsidR="00415255">
        <w:rPr>
          <w:noProof/>
          <w:webHidden/>
        </w:rPr>
        <w:t>42</w:t>
      </w:r>
      <w:r>
        <w:rPr>
          <w:noProof/>
          <w:webHidden/>
        </w:rPr>
        <w:fldChar w:fldCharType="end"/>
      </w:r>
    </w:p>
    <w:p w14:paraId="4660B610" w14:textId="38CFFBC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46</w:t>
      </w:r>
      <w:r>
        <w:rPr>
          <w:rFonts w:asciiTheme="minorHAnsi" w:eastAsiaTheme="minorEastAsia" w:hAnsiTheme="minorHAnsi" w:cstheme="minorBidi"/>
          <w:noProof/>
          <w:kern w:val="2"/>
          <w:sz w:val="24"/>
          <w:szCs w:val="24"/>
          <w:lang w:val="en-AU" w:eastAsia="en-AU"/>
          <w14:ligatures w14:val="standardContextual"/>
        </w:rPr>
        <w:tab/>
      </w:r>
      <w:r>
        <w:rPr>
          <w:noProof/>
        </w:rPr>
        <w:t>Cultural and Recreational Lands Act 1963</w:t>
      </w:r>
      <w:r>
        <w:rPr>
          <w:noProof/>
          <w:webHidden/>
        </w:rPr>
        <w:tab/>
      </w:r>
      <w:r>
        <w:rPr>
          <w:noProof/>
          <w:webHidden/>
        </w:rPr>
        <w:fldChar w:fldCharType="begin"/>
      </w:r>
      <w:r>
        <w:rPr>
          <w:noProof/>
          <w:webHidden/>
        </w:rPr>
        <w:instrText xml:space="preserve"> PAGEREF _Toc226010053 \h </w:instrText>
      </w:r>
      <w:r>
        <w:rPr>
          <w:noProof/>
          <w:webHidden/>
        </w:rPr>
      </w:r>
      <w:r>
        <w:rPr>
          <w:noProof/>
          <w:webHidden/>
        </w:rPr>
        <w:fldChar w:fldCharType="separate"/>
      </w:r>
      <w:r w:rsidR="00415255">
        <w:rPr>
          <w:noProof/>
          <w:webHidden/>
        </w:rPr>
        <w:t>42</w:t>
      </w:r>
      <w:r>
        <w:rPr>
          <w:noProof/>
          <w:webHidden/>
        </w:rPr>
        <w:fldChar w:fldCharType="end"/>
      </w:r>
    </w:p>
    <w:p w14:paraId="07356320" w14:textId="6657EDF9"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2—Acquisition of native title rights and interests</w:t>
      </w:r>
      <w:r>
        <w:rPr>
          <w:noProof/>
          <w:webHidden/>
        </w:rPr>
        <w:tab/>
      </w:r>
      <w:r>
        <w:rPr>
          <w:noProof/>
          <w:webHidden/>
        </w:rPr>
        <w:fldChar w:fldCharType="begin"/>
      </w:r>
      <w:r>
        <w:rPr>
          <w:noProof/>
          <w:webHidden/>
        </w:rPr>
        <w:instrText xml:space="preserve"> PAGEREF _Toc226010054 \h </w:instrText>
      </w:r>
      <w:r>
        <w:rPr>
          <w:noProof/>
          <w:webHidden/>
        </w:rPr>
      </w:r>
      <w:r>
        <w:rPr>
          <w:noProof/>
          <w:webHidden/>
        </w:rPr>
        <w:fldChar w:fldCharType="separate"/>
      </w:r>
      <w:r w:rsidR="00415255">
        <w:rPr>
          <w:noProof/>
          <w:webHidden/>
        </w:rPr>
        <w:t>42</w:t>
      </w:r>
      <w:r>
        <w:rPr>
          <w:noProof/>
          <w:webHidden/>
        </w:rPr>
        <w:fldChar w:fldCharType="end"/>
      </w:r>
    </w:p>
    <w:p w14:paraId="262877E7" w14:textId="072DA52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47</w:t>
      </w:r>
      <w:r>
        <w:rPr>
          <w:rFonts w:asciiTheme="minorHAnsi" w:eastAsiaTheme="minorEastAsia" w:hAnsiTheme="minorHAnsi" w:cstheme="minorBidi"/>
          <w:noProof/>
          <w:kern w:val="2"/>
          <w:sz w:val="24"/>
          <w:szCs w:val="24"/>
          <w:lang w:val="en-AU" w:eastAsia="en-AU"/>
          <w14:ligatures w14:val="standardContextual"/>
        </w:rPr>
        <w:tab/>
      </w:r>
      <w:r>
        <w:rPr>
          <w:noProof/>
        </w:rPr>
        <w:t>Compulsory acquisition of native title rights and interests</w:t>
      </w:r>
      <w:r>
        <w:rPr>
          <w:noProof/>
          <w:webHidden/>
        </w:rPr>
        <w:tab/>
      </w:r>
      <w:r>
        <w:rPr>
          <w:noProof/>
          <w:webHidden/>
        </w:rPr>
        <w:fldChar w:fldCharType="begin"/>
      </w:r>
      <w:r>
        <w:rPr>
          <w:noProof/>
          <w:webHidden/>
        </w:rPr>
        <w:instrText xml:space="preserve"> PAGEREF _Toc226010055 \h </w:instrText>
      </w:r>
      <w:r>
        <w:rPr>
          <w:noProof/>
          <w:webHidden/>
        </w:rPr>
      </w:r>
      <w:r>
        <w:rPr>
          <w:noProof/>
          <w:webHidden/>
        </w:rPr>
        <w:fldChar w:fldCharType="separate"/>
      </w:r>
      <w:r w:rsidR="00415255">
        <w:rPr>
          <w:noProof/>
          <w:webHidden/>
        </w:rPr>
        <w:t>42</w:t>
      </w:r>
      <w:r>
        <w:rPr>
          <w:noProof/>
          <w:webHidden/>
        </w:rPr>
        <w:fldChar w:fldCharType="end"/>
      </w:r>
    </w:p>
    <w:p w14:paraId="798C9203" w14:textId="3F60273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48</w:t>
      </w:r>
      <w:r>
        <w:rPr>
          <w:rFonts w:asciiTheme="minorHAnsi" w:eastAsiaTheme="minorEastAsia" w:hAnsiTheme="minorHAnsi" w:cstheme="minorBidi"/>
          <w:noProof/>
          <w:kern w:val="2"/>
          <w:sz w:val="24"/>
          <w:szCs w:val="24"/>
          <w:lang w:val="en-AU" w:eastAsia="en-AU"/>
          <w14:ligatures w14:val="standardContextual"/>
        </w:rPr>
        <w:tab/>
      </w:r>
      <w:r>
        <w:rPr>
          <w:noProof/>
        </w:rPr>
        <w:t>Acquired right or interest to vest in Crown</w:t>
      </w:r>
      <w:r>
        <w:rPr>
          <w:noProof/>
          <w:webHidden/>
        </w:rPr>
        <w:tab/>
      </w:r>
      <w:r>
        <w:rPr>
          <w:noProof/>
          <w:webHidden/>
        </w:rPr>
        <w:fldChar w:fldCharType="begin"/>
      </w:r>
      <w:r>
        <w:rPr>
          <w:noProof/>
          <w:webHidden/>
        </w:rPr>
        <w:instrText xml:space="preserve"> PAGEREF _Toc226010056 \h </w:instrText>
      </w:r>
      <w:r>
        <w:rPr>
          <w:noProof/>
          <w:webHidden/>
        </w:rPr>
      </w:r>
      <w:r>
        <w:rPr>
          <w:noProof/>
          <w:webHidden/>
        </w:rPr>
        <w:fldChar w:fldCharType="separate"/>
      </w:r>
      <w:r w:rsidR="00415255">
        <w:rPr>
          <w:noProof/>
          <w:webHidden/>
        </w:rPr>
        <w:t>43</w:t>
      </w:r>
      <w:r>
        <w:rPr>
          <w:noProof/>
          <w:webHidden/>
        </w:rPr>
        <w:fldChar w:fldCharType="end"/>
      </w:r>
    </w:p>
    <w:p w14:paraId="20CA66AB" w14:textId="0BA6521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49</w:t>
      </w:r>
      <w:r>
        <w:rPr>
          <w:rFonts w:asciiTheme="minorHAnsi" w:eastAsiaTheme="minorEastAsia" w:hAnsiTheme="minorHAnsi" w:cstheme="minorBidi"/>
          <w:noProof/>
          <w:kern w:val="2"/>
          <w:sz w:val="24"/>
          <w:szCs w:val="24"/>
          <w:lang w:val="en-AU" w:eastAsia="en-AU"/>
          <w14:ligatures w14:val="standardContextual"/>
        </w:rPr>
        <w:tab/>
      </w:r>
      <w:r>
        <w:rPr>
          <w:noProof/>
        </w:rPr>
        <w:t>Procedure for acquisition</w:t>
      </w:r>
      <w:r>
        <w:rPr>
          <w:noProof/>
          <w:webHidden/>
        </w:rPr>
        <w:tab/>
      </w:r>
      <w:r>
        <w:rPr>
          <w:noProof/>
          <w:webHidden/>
        </w:rPr>
        <w:fldChar w:fldCharType="begin"/>
      </w:r>
      <w:r>
        <w:rPr>
          <w:noProof/>
          <w:webHidden/>
        </w:rPr>
        <w:instrText xml:space="preserve"> PAGEREF _Toc226010057 \h </w:instrText>
      </w:r>
      <w:r>
        <w:rPr>
          <w:noProof/>
          <w:webHidden/>
        </w:rPr>
      </w:r>
      <w:r>
        <w:rPr>
          <w:noProof/>
          <w:webHidden/>
        </w:rPr>
        <w:fldChar w:fldCharType="separate"/>
      </w:r>
      <w:r w:rsidR="00415255">
        <w:rPr>
          <w:noProof/>
          <w:webHidden/>
        </w:rPr>
        <w:t>43</w:t>
      </w:r>
      <w:r>
        <w:rPr>
          <w:noProof/>
          <w:webHidden/>
        </w:rPr>
        <w:fldChar w:fldCharType="end"/>
      </w:r>
    </w:p>
    <w:p w14:paraId="0FD15F0D" w14:textId="78099D9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50</w:t>
      </w:r>
      <w:r>
        <w:rPr>
          <w:rFonts w:asciiTheme="minorHAnsi" w:eastAsiaTheme="minorEastAsia" w:hAnsiTheme="minorHAnsi" w:cstheme="minorBidi"/>
          <w:noProof/>
          <w:kern w:val="2"/>
          <w:sz w:val="24"/>
          <w:szCs w:val="24"/>
          <w:lang w:val="en-AU" w:eastAsia="en-AU"/>
          <w14:ligatures w14:val="standardContextual"/>
        </w:rPr>
        <w:tab/>
      </w:r>
      <w:r>
        <w:rPr>
          <w:noProof/>
        </w:rPr>
        <w:t>Referral of objections to Tribunal</w:t>
      </w:r>
      <w:r>
        <w:rPr>
          <w:noProof/>
          <w:webHidden/>
        </w:rPr>
        <w:tab/>
      </w:r>
      <w:r>
        <w:rPr>
          <w:noProof/>
          <w:webHidden/>
        </w:rPr>
        <w:fldChar w:fldCharType="begin"/>
      </w:r>
      <w:r>
        <w:rPr>
          <w:noProof/>
          <w:webHidden/>
        </w:rPr>
        <w:instrText xml:space="preserve"> PAGEREF _Toc226010058 \h </w:instrText>
      </w:r>
      <w:r>
        <w:rPr>
          <w:noProof/>
          <w:webHidden/>
        </w:rPr>
      </w:r>
      <w:r>
        <w:rPr>
          <w:noProof/>
          <w:webHidden/>
        </w:rPr>
        <w:fldChar w:fldCharType="separate"/>
      </w:r>
      <w:r w:rsidR="00415255">
        <w:rPr>
          <w:noProof/>
          <w:webHidden/>
        </w:rPr>
        <w:t>45</w:t>
      </w:r>
      <w:r>
        <w:rPr>
          <w:noProof/>
          <w:webHidden/>
        </w:rPr>
        <w:fldChar w:fldCharType="end"/>
      </w:r>
    </w:p>
    <w:p w14:paraId="6E3840A6" w14:textId="59A481E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51</w:t>
      </w:r>
      <w:r>
        <w:rPr>
          <w:rFonts w:asciiTheme="minorHAnsi" w:eastAsiaTheme="minorEastAsia" w:hAnsiTheme="minorHAnsi" w:cstheme="minorBidi"/>
          <w:noProof/>
          <w:kern w:val="2"/>
          <w:sz w:val="24"/>
          <w:szCs w:val="24"/>
          <w:lang w:val="en-AU" w:eastAsia="en-AU"/>
          <w14:ligatures w14:val="standardContextual"/>
        </w:rPr>
        <w:tab/>
      </w:r>
      <w:r>
        <w:rPr>
          <w:noProof/>
        </w:rPr>
        <w:t>Determination of Tribunal on objection</w:t>
      </w:r>
      <w:r>
        <w:rPr>
          <w:noProof/>
          <w:webHidden/>
        </w:rPr>
        <w:tab/>
      </w:r>
      <w:r>
        <w:rPr>
          <w:noProof/>
          <w:webHidden/>
        </w:rPr>
        <w:fldChar w:fldCharType="begin"/>
      </w:r>
      <w:r>
        <w:rPr>
          <w:noProof/>
          <w:webHidden/>
        </w:rPr>
        <w:instrText xml:space="preserve"> PAGEREF _Toc226010059 \h </w:instrText>
      </w:r>
      <w:r>
        <w:rPr>
          <w:noProof/>
          <w:webHidden/>
        </w:rPr>
      </w:r>
      <w:r>
        <w:rPr>
          <w:noProof/>
          <w:webHidden/>
        </w:rPr>
        <w:fldChar w:fldCharType="separate"/>
      </w:r>
      <w:r w:rsidR="00415255">
        <w:rPr>
          <w:noProof/>
          <w:webHidden/>
        </w:rPr>
        <w:t>45</w:t>
      </w:r>
      <w:r>
        <w:rPr>
          <w:noProof/>
          <w:webHidden/>
        </w:rPr>
        <w:fldChar w:fldCharType="end"/>
      </w:r>
    </w:p>
    <w:p w14:paraId="7F1512B7" w14:textId="2CCBC09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52</w:t>
      </w:r>
      <w:r>
        <w:rPr>
          <w:rFonts w:asciiTheme="minorHAnsi" w:eastAsiaTheme="minorEastAsia" w:hAnsiTheme="minorHAnsi" w:cstheme="minorBidi"/>
          <w:noProof/>
          <w:kern w:val="2"/>
          <w:sz w:val="24"/>
          <w:szCs w:val="24"/>
          <w:lang w:val="en-AU" w:eastAsia="en-AU"/>
          <w14:ligatures w14:val="standardContextual"/>
        </w:rPr>
        <w:tab/>
      </w:r>
      <w:r>
        <w:rPr>
          <w:noProof/>
        </w:rPr>
        <w:t>Disputed claims for compensation: native title land</w:t>
      </w:r>
      <w:r>
        <w:rPr>
          <w:noProof/>
          <w:webHidden/>
        </w:rPr>
        <w:tab/>
      </w:r>
      <w:r>
        <w:rPr>
          <w:noProof/>
          <w:webHidden/>
        </w:rPr>
        <w:fldChar w:fldCharType="begin"/>
      </w:r>
      <w:r>
        <w:rPr>
          <w:noProof/>
          <w:webHidden/>
        </w:rPr>
        <w:instrText xml:space="preserve"> PAGEREF _Toc226010060 \h </w:instrText>
      </w:r>
      <w:r>
        <w:rPr>
          <w:noProof/>
          <w:webHidden/>
        </w:rPr>
      </w:r>
      <w:r>
        <w:rPr>
          <w:noProof/>
          <w:webHidden/>
        </w:rPr>
        <w:fldChar w:fldCharType="separate"/>
      </w:r>
      <w:r w:rsidR="00415255">
        <w:rPr>
          <w:noProof/>
          <w:webHidden/>
        </w:rPr>
        <w:t>46</w:t>
      </w:r>
      <w:r>
        <w:rPr>
          <w:noProof/>
          <w:webHidden/>
        </w:rPr>
        <w:fldChar w:fldCharType="end"/>
      </w:r>
    </w:p>
    <w:p w14:paraId="667C04C4" w14:textId="20BBDC4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53</w:t>
      </w:r>
      <w:r>
        <w:rPr>
          <w:rFonts w:asciiTheme="minorHAnsi" w:eastAsiaTheme="minorEastAsia" w:hAnsiTheme="minorHAnsi" w:cstheme="minorBidi"/>
          <w:noProof/>
          <w:kern w:val="2"/>
          <w:sz w:val="24"/>
          <w:szCs w:val="24"/>
          <w:lang w:val="en-AU" w:eastAsia="en-AU"/>
          <w14:ligatures w14:val="standardContextual"/>
        </w:rPr>
        <w:tab/>
      </w:r>
      <w:r>
        <w:rPr>
          <w:noProof/>
        </w:rPr>
        <w:t>Cultural and Recreational Lands Act 1963</w:t>
      </w:r>
      <w:r>
        <w:rPr>
          <w:noProof/>
          <w:webHidden/>
        </w:rPr>
        <w:tab/>
      </w:r>
      <w:r>
        <w:rPr>
          <w:noProof/>
          <w:webHidden/>
        </w:rPr>
        <w:fldChar w:fldCharType="begin"/>
      </w:r>
      <w:r>
        <w:rPr>
          <w:noProof/>
          <w:webHidden/>
        </w:rPr>
        <w:instrText xml:space="preserve"> PAGEREF _Toc226010061 \h </w:instrText>
      </w:r>
      <w:r>
        <w:rPr>
          <w:noProof/>
          <w:webHidden/>
        </w:rPr>
      </w:r>
      <w:r>
        <w:rPr>
          <w:noProof/>
          <w:webHidden/>
        </w:rPr>
        <w:fldChar w:fldCharType="separate"/>
      </w:r>
      <w:r w:rsidR="00415255">
        <w:rPr>
          <w:noProof/>
          <w:webHidden/>
        </w:rPr>
        <w:t>46</w:t>
      </w:r>
      <w:r>
        <w:rPr>
          <w:noProof/>
          <w:webHidden/>
        </w:rPr>
        <w:fldChar w:fldCharType="end"/>
      </w:r>
    </w:p>
    <w:p w14:paraId="3ECFD102" w14:textId="5B5A293E"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3—Acquisition of land outside the Project area</w:t>
      </w:r>
      <w:r>
        <w:rPr>
          <w:noProof/>
          <w:webHidden/>
        </w:rPr>
        <w:tab/>
      </w:r>
      <w:r>
        <w:rPr>
          <w:noProof/>
          <w:webHidden/>
        </w:rPr>
        <w:fldChar w:fldCharType="begin"/>
      </w:r>
      <w:r>
        <w:rPr>
          <w:noProof/>
          <w:webHidden/>
        </w:rPr>
        <w:instrText xml:space="preserve"> PAGEREF _Toc226010062 \h </w:instrText>
      </w:r>
      <w:r>
        <w:rPr>
          <w:noProof/>
          <w:webHidden/>
        </w:rPr>
      </w:r>
      <w:r>
        <w:rPr>
          <w:noProof/>
          <w:webHidden/>
        </w:rPr>
        <w:fldChar w:fldCharType="separate"/>
      </w:r>
      <w:r w:rsidR="00415255">
        <w:rPr>
          <w:noProof/>
          <w:webHidden/>
        </w:rPr>
        <w:t>46</w:t>
      </w:r>
      <w:r>
        <w:rPr>
          <w:noProof/>
          <w:webHidden/>
        </w:rPr>
        <w:fldChar w:fldCharType="end"/>
      </w:r>
    </w:p>
    <w:p w14:paraId="45921297" w14:textId="1F9243A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54</w:t>
      </w:r>
      <w:r>
        <w:rPr>
          <w:rFonts w:asciiTheme="minorHAnsi" w:eastAsiaTheme="minorEastAsia" w:hAnsiTheme="minorHAnsi" w:cstheme="minorBidi"/>
          <w:noProof/>
          <w:kern w:val="2"/>
          <w:sz w:val="24"/>
          <w:szCs w:val="24"/>
          <w:lang w:val="en-AU" w:eastAsia="en-AU"/>
          <w14:ligatures w14:val="standardContextual"/>
        </w:rPr>
        <w:tab/>
      </w:r>
      <w:r>
        <w:rPr>
          <w:noProof/>
        </w:rPr>
        <w:t>Power of Authority to purchase land</w:t>
      </w:r>
      <w:r>
        <w:rPr>
          <w:noProof/>
          <w:webHidden/>
        </w:rPr>
        <w:tab/>
      </w:r>
      <w:r>
        <w:rPr>
          <w:noProof/>
          <w:webHidden/>
        </w:rPr>
        <w:fldChar w:fldCharType="begin"/>
      </w:r>
      <w:r>
        <w:rPr>
          <w:noProof/>
          <w:webHidden/>
        </w:rPr>
        <w:instrText xml:space="preserve"> PAGEREF _Toc226010063 \h </w:instrText>
      </w:r>
      <w:r>
        <w:rPr>
          <w:noProof/>
          <w:webHidden/>
        </w:rPr>
      </w:r>
      <w:r>
        <w:rPr>
          <w:noProof/>
          <w:webHidden/>
        </w:rPr>
        <w:fldChar w:fldCharType="separate"/>
      </w:r>
      <w:r w:rsidR="00415255">
        <w:rPr>
          <w:noProof/>
          <w:webHidden/>
        </w:rPr>
        <w:t>46</w:t>
      </w:r>
      <w:r>
        <w:rPr>
          <w:noProof/>
          <w:webHidden/>
        </w:rPr>
        <w:fldChar w:fldCharType="end"/>
      </w:r>
    </w:p>
    <w:p w14:paraId="0FE01508" w14:textId="70F658F5"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lastRenderedPageBreak/>
        <w:t>Part 4</w:t>
      </w:r>
      <w:r w:rsidRPr="008B2E22">
        <w:rPr>
          <w:bCs/>
          <w:noProof/>
        </w:rPr>
        <w:t>—</w:t>
      </w:r>
      <w:r w:rsidRPr="008B2E22">
        <w:rPr>
          <w:noProof/>
        </w:rPr>
        <w:t>Provision of public land and Council land</w:t>
      </w:r>
      <w:r w:rsidRPr="008B2E22">
        <w:rPr>
          <w:noProof/>
          <w:webHidden/>
        </w:rPr>
        <w:tab/>
      </w:r>
      <w:r w:rsidRPr="008B2E22">
        <w:rPr>
          <w:noProof/>
          <w:webHidden/>
        </w:rPr>
        <w:fldChar w:fldCharType="begin"/>
      </w:r>
      <w:r w:rsidRPr="008B2E22">
        <w:rPr>
          <w:noProof/>
          <w:webHidden/>
        </w:rPr>
        <w:instrText xml:space="preserve"> PAGEREF _Toc226010064 \h </w:instrText>
      </w:r>
      <w:r w:rsidRPr="008B2E22">
        <w:rPr>
          <w:noProof/>
          <w:webHidden/>
        </w:rPr>
      </w:r>
      <w:r w:rsidRPr="008B2E22">
        <w:rPr>
          <w:noProof/>
          <w:webHidden/>
        </w:rPr>
        <w:fldChar w:fldCharType="separate"/>
      </w:r>
      <w:r w:rsidR="00415255">
        <w:rPr>
          <w:noProof/>
          <w:webHidden/>
        </w:rPr>
        <w:t>48</w:t>
      </w:r>
      <w:r w:rsidRPr="008B2E22">
        <w:rPr>
          <w:noProof/>
          <w:webHidden/>
        </w:rPr>
        <w:fldChar w:fldCharType="end"/>
      </w:r>
    </w:p>
    <w:p w14:paraId="22939625" w14:textId="155839F0"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1—Surrender or divesting of public land and Council land</w:t>
      </w:r>
      <w:r>
        <w:rPr>
          <w:noProof/>
          <w:webHidden/>
        </w:rPr>
        <w:tab/>
      </w:r>
      <w:r>
        <w:rPr>
          <w:noProof/>
          <w:webHidden/>
        </w:rPr>
        <w:fldChar w:fldCharType="begin"/>
      </w:r>
      <w:r>
        <w:rPr>
          <w:noProof/>
          <w:webHidden/>
        </w:rPr>
        <w:instrText xml:space="preserve"> PAGEREF _Toc226010065 \h </w:instrText>
      </w:r>
      <w:r>
        <w:rPr>
          <w:noProof/>
          <w:webHidden/>
        </w:rPr>
      </w:r>
      <w:r>
        <w:rPr>
          <w:noProof/>
          <w:webHidden/>
        </w:rPr>
        <w:fldChar w:fldCharType="separate"/>
      </w:r>
      <w:r w:rsidR="00415255">
        <w:rPr>
          <w:noProof/>
          <w:webHidden/>
        </w:rPr>
        <w:t>48</w:t>
      </w:r>
      <w:r>
        <w:rPr>
          <w:noProof/>
          <w:webHidden/>
        </w:rPr>
        <w:fldChar w:fldCharType="end"/>
      </w:r>
    </w:p>
    <w:p w14:paraId="12F3D2CD" w14:textId="223E595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55</w:t>
      </w:r>
      <w:r>
        <w:rPr>
          <w:rFonts w:asciiTheme="minorHAnsi" w:eastAsiaTheme="minorEastAsia" w:hAnsiTheme="minorHAnsi" w:cstheme="minorBidi"/>
          <w:noProof/>
          <w:kern w:val="2"/>
          <w:sz w:val="24"/>
          <w:szCs w:val="24"/>
          <w:lang w:val="en-AU" w:eastAsia="en-AU"/>
          <w14:ligatures w14:val="standardContextual"/>
        </w:rPr>
        <w:tab/>
      </w:r>
      <w:r>
        <w:rPr>
          <w:noProof/>
        </w:rPr>
        <w:t>Surrender or divesting of land of public authorities and Councils</w:t>
      </w:r>
      <w:r>
        <w:rPr>
          <w:noProof/>
          <w:webHidden/>
        </w:rPr>
        <w:tab/>
      </w:r>
      <w:r>
        <w:rPr>
          <w:noProof/>
          <w:webHidden/>
        </w:rPr>
        <w:fldChar w:fldCharType="begin"/>
      </w:r>
      <w:r>
        <w:rPr>
          <w:noProof/>
          <w:webHidden/>
        </w:rPr>
        <w:instrText xml:space="preserve"> PAGEREF _Toc226010066 \h </w:instrText>
      </w:r>
      <w:r>
        <w:rPr>
          <w:noProof/>
          <w:webHidden/>
        </w:rPr>
      </w:r>
      <w:r>
        <w:rPr>
          <w:noProof/>
          <w:webHidden/>
        </w:rPr>
        <w:fldChar w:fldCharType="separate"/>
      </w:r>
      <w:r w:rsidR="00415255">
        <w:rPr>
          <w:noProof/>
          <w:webHidden/>
        </w:rPr>
        <w:t>48</w:t>
      </w:r>
      <w:r>
        <w:rPr>
          <w:noProof/>
          <w:webHidden/>
        </w:rPr>
        <w:fldChar w:fldCharType="end"/>
      </w:r>
    </w:p>
    <w:p w14:paraId="2EEAAF48" w14:textId="2B22DAD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56</w:t>
      </w:r>
      <w:r>
        <w:rPr>
          <w:rFonts w:asciiTheme="minorHAnsi" w:eastAsiaTheme="minorEastAsia" w:hAnsiTheme="minorHAnsi" w:cstheme="minorBidi"/>
          <w:noProof/>
          <w:kern w:val="2"/>
          <w:sz w:val="24"/>
          <w:szCs w:val="24"/>
          <w:lang w:val="en-AU" w:eastAsia="en-AU"/>
          <w14:ligatures w14:val="standardContextual"/>
        </w:rPr>
        <w:tab/>
      </w:r>
      <w:r>
        <w:rPr>
          <w:noProof/>
        </w:rPr>
        <w:t>Surrender of interests in unreserved Crown land</w:t>
      </w:r>
      <w:r>
        <w:rPr>
          <w:noProof/>
          <w:webHidden/>
        </w:rPr>
        <w:tab/>
      </w:r>
      <w:r>
        <w:rPr>
          <w:noProof/>
          <w:webHidden/>
        </w:rPr>
        <w:fldChar w:fldCharType="begin"/>
      </w:r>
      <w:r>
        <w:rPr>
          <w:noProof/>
          <w:webHidden/>
        </w:rPr>
        <w:instrText xml:space="preserve"> PAGEREF _Toc226010067 \h </w:instrText>
      </w:r>
      <w:r>
        <w:rPr>
          <w:noProof/>
          <w:webHidden/>
        </w:rPr>
      </w:r>
      <w:r>
        <w:rPr>
          <w:noProof/>
          <w:webHidden/>
        </w:rPr>
        <w:fldChar w:fldCharType="separate"/>
      </w:r>
      <w:r w:rsidR="00415255">
        <w:rPr>
          <w:noProof/>
          <w:webHidden/>
        </w:rPr>
        <w:t>49</w:t>
      </w:r>
      <w:r>
        <w:rPr>
          <w:noProof/>
          <w:webHidden/>
        </w:rPr>
        <w:fldChar w:fldCharType="end"/>
      </w:r>
    </w:p>
    <w:p w14:paraId="7C532875" w14:textId="6DA1475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57</w:t>
      </w:r>
      <w:r>
        <w:rPr>
          <w:rFonts w:asciiTheme="minorHAnsi" w:eastAsiaTheme="minorEastAsia" w:hAnsiTheme="minorHAnsi" w:cstheme="minorBidi"/>
          <w:noProof/>
          <w:kern w:val="2"/>
          <w:sz w:val="24"/>
          <w:szCs w:val="24"/>
          <w:lang w:val="en-AU" w:eastAsia="en-AU"/>
          <w14:ligatures w14:val="standardContextual"/>
        </w:rPr>
        <w:tab/>
      </w:r>
      <w:r>
        <w:rPr>
          <w:noProof/>
        </w:rPr>
        <w:t>Effect of surrender or divesting</w:t>
      </w:r>
      <w:r>
        <w:rPr>
          <w:noProof/>
          <w:webHidden/>
        </w:rPr>
        <w:tab/>
      </w:r>
      <w:r>
        <w:rPr>
          <w:noProof/>
          <w:webHidden/>
        </w:rPr>
        <w:fldChar w:fldCharType="begin"/>
      </w:r>
      <w:r>
        <w:rPr>
          <w:noProof/>
          <w:webHidden/>
        </w:rPr>
        <w:instrText xml:space="preserve"> PAGEREF _Toc226010068 \h </w:instrText>
      </w:r>
      <w:r>
        <w:rPr>
          <w:noProof/>
          <w:webHidden/>
        </w:rPr>
      </w:r>
      <w:r>
        <w:rPr>
          <w:noProof/>
          <w:webHidden/>
        </w:rPr>
        <w:fldChar w:fldCharType="separate"/>
      </w:r>
      <w:r w:rsidR="00415255">
        <w:rPr>
          <w:noProof/>
          <w:webHidden/>
        </w:rPr>
        <w:t>49</w:t>
      </w:r>
      <w:r>
        <w:rPr>
          <w:noProof/>
          <w:webHidden/>
        </w:rPr>
        <w:fldChar w:fldCharType="end"/>
      </w:r>
    </w:p>
    <w:p w14:paraId="1D43FF66" w14:textId="6993998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58</w:t>
      </w:r>
      <w:r>
        <w:rPr>
          <w:rFonts w:asciiTheme="minorHAnsi" w:eastAsiaTheme="minorEastAsia" w:hAnsiTheme="minorHAnsi" w:cstheme="minorBidi"/>
          <w:noProof/>
          <w:kern w:val="2"/>
          <w:sz w:val="24"/>
          <w:szCs w:val="24"/>
          <w:lang w:val="en-AU" w:eastAsia="en-AU"/>
          <w14:ligatures w14:val="standardContextual"/>
        </w:rPr>
        <w:tab/>
      </w:r>
      <w:r>
        <w:rPr>
          <w:noProof/>
        </w:rPr>
        <w:t>Temporary reservation may be amended or revoked</w:t>
      </w:r>
      <w:r>
        <w:rPr>
          <w:noProof/>
          <w:webHidden/>
        </w:rPr>
        <w:tab/>
      </w:r>
      <w:r>
        <w:rPr>
          <w:noProof/>
          <w:webHidden/>
        </w:rPr>
        <w:fldChar w:fldCharType="begin"/>
      </w:r>
      <w:r>
        <w:rPr>
          <w:noProof/>
          <w:webHidden/>
        </w:rPr>
        <w:instrText xml:space="preserve"> PAGEREF _Toc226010069 \h </w:instrText>
      </w:r>
      <w:r>
        <w:rPr>
          <w:noProof/>
          <w:webHidden/>
        </w:rPr>
      </w:r>
      <w:r>
        <w:rPr>
          <w:noProof/>
          <w:webHidden/>
        </w:rPr>
        <w:fldChar w:fldCharType="separate"/>
      </w:r>
      <w:r w:rsidR="00415255">
        <w:rPr>
          <w:noProof/>
          <w:webHidden/>
        </w:rPr>
        <w:t>51</w:t>
      </w:r>
      <w:r>
        <w:rPr>
          <w:noProof/>
          <w:webHidden/>
        </w:rPr>
        <w:fldChar w:fldCharType="end"/>
      </w:r>
    </w:p>
    <w:p w14:paraId="54A9BF4D" w14:textId="7530E364"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2—Removal of reservations on land</w:t>
      </w:r>
      <w:r>
        <w:rPr>
          <w:noProof/>
          <w:webHidden/>
        </w:rPr>
        <w:tab/>
      </w:r>
      <w:r>
        <w:rPr>
          <w:noProof/>
          <w:webHidden/>
        </w:rPr>
        <w:fldChar w:fldCharType="begin"/>
      </w:r>
      <w:r>
        <w:rPr>
          <w:noProof/>
          <w:webHidden/>
        </w:rPr>
        <w:instrText xml:space="preserve"> PAGEREF _Toc226010070 \h </w:instrText>
      </w:r>
      <w:r>
        <w:rPr>
          <w:noProof/>
          <w:webHidden/>
        </w:rPr>
      </w:r>
      <w:r>
        <w:rPr>
          <w:noProof/>
          <w:webHidden/>
        </w:rPr>
        <w:fldChar w:fldCharType="separate"/>
      </w:r>
      <w:r w:rsidR="00415255">
        <w:rPr>
          <w:noProof/>
          <w:webHidden/>
        </w:rPr>
        <w:t>51</w:t>
      </w:r>
      <w:r>
        <w:rPr>
          <w:noProof/>
          <w:webHidden/>
        </w:rPr>
        <w:fldChar w:fldCharType="end"/>
      </w:r>
    </w:p>
    <w:p w14:paraId="0F1CBF3F" w14:textId="1417554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59</w:t>
      </w:r>
      <w:r>
        <w:rPr>
          <w:rFonts w:asciiTheme="minorHAnsi" w:eastAsiaTheme="minorEastAsia" w:hAnsiTheme="minorHAnsi" w:cstheme="minorBidi"/>
          <w:noProof/>
          <w:kern w:val="2"/>
          <w:sz w:val="24"/>
          <w:szCs w:val="24"/>
          <w:lang w:val="en-AU" w:eastAsia="en-AU"/>
          <w14:ligatures w14:val="standardContextual"/>
        </w:rPr>
        <w:tab/>
      </w:r>
      <w:r>
        <w:rPr>
          <w:noProof/>
        </w:rPr>
        <w:t>Land Acts not to apply</w:t>
      </w:r>
      <w:r>
        <w:rPr>
          <w:noProof/>
          <w:webHidden/>
        </w:rPr>
        <w:tab/>
      </w:r>
      <w:r>
        <w:rPr>
          <w:noProof/>
          <w:webHidden/>
        </w:rPr>
        <w:fldChar w:fldCharType="begin"/>
      </w:r>
      <w:r>
        <w:rPr>
          <w:noProof/>
          <w:webHidden/>
        </w:rPr>
        <w:instrText xml:space="preserve"> PAGEREF _Toc226010071 \h </w:instrText>
      </w:r>
      <w:r>
        <w:rPr>
          <w:noProof/>
          <w:webHidden/>
        </w:rPr>
      </w:r>
      <w:r>
        <w:rPr>
          <w:noProof/>
          <w:webHidden/>
        </w:rPr>
        <w:fldChar w:fldCharType="separate"/>
      </w:r>
      <w:r w:rsidR="00415255">
        <w:rPr>
          <w:noProof/>
          <w:webHidden/>
        </w:rPr>
        <w:t>51</w:t>
      </w:r>
      <w:r>
        <w:rPr>
          <w:noProof/>
          <w:webHidden/>
        </w:rPr>
        <w:fldChar w:fldCharType="end"/>
      </w:r>
    </w:p>
    <w:p w14:paraId="5CE1984B" w14:textId="716434A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60</w:t>
      </w:r>
      <w:r>
        <w:rPr>
          <w:rFonts w:asciiTheme="minorHAnsi" w:eastAsiaTheme="minorEastAsia" w:hAnsiTheme="minorHAnsi" w:cstheme="minorBidi"/>
          <w:noProof/>
          <w:kern w:val="2"/>
          <w:sz w:val="24"/>
          <w:szCs w:val="24"/>
          <w:lang w:val="en-AU" w:eastAsia="en-AU"/>
          <w14:ligatures w14:val="standardContextual"/>
        </w:rPr>
        <w:tab/>
      </w:r>
      <w:r>
        <w:rPr>
          <w:noProof/>
        </w:rPr>
        <w:t xml:space="preserve">Revocation of reservation </w:t>
      </w:r>
      <w:r w:rsidRPr="00CE3785">
        <w:rPr>
          <w:bCs/>
          <w:noProof/>
        </w:rPr>
        <w:t>of Schedule 1</w:t>
      </w:r>
      <w:r>
        <w:rPr>
          <w:noProof/>
        </w:rPr>
        <w:t xml:space="preserve"> land</w:t>
      </w:r>
      <w:r>
        <w:rPr>
          <w:noProof/>
          <w:webHidden/>
        </w:rPr>
        <w:tab/>
      </w:r>
      <w:r>
        <w:rPr>
          <w:noProof/>
          <w:webHidden/>
        </w:rPr>
        <w:fldChar w:fldCharType="begin"/>
      </w:r>
      <w:r>
        <w:rPr>
          <w:noProof/>
          <w:webHidden/>
        </w:rPr>
        <w:instrText xml:space="preserve"> PAGEREF _Toc226010072 \h </w:instrText>
      </w:r>
      <w:r>
        <w:rPr>
          <w:noProof/>
          <w:webHidden/>
        </w:rPr>
      </w:r>
      <w:r>
        <w:rPr>
          <w:noProof/>
          <w:webHidden/>
        </w:rPr>
        <w:fldChar w:fldCharType="separate"/>
      </w:r>
      <w:r w:rsidR="00415255">
        <w:rPr>
          <w:noProof/>
          <w:webHidden/>
        </w:rPr>
        <w:t>51</w:t>
      </w:r>
      <w:r>
        <w:rPr>
          <w:noProof/>
          <w:webHidden/>
        </w:rPr>
        <w:fldChar w:fldCharType="end"/>
      </w:r>
    </w:p>
    <w:p w14:paraId="559C6F3A" w14:textId="4372C5B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61</w:t>
      </w:r>
      <w:r>
        <w:rPr>
          <w:rFonts w:asciiTheme="minorHAnsi" w:eastAsiaTheme="minorEastAsia" w:hAnsiTheme="minorHAnsi" w:cstheme="minorBidi"/>
          <w:noProof/>
          <w:kern w:val="2"/>
          <w:sz w:val="24"/>
          <w:szCs w:val="24"/>
          <w:lang w:val="en-AU" w:eastAsia="en-AU"/>
          <w14:ligatures w14:val="standardContextual"/>
        </w:rPr>
        <w:tab/>
      </w:r>
      <w:r>
        <w:rPr>
          <w:noProof/>
        </w:rPr>
        <w:t>Revocation of reservations—entire reservation</w:t>
      </w:r>
      <w:r>
        <w:rPr>
          <w:noProof/>
          <w:webHidden/>
        </w:rPr>
        <w:tab/>
      </w:r>
      <w:r>
        <w:rPr>
          <w:noProof/>
          <w:webHidden/>
        </w:rPr>
        <w:fldChar w:fldCharType="begin"/>
      </w:r>
      <w:r>
        <w:rPr>
          <w:noProof/>
          <w:webHidden/>
        </w:rPr>
        <w:instrText xml:space="preserve"> PAGEREF _Toc226010073 \h </w:instrText>
      </w:r>
      <w:r>
        <w:rPr>
          <w:noProof/>
          <w:webHidden/>
        </w:rPr>
      </w:r>
      <w:r>
        <w:rPr>
          <w:noProof/>
          <w:webHidden/>
        </w:rPr>
        <w:fldChar w:fldCharType="separate"/>
      </w:r>
      <w:r w:rsidR="00415255">
        <w:rPr>
          <w:noProof/>
          <w:webHidden/>
        </w:rPr>
        <w:t>51</w:t>
      </w:r>
      <w:r>
        <w:rPr>
          <w:noProof/>
          <w:webHidden/>
        </w:rPr>
        <w:fldChar w:fldCharType="end"/>
      </w:r>
    </w:p>
    <w:p w14:paraId="6D63F92E" w14:textId="30614A8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62</w:t>
      </w:r>
      <w:r>
        <w:rPr>
          <w:rFonts w:asciiTheme="minorHAnsi" w:eastAsiaTheme="minorEastAsia" w:hAnsiTheme="minorHAnsi" w:cstheme="minorBidi"/>
          <w:noProof/>
          <w:kern w:val="2"/>
          <w:sz w:val="24"/>
          <w:szCs w:val="24"/>
          <w:lang w:val="en-AU" w:eastAsia="en-AU"/>
          <w14:ligatures w14:val="standardContextual"/>
        </w:rPr>
        <w:tab/>
      </w:r>
      <w:r>
        <w:rPr>
          <w:noProof/>
        </w:rPr>
        <w:t>Revocation of reservations—part of reservation</w:t>
      </w:r>
      <w:r>
        <w:rPr>
          <w:noProof/>
          <w:webHidden/>
        </w:rPr>
        <w:tab/>
      </w:r>
      <w:r>
        <w:rPr>
          <w:noProof/>
          <w:webHidden/>
        </w:rPr>
        <w:fldChar w:fldCharType="begin"/>
      </w:r>
      <w:r>
        <w:rPr>
          <w:noProof/>
          <w:webHidden/>
        </w:rPr>
        <w:instrText xml:space="preserve"> PAGEREF _Toc226010074 \h </w:instrText>
      </w:r>
      <w:r>
        <w:rPr>
          <w:noProof/>
          <w:webHidden/>
        </w:rPr>
      </w:r>
      <w:r>
        <w:rPr>
          <w:noProof/>
          <w:webHidden/>
        </w:rPr>
        <w:fldChar w:fldCharType="separate"/>
      </w:r>
      <w:r w:rsidR="00415255">
        <w:rPr>
          <w:noProof/>
          <w:webHidden/>
        </w:rPr>
        <w:t>52</w:t>
      </w:r>
      <w:r>
        <w:rPr>
          <w:noProof/>
          <w:webHidden/>
        </w:rPr>
        <w:fldChar w:fldCharType="end"/>
      </w:r>
    </w:p>
    <w:p w14:paraId="2F5B563E" w14:textId="518C8FF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63</w:t>
      </w:r>
      <w:r>
        <w:rPr>
          <w:rFonts w:asciiTheme="minorHAnsi" w:eastAsiaTheme="minorEastAsia" w:hAnsiTheme="minorHAnsi" w:cstheme="minorBidi"/>
          <w:noProof/>
          <w:kern w:val="2"/>
          <w:sz w:val="24"/>
          <w:szCs w:val="24"/>
          <w:lang w:val="en-AU" w:eastAsia="en-AU"/>
          <w14:ligatures w14:val="standardContextual"/>
        </w:rPr>
        <w:tab/>
      </w:r>
      <w:r>
        <w:rPr>
          <w:noProof/>
        </w:rPr>
        <w:t>Effect of revocation of reservation</w:t>
      </w:r>
      <w:r>
        <w:rPr>
          <w:noProof/>
          <w:webHidden/>
        </w:rPr>
        <w:tab/>
      </w:r>
      <w:r>
        <w:rPr>
          <w:noProof/>
          <w:webHidden/>
        </w:rPr>
        <w:fldChar w:fldCharType="begin"/>
      </w:r>
      <w:r>
        <w:rPr>
          <w:noProof/>
          <w:webHidden/>
        </w:rPr>
        <w:instrText xml:space="preserve"> PAGEREF _Toc226010075 \h </w:instrText>
      </w:r>
      <w:r>
        <w:rPr>
          <w:noProof/>
          <w:webHidden/>
        </w:rPr>
      </w:r>
      <w:r>
        <w:rPr>
          <w:noProof/>
          <w:webHidden/>
        </w:rPr>
        <w:fldChar w:fldCharType="separate"/>
      </w:r>
      <w:r w:rsidR="00415255">
        <w:rPr>
          <w:noProof/>
          <w:webHidden/>
        </w:rPr>
        <w:t>52</w:t>
      </w:r>
      <w:r>
        <w:rPr>
          <w:noProof/>
          <w:webHidden/>
        </w:rPr>
        <w:fldChar w:fldCharType="end"/>
      </w:r>
    </w:p>
    <w:p w14:paraId="5E085E2A" w14:textId="603CAB6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64</w:t>
      </w:r>
      <w:r>
        <w:rPr>
          <w:rFonts w:asciiTheme="minorHAnsi" w:eastAsiaTheme="minorEastAsia" w:hAnsiTheme="minorHAnsi" w:cstheme="minorBidi"/>
          <w:noProof/>
          <w:kern w:val="2"/>
          <w:sz w:val="24"/>
          <w:szCs w:val="24"/>
          <w:lang w:val="en-AU" w:eastAsia="en-AU"/>
          <w14:ligatures w14:val="standardContextual"/>
        </w:rPr>
        <w:tab/>
      </w:r>
      <w:r>
        <w:rPr>
          <w:noProof/>
        </w:rPr>
        <w:t>Temporary reservation may be amended or revoked</w:t>
      </w:r>
      <w:r>
        <w:rPr>
          <w:noProof/>
          <w:webHidden/>
        </w:rPr>
        <w:tab/>
      </w:r>
      <w:r>
        <w:rPr>
          <w:noProof/>
          <w:webHidden/>
        </w:rPr>
        <w:fldChar w:fldCharType="begin"/>
      </w:r>
      <w:r>
        <w:rPr>
          <w:noProof/>
          <w:webHidden/>
        </w:rPr>
        <w:instrText xml:space="preserve"> PAGEREF _Toc226010076 \h </w:instrText>
      </w:r>
      <w:r>
        <w:rPr>
          <w:noProof/>
          <w:webHidden/>
        </w:rPr>
      </w:r>
      <w:r>
        <w:rPr>
          <w:noProof/>
          <w:webHidden/>
        </w:rPr>
        <w:fldChar w:fldCharType="separate"/>
      </w:r>
      <w:r w:rsidR="00415255">
        <w:rPr>
          <w:noProof/>
          <w:webHidden/>
        </w:rPr>
        <w:t>54</w:t>
      </w:r>
      <w:r>
        <w:rPr>
          <w:noProof/>
          <w:webHidden/>
        </w:rPr>
        <w:fldChar w:fldCharType="end"/>
      </w:r>
    </w:p>
    <w:p w14:paraId="021162B4" w14:textId="6EE760D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65</w:t>
      </w:r>
      <w:r>
        <w:rPr>
          <w:rFonts w:asciiTheme="minorHAnsi" w:eastAsiaTheme="minorEastAsia" w:hAnsiTheme="minorHAnsi" w:cstheme="minorBidi"/>
          <w:noProof/>
          <w:kern w:val="2"/>
          <w:sz w:val="24"/>
          <w:szCs w:val="24"/>
          <w:lang w:val="en-AU" w:eastAsia="en-AU"/>
          <w14:ligatures w14:val="standardContextual"/>
        </w:rPr>
        <w:tab/>
      </w:r>
      <w:r>
        <w:rPr>
          <w:noProof/>
        </w:rPr>
        <w:t>Minister to be notified of reservation</w:t>
      </w:r>
      <w:r>
        <w:rPr>
          <w:noProof/>
          <w:webHidden/>
        </w:rPr>
        <w:tab/>
      </w:r>
      <w:r>
        <w:rPr>
          <w:noProof/>
          <w:webHidden/>
        </w:rPr>
        <w:fldChar w:fldCharType="begin"/>
      </w:r>
      <w:r>
        <w:rPr>
          <w:noProof/>
          <w:webHidden/>
        </w:rPr>
        <w:instrText xml:space="preserve"> PAGEREF _Toc226010077 \h </w:instrText>
      </w:r>
      <w:r>
        <w:rPr>
          <w:noProof/>
          <w:webHidden/>
        </w:rPr>
      </w:r>
      <w:r>
        <w:rPr>
          <w:noProof/>
          <w:webHidden/>
        </w:rPr>
        <w:fldChar w:fldCharType="separate"/>
      </w:r>
      <w:r w:rsidR="00415255">
        <w:rPr>
          <w:noProof/>
          <w:webHidden/>
        </w:rPr>
        <w:t>54</w:t>
      </w:r>
      <w:r>
        <w:rPr>
          <w:noProof/>
          <w:webHidden/>
        </w:rPr>
        <w:fldChar w:fldCharType="end"/>
      </w:r>
    </w:p>
    <w:p w14:paraId="70044703" w14:textId="579FC170"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3—Declaration of roads</w:t>
      </w:r>
      <w:r>
        <w:rPr>
          <w:noProof/>
          <w:webHidden/>
        </w:rPr>
        <w:tab/>
      </w:r>
      <w:r>
        <w:rPr>
          <w:noProof/>
          <w:webHidden/>
        </w:rPr>
        <w:fldChar w:fldCharType="begin"/>
      </w:r>
      <w:r>
        <w:rPr>
          <w:noProof/>
          <w:webHidden/>
        </w:rPr>
        <w:instrText xml:space="preserve"> PAGEREF _Toc226010078 \h </w:instrText>
      </w:r>
      <w:r>
        <w:rPr>
          <w:noProof/>
          <w:webHidden/>
        </w:rPr>
      </w:r>
      <w:r>
        <w:rPr>
          <w:noProof/>
          <w:webHidden/>
        </w:rPr>
        <w:fldChar w:fldCharType="separate"/>
      </w:r>
      <w:r w:rsidR="00415255">
        <w:rPr>
          <w:noProof/>
          <w:webHidden/>
        </w:rPr>
        <w:t>54</w:t>
      </w:r>
      <w:r>
        <w:rPr>
          <w:noProof/>
          <w:webHidden/>
        </w:rPr>
        <w:fldChar w:fldCharType="end"/>
      </w:r>
    </w:p>
    <w:p w14:paraId="6F254410" w14:textId="175B158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66</w:t>
      </w:r>
      <w:r>
        <w:rPr>
          <w:rFonts w:asciiTheme="minorHAnsi" w:eastAsiaTheme="minorEastAsia" w:hAnsiTheme="minorHAnsi" w:cstheme="minorBidi"/>
          <w:noProof/>
          <w:kern w:val="2"/>
          <w:sz w:val="24"/>
          <w:szCs w:val="24"/>
          <w:lang w:val="en-AU" w:eastAsia="en-AU"/>
          <w14:ligatures w14:val="standardContextual"/>
        </w:rPr>
        <w:tab/>
      </w:r>
      <w:r>
        <w:rPr>
          <w:noProof/>
        </w:rPr>
        <w:t>Orders may continue or declare roads</w:t>
      </w:r>
      <w:r>
        <w:rPr>
          <w:noProof/>
          <w:webHidden/>
        </w:rPr>
        <w:tab/>
      </w:r>
      <w:r>
        <w:rPr>
          <w:noProof/>
          <w:webHidden/>
        </w:rPr>
        <w:fldChar w:fldCharType="begin"/>
      </w:r>
      <w:r>
        <w:rPr>
          <w:noProof/>
          <w:webHidden/>
        </w:rPr>
        <w:instrText xml:space="preserve"> PAGEREF _Toc226010079 \h </w:instrText>
      </w:r>
      <w:r>
        <w:rPr>
          <w:noProof/>
          <w:webHidden/>
        </w:rPr>
      </w:r>
      <w:r>
        <w:rPr>
          <w:noProof/>
          <w:webHidden/>
        </w:rPr>
        <w:fldChar w:fldCharType="separate"/>
      </w:r>
      <w:r w:rsidR="00415255">
        <w:rPr>
          <w:noProof/>
          <w:webHidden/>
        </w:rPr>
        <w:t>54</w:t>
      </w:r>
      <w:r>
        <w:rPr>
          <w:noProof/>
          <w:webHidden/>
        </w:rPr>
        <w:fldChar w:fldCharType="end"/>
      </w:r>
    </w:p>
    <w:p w14:paraId="03B1020B" w14:textId="29A9581D"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4—Entry into possession of certain Project land</w:t>
      </w:r>
      <w:r>
        <w:rPr>
          <w:noProof/>
          <w:webHidden/>
        </w:rPr>
        <w:tab/>
      </w:r>
      <w:r>
        <w:rPr>
          <w:noProof/>
          <w:webHidden/>
        </w:rPr>
        <w:fldChar w:fldCharType="begin"/>
      </w:r>
      <w:r>
        <w:rPr>
          <w:noProof/>
          <w:webHidden/>
        </w:rPr>
        <w:instrText xml:space="preserve"> PAGEREF _Toc226010080 \h </w:instrText>
      </w:r>
      <w:r>
        <w:rPr>
          <w:noProof/>
          <w:webHidden/>
        </w:rPr>
      </w:r>
      <w:r>
        <w:rPr>
          <w:noProof/>
          <w:webHidden/>
        </w:rPr>
        <w:fldChar w:fldCharType="separate"/>
      </w:r>
      <w:r w:rsidR="00415255">
        <w:rPr>
          <w:noProof/>
          <w:webHidden/>
        </w:rPr>
        <w:t>55</w:t>
      </w:r>
      <w:r>
        <w:rPr>
          <w:noProof/>
          <w:webHidden/>
        </w:rPr>
        <w:fldChar w:fldCharType="end"/>
      </w:r>
    </w:p>
    <w:p w14:paraId="38A80696" w14:textId="6058A63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67</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_Toc226010081 \h </w:instrText>
      </w:r>
      <w:r>
        <w:rPr>
          <w:noProof/>
          <w:webHidden/>
        </w:rPr>
      </w:r>
      <w:r>
        <w:rPr>
          <w:noProof/>
          <w:webHidden/>
        </w:rPr>
        <w:fldChar w:fldCharType="separate"/>
      </w:r>
      <w:r w:rsidR="00415255">
        <w:rPr>
          <w:noProof/>
          <w:webHidden/>
        </w:rPr>
        <w:t>55</w:t>
      </w:r>
      <w:r>
        <w:rPr>
          <w:noProof/>
          <w:webHidden/>
        </w:rPr>
        <w:fldChar w:fldCharType="end"/>
      </w:r>
    </w:p>
    <w:p w14:paraId="211170E0" w14:textId="689526F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68</w:t>
      </w:r>
      <w:r>
        <w:rPr>
          <w:rFonts w:asciiTheme="minorHAnsi" w:eastAsiaTheme="minorEastAsia" w:hAnsiTheme="minorHAnsi" w:cstheme="minorBidi"/>
          <w:noProof/>
          <w:kern w:val="2"/>
          <w:sz w:val="24"/>
          <w:szCs w:val="24"/>
          <w:lang w:val="en-AU" w:eastAsia="en-AU"/>
          <w14:ligatures w14:val="standardContextual"/>
        </w:rPr>
        <w:tab/>
      </w:r>
      <w:r>
        <w:rPr>
          <w:noProof/>
        </w:rPr>
        <w:t>Power to enter into possession</w:t>
      </w:r>
      <w:r>
        <w:rPr>
          <w:noProof/>
          <w:webHidden/>
        </w:rPr>
        <w:tab/>
      </w:r>
      <w:r>
        <w:rPr>
          <w:noProof/>
          <w:webHidden/>
        </w:rPr>
        <w:fldChar w:fldCharType="begin"/>
      </w:r>
      <w:r>
        <w:rPr>
          <w:noProof/>
          <w:webHidden/>
        </w:rPr>
        <w:instrText xml:space="preserve"> PAGEREF _Toc226010082 \h </w:instrText>
      </w:r>
      <w:r>
        <w:rPr>
          <w:noProof/>
          <w:webHidden/>
        </w:rPr>
      </w:r>
      <w:r>
        <w:rPr>
          <w:noProof/>
          <w:webHidden/>
        </w:rPr>
        <w:fldChar w:fldCharType="separate"/>
      </w:r>
      <w:r w:rsidR="00415255">
        <w:rPr>
          <w:noProof/>
          <w:webHidden/>
        </w:rPr>
        <w:t>56</w:t>
      </w:r>
      <w:r>
        <w:rPr>
          <w:noProof/>
          <w:webHidden/>
        </w:rPr>
        <w:fldChar w:fldCharType="end"/>
      </w:r>
    </w:p>
    <w:p w14:paraId="352406AF" w14:textId="533A103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69</w:t>
      </w:r>
      <w:r>
        <w:rPr>
          <w:rFonts w:asciiTheme="minorHAnsi" w:eastAsiaTheme="minorEastAsia" w:hAnsiTheme="minorHAnsi" w:cstheme="minorBidi"/>
          <w:noProof/>
          <w:kern w:val="2"/>
          <w:sz w:val="24"/>
          <w:szCs w:val="24"/>
          <w:lang w:val="en-AU" w:eastAsia="en-AU"/>
          <w14:ligatures w14:val="standardContextual"/>
        </w:rPr>
        <w:tab/>
      </w:r>
      <w:r>
        <w:rPr>
          <w:noProof/>
        </w:rPr>
        <w:t>Authority must try to obtain agreement</w:t>
      </w:r>
      <w:r>
        <w:rPr>
          <w:noProof/>
          <w:webHidden/>
        </w:rPr>
        <w:tab/>
      </w:r>
      <w:r>
        <w:rPr>
          <w:noProof/>
          <w:webHidden/>
        </w:rPr>
        <w:fldChar w:fldCharType="begin"/>
      </w:r>
      <w:r>
        <w:rPr>
          <w:noProof/>
          <w:webHidden/>
        </w:rPr>
        <w:instrText xml:space="preserve"> PAGEREF _Toc226010083 \h </w:instrText>
      </w:r>
      <w:r>
        <w:rPr>
          <w:noProof/>
          <w:webHidden/>
        </w:rPr>
      </w:r>
      <w:r>
        <w:rPr>
          <w:noProof/>
          <w:webHidden/>
        </w:rPr>
        <w:fldChar w:fldCharType="separate"/>
      </w:r>
      <w:r w:rsidR="00415255">
        <w:rPr>
          <w:noProof/>
          <w:webHidden/>
        </w:rPr>
        <w:t>56</w:t>
      </w:r>
      <w:r>
        <w:rPr>
          <w:noProof/>
          <w:webHidden/>
        </w:rPr>
        <w:fldChar w:fldCharType="end"/>
      </w:r>
    </w:p>
    <w:p w14:paraId="42214216" w14:textId="243C8B9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70</w:t>
      </w:r>
      <w:r>
        <w:rPr>
          <w:rFonts w:asciiTheme="minorHAnsi" w:eastAsiaTheme="minorEastAsia" w:hAnsiTheme="minorHAnsi" w:cstheme="minorBidi"/>
          <w:noProof/>
          <w:kern w:val="2"/>
          <w:sz w:val="24"/>
          <w:szCs w:val="24"/>
          <w:lang w:val="en-AU" w:eastAsia="en-AU"/>
          <w14:ligatures w14:val="standardContextual"/>
        </w:rPr>
        <w:tab/>
      </w:r>
      <w:r>
        <w:rPr>
          <w:noProof/>
        </w:rPr>
        <w:t>Time for entry into possession—general</w:t>
      </w:r>
      <w:r>
        <w:rPr>
          <w:noProof/>
          <w:webHidden/>
        </w:rPr>
        <w:tab/>
      </w:r>
      <w:r>
        <w:rPr>
          <w:noProof/>
          <w:webHidden/>
        </w:rPr>
        <w:fldChar w:fldCharType="begin"/>
      </w:r>
      <w:r>
        <w:rPr>
          <w:noProof/>
          <w:webHidden/>
        </w:rPr>
        <w:instrText xml:space="preserve"> PAGEREF _Toc226010084 \h </w:instrText>
      </w:r>
      <w:r>
        <w:rPr>
          <w:noProof/>
          <w:webHidden/>
        </w:rPr>
      </w:r>
      <w:r>
        <w:rPr>
          <w:noProof/>
          <w:webHidden/>
        </w:rPr>
        <w:fldChar w:fldCharType="separate"/>
      </w:r>
      <w:r w:rsidR="00415255">
        <w:rPr>
          <w:noProof/>
          <w:webHidden/>
        </w:rPr>
        <w:t>56</w:t>
      </w:r>
      <w:r>
        <w:rPr>
          <w:noProof/>
          <w:webHidden/>
        </w:rPr>
        <w:fldChar w:fldCharType="end"/>
      </w:r>
    </w:p>
    <w:p w14:paraId="10F13005" w14:textId="0FA93FE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71</w:t>
      </w:r>
      <w:r>
        <w:rPr>
          <w:rFonts w:asciiTheme="minorHAnsi" w:eastAsiaTheme="minorEastAsia" w:hAnsiTheme="minorHAnsi" w:cstheme="minorBidi"/>
          <w:noProof/>
          <w:kern w:val="2"/>
          <w:sz w:val="24"/>
          <w:szCs w:val="24"/>
          <w:lang w:val="en-AU" w:eastAsia="en-AU"/>
          <w14:ligatures w14:val="standardContextual"/>
        </w:rPr>
        <w:tab/>
      </w:r>
      <w:r>
        <w:rPr>
          <w:noProof/>
        </w:rPr>
        <w:t>Time for entry into possession—residence or business</w:t>
      </w:r>
      <w:r>
        <w:rPr>
          <w:noProof/>
          <w:webHidden/>
        </w:rPr>
        <w:tab/>
      </w:r>
      <w:r>
        <w:rPr>
          <w:noProof/>
          <w:webHidden/>
        </w:rPr>
        <w:fldChar w:fldCharType="begin"/>
      </w:r>
      <w:r>
        <w:rPr>
          <w:noProof/>
          <w:webHidden/>
        </w:rPr>
        <w:instrText xml:space="preserve"> PAGEREF _Toc226010085 \h </w:instrText>
      </w:r>
      <w:r>
        <w:rPr>
          <w:noProof/>
          <w:webHidden/>
        </w:rPr>
      </w:r>
      <w:r>
        <w:rPr>
          <w:noProof/>
          <w:webHidden/>
        </w:rPr>
        <w:fldChar w:fldCharType="separate"/>
      </w:r>
      <w:r w:rsidR="00415255">
        <w:rPr>
          <w:noProof/>
          <w:webHidden/>
        </w:rPr>
        <w:t>56</w:t>
      </w:r>
      <w:r>
        <w:rPr>
          <w:noProof/>
          <w:webHidden/>
        </w:rPr>
        <w:fldChar w:fldCharType="end"/>
      </w:r>
    </w:p>
    <w:p w14:paraId="0FCBE41F" w14:textId="3F50B40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72</w:t>
      </w:r>
      <w:r>
        <w:rPr>
          <w:rFonts w:asciiTheme="minorHAnsi" w:eastAsiaTheme="minorEastAsia" w:hAnsiTheme="minorHAnsi" w:cstheme="minorBidi"/>
          <w:noProof/>
          <w:kern w:val="2"/>
          <w:sz w:val="24"/>
          <w:szCs w:val="24"/>
          <w:lang w:val="en-AU" w:eastAsia="en-AU"/>
          <w14:ligatures w14:val="standardContextual"/>
        </w:rPr>
        <w:tab/>
      </w:r>
      <w:r>
        <w:rPr>
          <w:noProof/>
        </w:rPr>
        <w:t>Early entry of place of residence or business</w:t>
      </w:r>
      <w:r>
        <w:rPr>
          <w:noProof/>
          <w:webHidden/>
        </w:rPr>
        <w:tab/>
      </w:r>
      <w:r>
        <w:rPr>
          <w:noProof/>
          <w:webHidden/>
        </w:rPr>
        <w:fldChar w:fldCharType="begin"/>
      </w:r>
      <w:r>
        <w:rPr>
          <w:noProof/>
          <w:webHidden/>
        </w:rPr>
        <w:instrText xml:space="preserve"> PAGEREF _Toc226010086 \h </w:instrText>
      </w:r>
      <w:r>
        <w:rPr>
          <w:noProof/>
          <w:webHidden/>
        </w:rPr>
      </w:r>
      <w:r>
        <w:rPr>
          <w:noProof/>
          <w:webHidden/>
        </w:rPr>
        <w:fldChar w:fldCharType="separate"/>
      </w:r>
      <w:r w:rsidR="00415255">
        <w:rPr>
          <w:noProof/>
          <w:webHidden/>
        </w:rPr>
        <w:t>58</w:t>
      </w:r>
      <w:r>
        <w:rPr>
          <w:noProof/>
          <w:webHidden/>
        </w:rPr>
        <w:fldChar w:fldCharType="end"/>
      </w:r>
    </w:p>
    <w:p w14:paraId="1BFB247F" w14:textId="27AA1E2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73</w:t>
      </w:r>
      <w:r>
        <w:rPr>
          <w:rFonts w:asciiTheme="minorHAnsi" w:eastAsiaTheme="minorEastAsia" w:hAnsiTheme="minorHAnsi" w:cstheme="minorBidi"/>
          <w:noProof/>
          <w:kern w:val="2"/>
          <w:sz w:val="24"/>
          <w:szCs w:val="24"/>
          <w:lang w:val="en-AU" w:eastAsia="en-AU"/>
          <w14:ligatures w14:val="standardContextual"/>
        </w:rPr>
        <w:tab/>
      </w:r>
      <w:r>
        <w:rPr>
          <w:noProof/>
        </w:rPr>
        <w:t>Occupation may be extended by agreement</w:t>
      </w:r>
      <w:r>
        <w:rPr>
          <w:noProof/>
          <w:webHidden/>
        </w:rPr>
        <w:tab/>
      </w:r>
      <w:r>
        <w:rPr>
          <w:noProof/>
          <w:webHidden/>
        </w:rPr>
        <w:fldChar w:fldCharType="begin"/>
      </w:r>
      <w:r>
        <w:rPr>
          <w:noProof/>
          <w:webHidden/>
        </w:rPr>
        <w:instrText xml:space="preserve"> PAGEREF _Toc226010087 \h </w:instrText>
      </w:r>
      <w:r>
        <w:rPr>
          <w:noProof/>
          <w:webHidden/>
        </w:rPr>
      </w:r>
      <w:r>
        <w:rPr>
          <w:noProof/>
          <w:webHidden/>
        </w:rPr>
        <w:fldChar w:fldCharType="separate"/>
      </w:r>
      <w:r w:rsidR="00415255">
        <w:rPr>
          <w:noProof/>
          <w:webHidden/>
        </w:rPr>
        <w:t>59</w:t>
      </w:r>
      <w:r>
        <w:rPr>
          <w:noProof/>
          <w:webHidden/>
        </w:rPr>
        <w:fldChar w:fldCharType="end"/>
      </w:r>
    </w:p>
    <w:p w14:paraId="0CB3EE90" w14:textId="7FD1B48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74</w:t>
      </w:r>
      <w:r>
        <w:rPr>
          <w:rFonts w:asciiTheme="minorHAnsi" w:eastAsiaTheme="minorEastAsia" w:hAnsiTheme="minorHAnsi" w:cstheme="minorBidi"/>
          <w:noProof/>
          <w:kern w:val="2"/>
          <w:sz w:val="24"/>
          <w:szCs w:val="24"/>
          <w:lang w:val="en-AU" w:eastAsia="en-AU"/>
          <w14:ligatures w14:val="standardContextual"/>
        </w:rPr>
        <w:tab/>
      </w:r>
      <w:r>
        <w:rPr>
          <w:noProof/>
        </w:rPr>
        <w:t>Continued occupation without agreement</w:t>
      </w:r>
      <w:r>
        <w:rPr>
          <w:noProof/>
          <w:webHidden/>
        </w:rPr>
        <w:tab/>
      </w:r>
      <w:r>
        <w:rPr>
          <w:noProof/>
          <w:webHidden/>
        </w:rPr>
        <w:fldChar w:fldCharType="begin"/>
      </w:r>
      <w:r>
        <w:rPr>
          <w:noProof/>
          <w:webHidden/>
        </w:rPr>
        <w:instrText xml:space="preserve"> PAGEREF _Toc226010088 \h </w:instrText>
      </w:r>
      <w:r>
        <w:rPr>
          <w:noProof/>
          <w:webHidden/>
        </w:rPr>
      </w:r>
      <w:r>
        <w:rPr>
          <w:noProof/>
          <w:webHidden/>
        </w:rPr>
        <w:fldChar w:fldCharType="separate"/>
      </w:r>
      <w:r w:rsidR="00415255">
        <w:rPr>
          <w:noProof/>
          <w:webHidden/>
        </w:rPr>
        <w:t>59</w:t>
      </w:r>
      <w:r>
        <w:rPr>
          <w:noProof/>
          <w:webHidden/>
        </w:rPr>
        <w:fldChar w:fldCharType="end"/>
      </w:r>
    </w:p>
    <w:p w14:paraId="6DD3B64B" w14:textId="5CEE173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75</w:t>
      </w:r>
      <w:r>
        <w:rPr>
          <w:rFonts w:asciiTheme="minorHAnsi" w:eastAsiaTheme="minorEastAsia" w:hAnsiTheme="minorHAnsi" w:cstheme="minorBidi"/>
          <w:noProof/>
          <w:kern w:val="2"/>
          <w:sz w:val="24"/>
          <w:szCs w:val="24"/>
          <w:lang w:val="en-AU" w:eastAsia="en-AU"/>
          <w14:ligatures w14:val="standardContextual"/>
        </w:rPr>
        <w:tab/>
      </w:r>
      <w:r>
        <w:rPr>
          <w:noProof/>
        </w:rPr>
        <w:t>Recovery of rent</w:t>
      </w:r>
      <w:r>
        <w:rPr>
          <w:noProof/>
          <w:webHidden/>
        </w:rPr>
        <w:tab/>
      </w:r>
      <w:r>
        <w:rPr>
          <w:noProof/>
          <w:webHidden/>
        </w:rPr>
        <w:fldChar w:fldCharType="begin"/>
      </w:r>
      <w:r>
        <w:rPr>
          <w:noProof/>
          <w:webHidden/>
        </w:rPr>
        <w:instrText xml:space="preserve"> PAGEREF _Toc226010089 \h </w:instrText>
      </w:r>
      <w:r>
        <w:rPr>
          <w:noProof/>
          <w:webHidden/>
        </w:rPr>
      </w:r>
      <w:r>
        <w:rPr>
          <w:noProof/>
          <w:webHidden/>
        </w:rPr>
        <w:fldChar w:fldCharType="separate"/>
      </w:r>
      <w:r w:rsidR="00415255">
        <w:rPr>
          <w:noProof/>
          <w:webHidden/>
        </w:rPr>
        <w:t>60</w:t>
      </w:r>
      <w:r>
        <w:rPr>
          <w:noProof/>
          <w:webHidden/>
        </w:rPr>
        <w:fldChar w:fldCharType="end"/>
      </w:r>
    </w:p>
    <w:p w14:paraId="6E054CFC" w14:textId="04655E2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76</w:t>
      </w:r>
      <w:r>
        <w:rPr>
          <w:rFonts w:asciiTheme="minorHAnsi" w:eastAsiaTheme="minorEastAsia" w:hAnsiTheme="minorHAnsi" w:cstheme="minorBidi"/>
          <w:noProof/>
          <w:kern w:val="2"/>
          <w:sz w:val="24"/>
          <w:szCs w:val="24"/>
          <w:lang w:val="en-AU" w:eastAsia="en-AU"/>
          <w14:ligatures w14:val="standardContextual"/>
        </w:rPr>
        <w:tab/>
      </w:r>
      <w:r>
        <w:rPr>
          <w:noProof/>
        </w:rPr>
        <w:t>Proceedings where refusal to give up possession</w:t>
      </w:r>
      <w:r>
        <w:rPr>
          <w:noProof/>
          <w:webHidden/>
        </w:rPr>
        <w:tab/>
      </w:r>
      <w:r>
        <w:rPr>
          <w:noProof/>
          <w:webHidden/>
        </w:rPr>
        <w:fldChar w:fldCharType="begin"/>
      </w:r>
      <w:r>
        <w:rPr>
          <w:noProof/>
          <w:webHidden/>
        </w:rPr>
        <w:instrText xml:space="preserve"> PAGEREF _Toc226010090 \h </w:instrText>
      </w:r>
      <w:r>
        <w:rPr>
          <w:noProof/>
          <w:webHidden/>
        </w:rPr>
      </w:r>
      <w:r>
        <w:rPr>
          <w:noProof/>
          <w:webHidden/>
        </w:rPr>
        <w:fldChar w:fldCharType="separate"/>
      </w:r>
      <w:r w:rsidR="00415255">
        <w:rPr>
          <w:noProof/>
          <w:webHidden/>
        </w:rPr>
        <w:t>60</w:t>
      </w:r>
      <w:r>
        <w:rPr>
          <w:noProof/>
          <w:webHidden/>
        </w:rPr>
        <w:fldChar w:fldCharType="end"/>
      </w:r>
    </w:p>
    <w:p w14:paraId="5C67558F" w14:textId="187BF26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77</w:t>
      </w:r>
      <w:r>
        <w:rPr>
          <w:rFonts w:asciiTheme="minorHAnsi" w:eastAsiaTheme="minorEastAsia" w:hAnsiTheme="minorHAnsi" w:cstheme="minorBidi"/>
          <w:noProof/>
          <w:kern w:val="2"/>
          <w:sz w:val="24"/>
          <w:szCs w:val="24"/>
          <w:lang w:val="en-AU" w:eastAsia="en-AU"/>
          <w14:ligatures w14:val="standardContextual"/>
        </w:rPr>
        <w:tab/>
      </w:r>
      <w:r>
        <w:rPr>
          <w:noProof/>
        </w:rPr>
        <w:t>Residential Tenancies Act 1997 not to apply</w:t>
      </w:r>
      <w:r>
        <w:rPr>
          <w:noProof/>
          <w:webHidden/>
        </w:rPr>
        <w:tab/>
      </w:r>
      <w:r>
        <w:rPr>
          <w:noProof/>
          <w:webHidden/>
        </w:rPr>
        <w:fldChar w:fldCharType="begin"/>
      </w:r>
      <w:r>
        <w:rPr>
          <w:noProof/>
          <w:webHidden/>
        </w:rPr>
        <w:instrText xml:space="preserve"> PAGEREF _Toc226010091 \h </w:instrText>
      </w:r>
      <w:r>
        <w:rPr>
          <w:noProof/>
          <w:webHidden/>
        </w:rPr>
      </w:r>
      <w:r>
        <w:rPr>
          <w:noProof/>
          <w:webHidden/>
        </w:rPr>
        <w:fldChar w:fldCharType="separate"/>
      </w:r>
      <w:r w:rsidR="00415255">
        <w:rPr>
          <w:noProof/>
          <w:webHidden/>
        </w:rPr>
        <w:t>61</w:t>
      </w:r>
      <w:r>
        <w:rPr>
          <w:noProof/>
          <w:webHidden/>
        </w:rPr>
        <w:fldChar w:fldCharType="end"/>
      </w:r>
    </w:p>
    <w:p w14:paraId="034A2C17" w14:textId="0CF5913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78</w:t>
      </w:r>
      <w:r>
        <w:rPr>
          <w:rFonts w:asciiTheme="minorHAnsi" w:eastAsiaTheme="minorEastAsia" w:hAnsiTheme="minorHAnsi" w:cstheme="minorBidi"/>
          <w:noProof/>
          <w:kern w:val="2"/>
          <w:sz w:val="24"/>
          <w:szCs w:val="24"/>
          <w:lang w:val="en-AU" w:eastAsia="en-AU"/>
          <w14:ligatures w14:val="standardContextual"/>
        </w:rPr>
        <w:tab/>
      </w:r>
      <w:r>
        <w:rPr>
          <w:noProof/>
        </w:rPr>
        <w:t>Giving of notices and documents</w:t>
      </w:r>
      <w:r>
        <w:rPr>
          <w:noProof/>
          <w:webHidden/>
        </w:rPr>
        <w:tab/>
      </w:r>
      <w:r>
        <w:rPr>
          <w:noProof/>
          <w:webHidden/>
        </w:rPr>
        <w:fldChar w:fldCharType="begin"/>
      </w:r>
      <w:r>
        <w:rPr>
          <w:noProof/>
          <w:webHidden/>
        </w:rPr>
        <w:instrText xml:space="preserve"> PAGEREF _Toc226010092 \h </w:instrText>
      </w:r>
      <w:r>
        <w:rPr>
          <w:noProof/>
          <w:webHidden/>
        </w:rPr>
      </w:r>
      <w:r>
        <w:rPr>
          <w:noProof/>
          <w:webHidden/>
        </w:rPr>
        <w:fldChar w:fldCharType="separate"/>
      </w:r>
      <w:r w:rsidR="00415255">
        <w:rPr>
          <w:noProof/>
          <w:webHidden/>
        </w:rPr>
        <w:t>61</w:t>
      </w:r>
      <w:r>
        <w:rPr>
          <w:noProof/>
          <w:webHidden/>
        </w:rPr>
        <w:fldChar w:fldCharType="end"/>
      </w:r>
    </w:p>
    <w:p w14:paraId="4F8A195D" w14:textId="10F1C395"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5—Compensation for surrendered or divested or reserved land</w:t>
      </w:r>
      <w:r>
        <w:rPr>
          <w:noProof/>
          <w:webHidden/>
        </w:rPr>
        <w:tab/>
      </w:r>
      <w:r>
        <w:rPr>
          <w:noProof/>
          <w:webHidden/>
        </w:rPr>
        <w:fldChar w:fldCharType="begin"/>
      </w:r>
      <w:r>
        <w:rPr>
          <w:noProof/>
          <w:webHidden/>
        </w:rPr>
        <w:instrText xml:space="preserve"> PAGEREF _Toc226010093 \h </w:instrText>
      </w:r>
      <w:r>
        <w:rPr>
          <w:noProof/>
          <w:webHidden/>
        </w:rPr>
      </w:r>
      <w:r>
        <w:rPr>
          <w:noProof/>
          <w:webHidden/>
        </w:rPr>
        <w:fldChar w:fldCharType="separate"/>
      </w:r>
      <w:r w:rsidR="00415255">
        <w:rPr>
          <w:noProof/>
          <w:webHidden/>
        </w:rPr>
        <w:t>62</w:t>
      </w:r>
      <w:r>
        <w:rPr>
          <w:noProof/>
          <w:webHidden/>
        </w:rPr>
        <w:fldChar w:fldCharType="end"/>
      </w:r>
    </w:p>
    <w:p w14:paraId="7FFBE8AA" w14:textId="73BEBA5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79</w:t>
      </w:r>
      <w:r>
        <w:rPr>
          <w:rFonts w:asciiTheme="minorHAnsi" w:eastAsiaTheme="minorEastAsia" w:hAnsiTheme="minorHAnsi" w:cstheme="minorBidi"/>
          <w:noProof/>
          <w:kern w:val="2"/>
          <w:sz w:val="24"/>
          <w:szCs w:val="24"/>
          <w:lang w:val="en-AU" w:eastAsia="en-AU"/>
          <w14:ligatures w14:val="standardContextual"/>
        </w:rPr>
        <w:tab/>
      </w:r>
      <w:r>
        <w:rPr>
          <w:noProof/>
        </w:rPr>
        <w:t>Compensation</w:t>
      </w:r>
      <w:r w:rsidRPr="00CE3785">
        <w:rPr>
          <w:bCs/>
          <w:noProof/>
        </w:rPr>
        <w:t>—</w:t>
      </w:r>
      <w:r>
        <w:rPr>
          <w:noProof/>
        </w:rPr>
        <w:t>surrender, divesting or revocation of reservation</w:t>
      </w:r>
      <w:r>
        <w:rPr>
          <w:noProof/>
          <w:webHidden/>
        </w:rPr>
        <w:tab/>
      </w:r>
      <w:r>
        <w:rPr>
          <w:noProof/>
          <w:webHidden/>
        </w:rPr>
        <w:fldChar w:fldCharType="begin"/>
      </w:r>
      <w:r>
        <w:rPr>
          <w:noProof/>
          <w:webHidden/>
        </w:rPr>
        <w:instrText xml:space="preserve"> PAGEREF _Toc226010094 \h </w:instrText>
      </w:r>
      <w:r>
        <w:rPr>
          <w:noProof/>
          <w:webHidden/>
        </w:rPr>
      </w:r>
      <w:r>
        <w:rPr>
          <w:noProof/>
          <w:webHidden/>
        </w:rPr>
        <w:fldChar w:fldCharType="separate"/>
      </w:r>
      <w:r w:rsidR="00415255">
        <w:rPr>
          <w:noProof/>
          <w:webHidden/>
        </w:rPr>
        <w:t>62</w:t>
      </w:r>
      <w:r>
        <w:rPr>
          <w:noProof/>
          <w:webHidden/>
        </w:rPr>
        <w:fldChar w:fldCharType="end"/>
      </w:r>
    </w:p>
    <w:p w14:paraId="7E19B777" w14:textId="1AF101B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80</w:t>
      </w:r>
      <w:r>
        <w:rPr>
          <w:rFonts w:asciiTheme="minorHAnsi" w:eastAsiaTheme="minorEastAsia" w:hAnsiTheme="minorHAnsi" w:cstheme="minorBidi"/>
          <w:noProof/>
          <w:kern w:val="2"/>
          <w:sz w:val="24"/>
          <w:szCs w:val="24"/>
          <w:lang w:val="en-AU" w:eastAsia="en-AU"/>
          <w14:ligatures w14:val="standardContextual"/>
        </w:rPr>
        <w:tab/>
      </w:r>
      <w:r>
        <w:rPr>
          <w:noProof/>
        </w:rPr>
        <w:t>Compensation for Councils in certain circumstances</w:t>
      </w:r>
      <w:r>
        <w:rPr>
          <w:noProof/>
          <w:webHidden/>
        </w:rPr>
        <w:tab/>
      </w:r>
      <w:r>
        <w:rPr>
          <w:noProof/>
          <w:webHidden/>
        </w:rPr>
        <w:fldChar w:fldCharType="begin"/>
      </w:r>
      <w:r>
        <w:rPr>
          <w:noProof/>
          <w:webHidden/>
        </w:rPr>
        <w:instrText xml:space="preserve"> PAGEREF _Toc226010095 \h </w:instrText>
      </w:r>
      <w:r>
        <w:rPr>
          <w:noProof/>
          <w:webHidden/>
        </w:rPr>
      </w:r>
      <w:r>
        <w:rPr>
          <w:noProof/>
          <w:webHidden/>
        </w:rPr>
        <w:fldChar w:fldCharType="separate"/>
      </w:r>
      <w:r w:rsidR="00415255">
        <w:rPr>
          <w:noProof/>
          <w:webHidden/>
        </w:rPr>
        <w:t>63</w:t>
      </w:r>
      <w:r>
        <w:rPr>
          <w:noProof/>
          <w:webHidden/>
        </w:rPr>
        <w:fldChar w:fldCharType="end"/>
      </w:r>
    </w:p>
    <w:p w14:paraId="3BA05E38" w14:textId="62E2924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81</w:t>
      </w:r>
      <w:r>
        <w:rPr>
          <w:rFonts w:asciiTheme="minorHAnsi" w:eastAsiaTheme="minorEastAsia" w:hAnsiTheme="minorHAnsi" w:cstheme="minorBidi"/>
          <w:noProof/>
          <w:kern w:val="2"/>
          <w:sz w:val="24"/>
          <w:szCs w:val="24"/>
          <w:lang w:val="en-AU" w:eastAsia="en-AU"/>
          <w14:ligatures w14:val="standardContextual"/>
        </w:rPr>
        <w:tab/>
      </w:r>
      <w:r>
        <w:rPr>
          <w:noProof/>
        </w:rPr>
        <w:t>Transfer of building or structure as compensation</w:t>
      </w:r>
      <w:r>
        <w:rPr>
          <w:noProof/>
          <w:webHidden/>
        </w:rPr>
        <w:tab/>
      </w:r>
      <w:r>
        <w:rPr>
          <w:noProof/>
          <w:webHidden/>
        </w:rPr>
        <w:fldChar w:fldCharType="begin"/>
      </w:r>
      <w:r>
        <w:rPr>
          <w:noProof/>
          <w:webHidden/>
        </w:rPr>
        <w:instrText xml:space="preserve"> PAGEREF _Toc226010096 \h </w:instrText>
      </w:r>
      <w:r>
        <w:rPr>
          <w:noProof/>
          <w:webHidden/>
        </w:rPr>
      </w:r>
      <w:r>
        <w:rPr>
          <w:noProof/>
          <w:webHidden/>
        </w:rPr>
        <w:fldChar w:fldCharType="separate"/>
      </w:r>
      <w:r w:rsidR="00415255">
        <w:rPr>
          <w:noProof/>
          <w:webHidden/>
        </w:rPr>
        <w:t>64</w:t>
      </w:r>
      <w:r>
        <w:rPr>
          <w:noProof/>
          <w:webHidden/>
        </w:rPr>
        <w:fldChar w:fldCharType="end"/>
      </w:r>
    </w:p>
    <w:p w14:paraId="124B6C47" w14:textId="1EBD324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82</w:t>
      </w:r>
      <w:r>
        <w:rPr>
          <w:rFonts w:asciiTheme="minorHAnsi" w:eastAsiaTheme="minorEastAsia" w:hAnsiTheme="minorHAnsi" w:cstheme="minorBidi"/>
          <w:noProof/>
          <w:kern w:val="2"/>
          <w:sz w:val="24"/>
          <w:szCs w:val="24"/>
          <w:lang w:val="en-AU" w:eastAsia="en-AU"/>
          <w14:ligatures w14:val="standardContextual"/>
        </w:rPr>
        <w:tab/>
      </w:r>
      <w:r>
        <w:rPr>
          <w:noProof/>
        </w:rPr>
        <w:t>Adjoining land may be provided as compensation</w:t>
      </w:r>
      <w:r>
        <w:rPr>
          <w:noProof/>
          <w:webHidden/>
        </w:rPr>
        <w:tab/>
      </w:r>
      <w:r>
        <w:rPr>
          <w:noProof/>
          <w:webHidden/>
        </w:rPr>
        <w:fldChar w:fldCharType="begin"/>
      </w:r>
      <w:r>
        <w:rPr>
          <w:noProof/>
          <w:webHidden/>
        </w:rPr>
        <w:instrText xml:space="preserve"> PAGEREF _Toc226010097 \h </w:instrText>
      </w:r>
      <w:r>
        <w:rPr>
          <w:noProof/>
          <w:webHidden/>
        </w:rPr>
      </w:r>
      <w:r>
        <w:rPr>
          <w:noProof/>
          <w:webHidden/>
        </w:rPr>
        <w:fldChar w:fldCharType="separate"/>
      </w:r>
      <w:r w:rsidR="00415255">
        <w:rPr>
          <w:noProof/>
          <w:webHidden/>
        </w:rPr>
        <w:t>65</w:t>
      </w:r>
      <w:r>
        <w:rPr>
          <w:noProof/>
          <w:webHidden/>
        </w:rPr>
        <w:fldChar w:fldCharType="end"/>
      </w:r>
    </w:p>
    <w:p w14:paraId="7285A2C7" w14:textId="676D7C4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83</w:t>
      </w:r>
      <w:r>
        <w:rPr>
          <w:rFonts w:asciiTheme="minorHAnsi" w:eastAsiaTheme="minorEastAsia" w:hAnsiTheme="minorHAnsi" w:cstheme="minorBidi"/>
          <w:noProof/>
          <w:kern w:val="2"/>
          <w:sz w:val="24"/>
          <w:szCs w:val="24"/>
          <w:lang w:val="en-AU" w:eastAsia="en-AU"/>
          <w14:ligatures w14:val="standardContextual"/>
        </w:rPr>
        <w:tab/>
      </w:r>
      <w:r>
        <w:rPr>
          <w:noProof/>
        </w:rPr>
        <w:t>No other compensation payable</w:t>
      </w:r>
      <w:r>
        <w:rPr>
          <w:noProof/>
          <w:webHidden/>
        </w:rPr>
        <w:tab/>
      </w:r>
      <w:r>
        <w:rPr>
          <w:noProof/>
          <w:webHidden/>
        </w:rPr>
        <w:fldChar w:fldCharType="begin"/>
      </w:r>
      <w:r>
        <w:rPr>
          <w:noProof/>
          <w:webHidden/>
        </w:rPr>
        <w:instrText xml:space="preserve"> PAGEREF _Toc226010098 \h </w:instrText>
      </w:r>
      <w:r>
        <w:rPr>
          <w:noProof/>
          <w:webHidden/>
        </w:rPr>
      </w:r>
      <w:r>
        <w:rPr>
          <w:noProof/>
          <w:webHidden/>
        </w:rPr>
        <w:fldChar w:fldCharType="separate"/>
      </w:r>
      <w:r w:rsidR="00415255">
        <w:rPr>
          <w:noProof/>
          <w:webHidden/>
        </w:rPr>
        <w:t>65</w:t>
      </w:r>
      <w:r>
        <w:rPr>
          <w:noProof/>
          <w:webHidden/>
        </w:rPr>
        <w:fldChar w:fldCharType="end"/>
      </w:r>
    </w:p>
    <w:p w14:paraId="0BC294F9" w14:textId="6BF75EBC"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6—General</w:t>
      </w:r>
      <w:r>
        <w:rPr>
          <w:noProof/>
          <w:webHidden/>
        </w:rPr>
        <w:tab/>
      </w:r>
      <w:r>
        <w:rPr>
          <w:noProof/>
          <w:webHidden/>
        </w:rPr>
        <w:fldChar w:fldCharType="begin"/>
      </w:r>
      <w:r>
        <w:rPr>
          <w:noProof/>
          <w:webHidden/>
        </w:rPr>
        <w:instrText xml:space="preserve"> PAGEREF _Toc226010099 \h </w:instrText>
      </w:r>
      <w:r>
        <w:rPr>
          <w:noProof/>
          <w:webHidden/>
        </w:rPr>
      </w:r>
      <w:r>
        <w:rPr>
          <w:noProof/>
          <w:webHidden/>
        </w:rPr>
        <w:fldChar w:fldCharType="separate"/>
      </w:r>
      <w:r w:rsidR="00415255">
        <w:rPr>
          <w:noProof/>
          <w:webHidden/>
        </w:rPr>
        <w:t>66</w:t>
      </w:r>
      <w:r>
        <w:rPr>
          <w:noProof/>
          <w:webHidden/>
        </w:rPr>
        <w:fldChar w:fldCharType="end"/>
      </w:r>
    </w:p>
    <w:p w14:paraId="42D9BE7E" w14:textId="1A396CE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84</w:t>
      </w:r>
      <w:r>
        <w:rPr>
          <w:rFonts w:asciiTheme="minorHAnsi" w:eastAsiaTheme="minorEastAsia" w:hAnsiTheme="minorHAnsi" w:cstheme="minorBidi"/>
          <w:noProof/>
          <w:kern w:val="2"/>
          <w:sz w:val="24"/>
          <w:szCs w:val="24"/>
          <w:lang w:val="en-AU" w:eastAsia="en-AU"/>
          <w14:ligatures w14:val="standardContextual"/>
        </w:rPr>
        <w:tab/>
      </w:r>
      <w:r>
        <w:rPr>
          <w:noProof/>
        </w:rPr>
        <w:t>Effect of reservation of a stratum of Crown land</w:t>
      </w:r>
      <w:r>
        <w:rPr>
          <w:noProof/>
          <w:webHidden/>
        </w:rPr>
        <w:tab/>
      </w:r>
      <w:r>
        <w:rPr>
          <w:noProof/>
          <w:webHidden/>
        </w:rPr>
        <w:fldChar w:fldCharType="begin"/>
      </w:r>
      <w:r>
        <w:rPr>
          <w:noProof/>
          <w:webHidden/>
        </w:rPr>
        <w:instrText xml:space="preserve"> PAGEREF _Toc226010100 \h </w:instrText>
      </w:r>
      <w:r>
        <w:rPr>
          <w:noProof/>
          <w:webHidden/>
        </w:rPr>
      </w:r>
      <w:r>
        <w:rPr>
          <w:noProof/>
          <w:webHidden/>
        </w:rPr>
        <w:fldChar w:fldCharType="separate"/>
      </w:r>
      <w:r w:rsidR="00415255">
        <w:rPr>
          <w:noProof/>
          <w:webHidden/>
        </w:rPr>
        <w:t>66</w:t>
      </w:r>
      <w:r>
        <w:rPr>
          <w:noProof/>
          <w:webHidden/>
        </w:rPr>
        <w:fldChar w:fldCharType="end"/>
      </w:r>
    </w:p>
    <w:p w14:paraId="366DBDCB" w14:textId="1C674BA7"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lastRenderedPageBreak/>
        <w:t>Part 5</w:t>
      </w:r>
      <w:r w:rsidRPr="008B2E22">
        <w:rPr>
          <w:bCs/>
          <w:noProof/>
        </w:rPr>
        <w:t>—</w:t>
      </w:r>
      <w:r w:rsidRPr="008B2E22">
        <w:rPr>
          <w:noProof/>
        </w:rPr>
        <w:t>Management of land for Project</w:t>
      </w:r>
      <w:r w:rsidRPr="008B2E22">
        <w:rPr>
          <w:noProof/>
          <w:webHidden/>
        </w:rPr>
        <w:tab/>
      </w:r>
      <w:r w:rsidRPr="008B2E22">
        <w:rPr>
          <w:noProof/>
          <w:webHidden/>
        </w:rPr>
        <w:fldChar w:fldCharType="begin"/>
      </w:r>
      <w:r w:rsidRPr="008B2E22">
        <w:rPr>
          <w:noProof/>
          <w:webHidden/>
        </w:rPr>
        <w:instrText xml:space="preserve"> PAGEREF _Toc226010101 \h </w:instrText>
      </w:r>
      <w:r w:rsidRPr="008B2E22">
        <w:rPr>
          <w:noProof/>
          <w:webHidden/>
        </w:rPr>
      </w:r>
      <w:r w:rsidRPr="008B2E22">
        <w:rPr>
          <w:noProof/>
          <w:webHidden/>
        </w:rPr>
        <w:fldChar w:fldCharType="separate"/>
      </w:r>
      <w:r w:rsidR="00415255">
        <w:rPr>
          <w:noProof/>
          <w:webHidden/>
        </w:rPr>
        <w:t>67</w:t>
      </w:r>
      <w:r w:rsidRPr="008B2E22">
        <w:rPr>
          <w:noProof/>
          <w:webHidden/>
        </w:rPr>
        <w:fldChar w:fldCharType="end"/>
      </w:r>
    </w:p>
    <w:p w14:paraId="2B16DC4E" w14:textId="174321F3"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w:t>
      </w:r>
      <w:r w:rsidRPr="00CE3785">
        <w:rPr>
          <w:bCs/>
          <w:noProof/>
        </w:rPr>
        <w:t>—</w:t>
      </w:r>
      <w:r>
        <w:rPr>
          <w:noProof/>
        </w:rPr>
        <w:t>General powers of Authority</w:t>
      </w:r>
      <w:r>
        <w:rPr>
          <w:noProof/>
          <w:webHidden/>
        </w:rPr>
        <w:tab/>
      </w:r>
      <w:r>
        <w:rPr>
          <w:noProof/>
          <w:webHidden/>
        </w:rPr>
        <w:fldChar w:fldCharType="begin"/>
      </w:r>
      <w:r>
        <w:rPr>
          <w:noProof/>
          <w:webHidden/>
        </w:rPr>
        <w:instrText xml:space="preserve"> PAGEREF _Toc226010102 \h </w:instrText>
      </w:r>
      <w:r>
        <w:rPr>
          <w:noProof/>
          <w:webHidden/>
        </w:rPr>
      </w:r>
      <w:r>
        <w:rPr>
          <w:noProof/>
          <w:webHidden/>
        </w:rPr>
        <w:fldChar w:fldCharType="separate"/>
      </w:r>
      <w:r w:rsidR="00415255">
        <w:rPr>
          <w:noProof/>
          <w:webHidden/>
        </w:rPr>
        <w:t>67</w:t>
      </w:r>
      <w:r>
        <w:rPr>
          <w:noProof/>
          <w:webHidden/>
        </w:rPr>
        <w:fldChar w:fldCharType="end"/>
      </w:r>
    </w:p>
    <w:p w14:paraId="270E61B9" w14:textId="3B9A2AA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85</w:t>
      </w:r>
      <w:r>
        <w:rPr>
          <w:rFonts w:asciiTheme="minorHAnsi" w:eastAsiaTheme="minorEastAsia" w:hAnsiTheme="minorHAnsi" w:cstheme="minorBidi"/>
          <w:noProof/>
          <w:kern w:val="2"/>
          <w:sz w:val="24"/>
          <w:szCs w:val="24"/>
          <w:lang w:val="en-AU" w:eastAsia="en-AU"/>
          <w14:ligatures w14:val="standardContextual"/>
        </w:rPr>
        <w:tab/>
      </w:r>
      <w:r>
        <w:rPr>
          <w:noProof/>
        </w:rPr>
        <w:t>Authority appointed committee of management</w:t>
      </w:r>
      <w:r>
        <w:rPr>
          <w:noProof/>
          <w:webHidden/>
        </w:rPr>
        <w:tab/>
      </w:r>
      <w:r>
        <w:rPr>
          <w:noProof/>
          <w:webHidden/>
        </w:rPr>
        <w:fldChar w:fldCharType="begin"/>
      </w:r>
      <w:r>
        <w:rPr>
          <w:noProof/>
          <w:webHidden/>
        </w:rPr>
        <w:instrText xml:space="preserve"> PAGEREF _Toc226010103 \h </w:instrText>
      </w:r>
      <w:r>
        <w:rPr>
          <w:noProof/>
          <w:webHidden/>
        </w:rPr>
      </w:r>
      <w:r>
        <w:rPr>
          <w:noProof/>
          <w:webHidden/>
        </w:rPr>
        <w:fldChar w:fldCharType="separate"/>
      </w:r>
      <w:r w:rsidR="00415255">
        <w:rPr>
          <w:noProof/>
          <w:webHidden/>
        </w:rPr>
        <w:t>67</w:t>
      </w:r>
      <w:r>
        <w:rPr>
          <w:noProof/>
          <w:webHidden/>
        </w:rPr>
        <w:fldChar w:fldCharType="end"/>
      </w:r>
    </w:p>
    <w:p w14:paraId="6DC7B153" w14:textId="2217739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86</w:t>
      </w:r>
      <w:r>
        <w:rPr>
          <w:rFonts w:asciiTheme="minorHAnsi" w:eastAsiaTheme="minorEastAsia" w:hAnsiTheme="minorHAnsi" w:cstheme="minorBidi"/>
          <w:noProof/>
          <w:kern w:val="2"/>
          <w:sz w:val="24"/>
          <w:szCs w:val="24"/>
          <w:lang w:val="en-AU" w:eastAsia="en-AU"/>
          <w14:ligatures w14:val="standardContextual"/>
        </w:rPr>
        <w:tab/>
      </w:r>
      <w:r>
        <w:rPr>
          <w:noProof/>
        </w:rPr>
        <w:t>Authority may carry out or authorise works on public land</w:t>
      </w:r>
      <w:r>
        <w:rPr>
          <w:noProof/>
          <w:webHidden/>
        </w:rPr>
        <w:tab/>
      </w:r>
      <w:r>
        <w:rPr>
          <w:noProof/>
          <w:webHidden/>
        </w:rPr>
        <w:fldChar w:fldCharType="begin"/>
      </w:r>
      <w:r>
        <w:rPr>
          <w:noProof/>
          <w:webHidden/>
        </w:rPr>
        <w:instrText xml:space="preserve"> PAGEREF _Toc226010104 \h </w:instrText>
      </w:r>
      <w:r>
        <w:rPr>
          <w:noProof/>
          <w:webHidden/>
        </w:rPr>
      </w:r>
      <w:r>
        <w:rPr>
          <w:noProof/>
          <w:webHidden/>
        </w:rPr>
        <w:fldChar w:fldCharType="separate"/>
      </w:r>
      <w:r w:rsidR="00415255">
        <w:rPr>
          <w:noProof/>
          <w:webHidden/>
        </w:rPr>
        <w:t>67</w:t>
      </w:r>
      <w:r>
        <w:rPr>
          <w:noProof/>
          <w:webHidden/>
        </w:rPr>
        <w:fldChar w:fldCharType="end"/>
      </w:r>
    </w:p>
    <w:p w14:paraId="20EAA30F" w14:textId="75DF77D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87</w:t>
      </w:r>
      <w:r>
        <w:rPr>
          <w:rFonts w:asciiTheme="minorHAnsi" w:eastAsiaTheme="minorEastAsia" w:hAnsiTheme="minorHAnsi" w:cstheme="minorBidi"/>
          <w:noProof/>
          <w:kern w:val="2"/>
          <w:sz w:val="24"/>
          <w:szCs w:val="24"/>
          <w:lang w:val="en-AU" w:eastAsia="en-AU"/>
          <w14:ligatures w14:val="standardContextual"/>
        </w:rPr>
        <w:tab/>
      </w:r>
      <w:r>
        <w:rPr>
          <w:noProof/>
        </w:rPr>
        <w:t>Authority liable to pay compensation</w:t>
      </w:r>
      <w:r>
        <w:rPr>
          <w:noProof/>
          <w:webHidden/>
        </w:rPr>
        <w:tab/>
      </w:r>
      <w:r>
        <w:rPr>
          <w:noProof/>
          <w:webHidden/>
        </w:rPr>
        <w:fldChar w:fldCharType="begin"/>
      </w:r>
      <w:r>
        <w:rPr>
          <w:noProof/>
          <w:webHidden/>
        </w:rPr>
        <w:instrText xml:space="preserve"> PAGEREF _Toc226010105 \h </w:instrText>
      </w:r>
      <w:r>
        <w:rPr>
          <w:noProof/>
          <w:webHidden/>
        </w:rPr>
      </w:r>
      <w:r>
        <w:rPr>
          <w:noProof/>
          <w:webHidden/>
        </w:rPr>
        <w:fldChar w:fldCharType="separate"/>
      </w:r>
      <w:r w:rsidR="00415255">
        <w:rPr>
          <w:noProof/>
          <w:webHidden/>
        </w:rPr>
        <w:t>68</w:t>
      </w:r>
      <w:r>
        <w:rPr>
          <w:noProof/>
          <w:webHidden/>
        </w:rPr>
        <w:fldChar w:fldCharType="end"/>
      </w:r>
    </w:p>
    <w:p w14:paraId="647E2B1F" w14:textId="6B4BAB1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88</w:t>
      </w:r>
      <w:r>
        <w:rPr>
          <w:rFonts w:asciiTheme="minorHAnsi" w:eastAsiaTheme="minorEastAsia" w:hAnsiTheme="minorHAnsi" w:cstheme="minorBidi"/>
          <w:noProof/>
          <w:kern w:val="2"/>
          <w:sz w:val="24"/>
          <w:szCs w:val="24"/>
          <w:lang w:val="en-AU" w:eastAsia="en-AU"/>
          <w14:ligatures w14:val="standardContextual"/>
        </w:rPr>
        <w:tab/>
      </w:r>
      <w:r>
        <w:rPr>
          <w:noProof/>
        </w:rPr>
        <w:t>Temporary access to Crown land</w:t>
      </w:r>
      <w:r>
        <w:rPr>
          <w:noProof/>
          <w:webHidden/>
        </w:rPr>
        <w:tab/>
      </w:r>
      <w:r>
        <w:rPr>
          <w:noProof/>
          <w:webHidden/>
        </w:rPr>
        <w:fldChar w:fldCharType="begin"/>
      </w:r>
      <w:r>
        <w:rPr>
          <w:noProof/>
          <w:webHidden/>
        </w:rPr>
        <w:instrText xml:space="preserve"> PAGEREF _Toc226010106 \h </w:instrText>
      </w:r>
      <w:r>
        <w:rPr>
          <w:noProof/>
          <w:webHidden/>
        </w:rPr>
      </w:r>
      <w:r>
        <w:rPr>
          <w:noProof/>
          <w:webHidden/>
        </w:rPr>
        <w:fldChar w:fldCharType="separate"/>
      </w:r>
      <w:r w:rsidR="00415255">
        <w:rPr>
          <w:noProof/>
          <w:webHidden/>
        </w:rPr>
        <w:t>69</w:t>
      </w:r>
      <w:r>
        <w:rPr>
          <w:noProof/>
          <w:webHidden/>
        </w:rPr>
        <w:fldChar w:fldCharType="end"/>
      </w:r>
    </w:p>
    <w:p w14:paraId="574938B3" w14:textId="2FA7F37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88A</w:t>
      </w:r>
      <w:r>
        <w:rPr>
          <w:rFonts w:asciiTheme="minorHAnsi" w:eastAsiaTheme="minorEastAsia" w:hAnsiTheme="minorHAnsi" w:cstheme="minorBidi"/>
          <w:noProof/>
          <w:kern w:val="2"/>
          <w:sz w:val="24"/>
          <w:szCs w:val="24"/>
          <w:lang w:val="en-AU" w:eastAsia="en-AU"/>
          <w14:ligatures w14:val="standardContextual"/>
        </w:rPr>
        <w:tab/>
      </w:r>
      <w:r>
        <w:rPr>
          <w:noProof/>
        </w:rPr>
        <w:t>Powers in relation to easements</w:t>
      </w:r>
      <w:r>
        <w:rPr>
          <w:noProof/>
          <w:webHidden/>
        </w:rPr>
        <w:tab/>
      </w:r>
      <w:r>
        <w:rPr>
          <w:noProof/>
          <w:webHidden/>
        </w:rPr>
        <w:fldChar w:fldCharType="begin"/>
      </w:r>
      <w:r>
        <w:rPr>
          <w:noProof/>
          <w:webHidden/>
        </w:rPr>
        <w:instrText xml:space="preserve"> PAGEREF _Toc226010107 \h </w:instrText>
      </w:r>
      <w:r>
        <w:rPr>
          <w:noProof/>
          <w:webHidden/>
        </w:rPr>
      </w:r>
      <w:r>
        <w:rPr>
          <w:noProof/>
          <w:webHidden/>
        </w:rPr>
        <w:fldChar w:fldCharType="separate"/>
      </w:r>
      <w:r w:rsidR="00415255">
        <w:rPr>
          <w:noProof/>
          <w:webHidden/>
        </w:rPr>
        <w:t>69</w:t>
      </w:r>
      <w:r>
        <w:rPr>
          <w:noProof/>
          <w:webHidden/>
        </w:rPr>
        <w:fldChar w:fldCharType="end"/>
      </w:r>
    </w:p>
    <w:p w14:paraId="2F110F35" w14:textId="240FF894"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2—Licences</w:t>
      </w:r>
      <w:r>
        <w:rPr>
          <w:noProof/>
          <w:webHidden/>
        </w:rPr>
        <w:tab/>
      </w:r>
      <w:r>
        <w:rPr>
          <w:noProof/>
          <w:webHidden/>
        </w:rPr>
        <w:fldChar w:fldCharType="begin"/>
      </w:r>
      <w:r>
        <w:rPr>
          <w:noProof/>
          <w:webHidden/>
        </w:rPr>
        <w:instrText xml:space="preserve"> PAGEREF _Toc226010108 \h </w:instrText>
      </w:r>
      <w:r>
        <w:rPr>
          <w:noProof/>
          <w:webHidden/>
        </w:rPr>
      </w:r>
      <w:r>
        <w:rPr>
          <w:noProof/>
          <w:webHidden/>
        </w:rPr>
        <w:fldChar w:fldCharType="separate"/>
      </w:r>
      <w:r w:rsidR="00415255">
        <w:rPr>
          <w:noProof/>
          <w:webHidden/>
        </w:rPr>
        <w:t>70</w:t>
      </w:r>
      <w:r>
        <w:rPr>
          <w:noProof/>
          <w:webHidden/>
        </w:rPr>
        <w:fldChar w:fldCharType="end"/>
      </w:r>
    </w:p>
    <w:p w14:paraId="3C813879" w14:textId="4A6447A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89</w:t>
      </w:r>
      <w:r>
        <w:rPr>
          <w:rFonts w:asciiTheme="minorHAnsi" w:eastAsiaTheme="minorEastAsia" w:hAnsiTheme="minorHAnsi" w:cstheme="minorBidi"/>
          <w:noProof/>
          <w:kern w:val="2"/>
          <w:sz w:val="24"/>
          <w:szCs w:val="24"/>
          <w:lang w:val="en-AU" w:eastAsia="en-AU"/>
          <w14:ligatures w14:val="standardContextual"/>
        </w:rPr>
        <w:tab/>
      </w:r>
      <w:r>
        <w:rPr>
          <w:noProof/>
        </w:rPr>
        <w:t>Application</w:t>
      </w:r>
      <w:r>
        <w:rPr>
          <w:noProof/>
          <w:webHidden/>
        </w:rPr>
        <w:tab/>
      </w:r>
      <w:r>
        <w:rPr>
          <w:noProof/>
          <w:webHidden/>
        </w:rPr>
        <w:fldChar w:fldCharType="begin"/>
      </w:r>
      <w:r>
        <w:rPr>
          <w:noProof/>
          <w:webHidden/>
        </w:rPr>
        <w:instrText xml:space="preserve"> PAGEREF _Toc226010109 \h </w:instrText>
      </w:r>
      <w:r>
        <w:rPr>
          <w:noProof/>
          <w:webHidden/>
        </w:rPr>
      </w:r>
      <w:r>
        <w:rPr>
          <w:noProof/>
          <w:webHidden/>
        </w:rPr>
        <w:fldChar w:fldCharType="separate"/>
      </w:r>
      <w:r w:rsidR="00415255">
        <w:rPr>
          <w:noProof/>
          <w:webHidden/>
        </w:rPr>
        <w:t>70</w:t>
      </w:r>
      <w:r>
        <w:rPr>
          <w:noProof/>
          <w:webHidden/>
        </w:rPr>
        <w:fldChar w:fldCharType="end"/>
      </w:r>
    </w:p>
    <w:p w14:paraId="44605A17" w14:textId="2C701AE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90</w:t>
      </w:r>
      <w:r>
        <w:rPr>
          <w:rFonts w:asciiTheme="minorHAnsi" w:eastAsiaTheme="minorEastAsia" w:hAnsiTheme="minorHAnsi" w:cstheme="minorBidi"/>
          <w:noProof/>
          <w:kern w:val="2"/>
          <w:sz w:val="24"/>
          <w:szCs w:val="24"/>
          <w:lang w:val="en-AU" w:eastAsia="en-AU"/>
          <w14:ligatures w14:val="standardContextual"/>
        </w:rPr>
        <w:tab/>
      </w:r>
      <w:r>
        <w:rPr>
          <w:noProof/>
        </w:rPr>
        <w:t>Authority may issue licence for purposes of Project</w:t>
      </w:r>
      <w:r>
        <w:rPr>
          <w:noProof/>
          <w:webHidden/>
        </w:rPr>
        <w:tab/>
      </w:r>
      <w:r>
        <w:rPr>
          <w:noProof/>
          <w:webHidden/>
        </w:rPr>
        <w:fldChar w:fldCharType="begin"/>
      </w:r>
      <w:r>
        <w:rPr>
          <w:noProof/>
          <w:webHidden/>
        </w:rPr>
        <w:instrText xml:space="preserve"> PAGEREF _Toc226010110 \h </w:instrText>
      </w:r>
      <w:r>
        <w:rPr>
          <w:noProof/>
          <w:webHidden/>
        </w:rPr>
      </w:r>
      <w:r>
        <w:rPr>
          <w:noProof/>
          <w:webHidden/>
        </w:rPr>
        <w:fldChar w:fldCharType="separate"/>
      </w:r>
      <w:r w:rsidR="00415255">
        <w:rPr>
          <w:noProof/>
          <w:webHidden/>
        </w:rPr>
        <w:t>70</w:t>
      </w:r>
      <w:r>
        <w:rPr>
          <w:noProof/>
          <w:webHidden/>
        </w:rPr>
        <w:fldChar w:fldCharType="end"/>
      </w:r>
    </w:p>
    <w:p w14:paraId="3F6CFFEB" w14:textId="0F7D206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91</w:t>
      </w:r>
      <w:r>
        <w:rPr>
          <w:rFonts w:asciiTheme="minorHAnsi" w:eastAsiaTheme="minorEastAsia" w:hAnsiTheme="minorHAnsi" w:cstheme="minorBidi"/>
          <w:noProof/>
          <w:kern w:val="2"/>
          <w:sz w:val="24"/>
          <w:szCs w:val="24"/>
          <w:lang w:val="en-AU" w:eastAsia="en-AU"/>
          <w14:ligatures w14:val="standardContextual"/>
        </w:rPr>
        <w:tab/>
      </w:r>
      <w:r>
        <w:rPr>
          <w:noProof/>
        </w:rPr>
        <w:t>Term of licence</w:t>
      </w:r>
      <w:r>
        <w:rPr>
          <w:noProof/>
          <w:webHidden/>
        </w:rPr>
        <w:tab/>
      </w:r>
      <w:r>
        <w:rPr>
          <w:noProof/>
          <w:webHidden/>
        </w:rPr>
        <w:fldChar w:fldCharType="begin"/>
      </w:r>
      <w:r>
        <w:rPr>
          <w:noProof/>
          <w:webHidden/>
        </w:rPr>
        <w:instrText xml:space="preserve"> PAGEREF _Toc226010111 \h </w:instrText>
      </w:r>
      <w:r>
        <w:rPr>
          <w:noProof/>
          <w:webHidden/>
        </w:rPr>
      </w:r>
      <w:r>
        <w:rPr>
          <w:noProof/>
          <w:webHidden/>
        </w:rPr>
        <w:fldChar w:fldCharType="separate"/>
      </w:r>
      <w:r w:rsidR="00415255">
        <w:rPr>
          <w:noProof/>
          <w:webHidden/>
        </w:rPr>
        <w:t>71</w:t>
      </w:r>
      <w:r>
        <w:rPr>
          <w:noProof/>
          <w:webHidden/>
        </w:rPr>
        <w:fldChar w:fldCharType="end"/>
      </w:r>
    </w:p>
    <w:p w14:paraId="53A2B2DC" w14:textId="624195C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92</w:t>
      </w:r>
      <w:r>
        <w:rPr>
          <w:rFonts w:asciiTheme="minorHAnsi" w:eastAsiaTheme="minorEastAsia" w:hAnsiTheme="minorHAnsi" w:cstheme="minorBidi"/>
          <w:noProof/>
          <w:kern w:val="2"/>
          <w:sz w:val="24"/>
          <w:szCs w:val="24"/>
          <w:lang w:val="en-AU" w:eastAsia="en-AU"/>
          <w14:ligatures w14:val="standardContextual"/>
        </w:rPr>
        <w:tab/>
      </w:r>
      <w:r>
        <w:rPr>
          <w:noProof/>
        </w:rPr>
        <w:t>Conditions of licence</w:t>
      </w:r>
      <w:r w:rsidRPr="00CE3785">
        <w:rPr>
          <w:bCs/>
          <w:noProof/>
        </w:rPr>
        <w:t>—</w:t>
      </w:r>
      <w:r>
        <w:rPr>
          <w:noProof/>
        </w:rPr>
        <w:t>general</w:t>
      </w:r>
      <w:r>
        <w:rPr>
          <w:noProof/>
          <w:webHidden/>
        </w:rPr>
        <w:tab/>
      </w:r>
      <w:r>
        <w:rPr>
          <w:noProof/>
          <w:webHidden/>
        </w:rPr>
        <w:fldChar w:fldCharType="begin"/>
      </w:r>
      <w:r>
        <w:rPr>
          <w:noProof/>
          <w:webHidden/>
        </w:rPr>
        <w:instrText xml:space="preserve"> PAGEREF _Toc226010112 \h </w:instrText>
      </w:r>
      <w:r>
        <w:rPr>
          <w:noProof/>
          <w:webHidden/>
        </w:rPr>
      </w:r>
      <w:r>
        <w:rPr>
          <w:noProof/>
          <w:webHidden/>
        </w:rPr>
        <w:fldChar w:fldCharType="separate"/>
      </w:r>
      <w:r w:rsidR="00415255">
        <w:rPr>
          <w:noProof/>
          <w:webHidden/>
        </w:rPr>
        <w:t>71</w:t>
      </w:r>
      <w:r>
        <w:rPr>
          <w:noProof/>
          <w:webHidden/>
        </w:rPr>
        <w:fldChar w:fldCharType="end"/>
      </w:r>
    </w:p>
    <w:p w14:paraId="23B48F9E" w14:textId="379D3C8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93</w:t>
      </w:r>
      <w:r>
        <w:rPr>
          <w:rFonts w:asciiTheme="minorHAnsi" w:eastAsiaTheme="minorEastAsia" w:hAnsiTheme="minorHAnsi" w:cstheme="minorBidi"/>
          <w:noProof/>
          <w:kern w:val="2"/>
          <w:sz w:val="24"/>
          <w:szCs w:val="24"/>
          <w:lang w:val="en-AU" w:eastAsia="en-AU"/>
          <w14:ligatures w14:val="standardContextual"/>
        </w:rPr>
        <w:tab/>
      </w:r>
      <w:r>
        <w:rPr>
          <w:noProof/>
        </w:rPr>
        <w:t>Conditions on licence over stratum of land</w:t>
      </w:r>
      <w:r>
        <w:rPr>
          <w:noProof/>
          <w:webHidden/>
        </w:rPr>
        <w:tab/>
      </w:r>
      <w:r>
        <w:rPr>
          <w:noProof/>
          <w:webHidden/>
        </w:rPr>
        <w:fldChar w:fldCharType="begin"/>
      </w:r>
      <w:r>
        <w:rPr>
          <w:noProof/>
          <w:webHidden/>
        </w:rPr>
        <w:instrText xml:space="preserve"> PAGEREF _Toc226010113 \h </w:instrText>
      </w:r>
      <w:r>
        <w:rPr>
          <w:noProof/>
          <w:webHidden/>
        </w:rPr>
      </w:r>
      <w:r>
        <w:rPr>
          <w:noProof/>
          <w:webHidden/>
        </w:rPr>
        <w:fldChar w:fldCharType="separate"/>
      </w:r>
      <w:r w:rsidR="00415255">
        <w:rPr>
          <w:noProof/>
          <w:webHidden/>
        </w:rPr>
        <w:t>71</w:t>
      </w:r>
      <w:r>
        <w:rPr>
          <w:noProof/>
          <w:webHidden/>
        </w:rPr>
        <w:fldChar w:fldCharType="end"/>
      </w:r>
    </w:p>
    <w:p w14:paraId="60F6773D" w14:textId="0D14CA2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94</w:t>
      </w:r>
      <w:r>
        <w:rPr>
          <w:rFonts w:asciiTheme="minorHAnsi" w:eastAsiaTheme="minorEastAsia" w:hAnsiTheme="minorHAnsi" w:cstheme="minorBidi"/>
          <w:noProof/>
          <w:kern w:val="2"/>
          <w:sz w:val="24"/>
          <w:szCs w:val="24"/>
          <w:lang w:val="en-AU" w:eastAsia="en-AU"/>
          <w14:ligatures w14:val="standardContextual"/>
        </w:rPr>
        <w:tab/>
      </w:r>
      <w:r>
        <w:rPr>
          <w:noProof/>
        </w:rPr>
        <w:t>Conditions relating to sub-licences</w:t>
      </w:r>
      <w:r>
        <w:rPr>
          <w:noProof/>
          <w:webHidden/>
        </w:rPr>
        <w:tab/>
      </w:r>
      <w:r>
        <w:rPr>
          <w:noProof/>
          <w:webHidden/>
        </w:rPr>
        <w:fldChar w:fldCharType="begin"/>
      </w:r>
      <w:r>
        <w:rPr>
          <w:noProof/>
          <w:webHidden/>
        </w:rPr>
        <w:instrText xml:space="preserve"> PAGEREF _Toc226010114 \h </w:instrText>
      </w:r>
      <w:r>
        <w:rPr>
          <w:noProof/>
          <w:webHidden/>
        </w:rPr>
      </w:r>
      <w:r>
        <w:rPr>
          <w:noProof/>
          <w:webHidden/>
        </w:rPr>
        <w:fldChar w:fldCharType="separate"/>
      </w:r>
      <w:r w:rsidR="00415255">
        <w:rPr>
          <w:noProof/>
          <w:webHidden/>
        </w:rPr>
        <w:t>72</w:t>
      </w:r>
      <w:r>
        <w:rPr>
          <w:noProof/>
          <w:webHidden/>
        </w:rPr>
        <w:fldChar w:fldCharType="end"/>
      </w:r>
    </w:p>
    <w:p w14:paraId="6A494D01" w14:textId="0F47996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95</w:t>
      </w:r>
      <w:r>
        <w:rPr>
          <w:rFonts w:asciiTheme="minorHAnsi" w:eastAsiaTheme="minorEastAsia" w:hAnsiTheme="minorHAnsi" w:cstheme="minorBidi"/>
          <w:noProof/>
          <w:kern w:val="2"/>
          <w:sz w:val="24"/>
          <w:szCs w:val="24"/>
          <w:lang w:val="en-AU" w:eastAsia="en-AU"/>
          <w14:ligatures w14:val="standardContextual"/>
        </w:rPr>
        <w:tab/>
      </w:r>
      <w:r>
        <w:rPr>
          <w:noProof/>
        </w:rPr>
        <w:t>Ability to mortgage licence</w:t>
      </w:r>
      <w:r>
        <w:rPr>
          <w:noProof/>
          <w:webHidden/>
        </w:rPr>
        <w:tab/>
      </w:r>
      <w:r>
        <w:rPr>
          <w:noProof/>
          <w:webHidden/>
        </w:rPr>
        <w:fldChar w:fldCharType="begin"/>
      </w:r>
      <w:r>
        <w:rPr>
          <w:noProof/>
          <w:webHidden/>
        </w:rPr>
        <w:instrText xml:space="preserve"> PAGEREF _Toc226010115 \h </w:instrText>
      </w:r>
      <w:r>
        <w:rPr>
          <w:noProof/>
          <w:webHidden/>
        </w:rPr>
      </w:r>
      <w:r>
        <w:rPr>
          <w:noProof/>
          <w:webHidden/>
        </w:rPr>
        <w:fldChar w:fldCharType="separate"/>
      </w:r>
      <w:r w:rsidR="00415255">
        <w:rPr>
          <w:noProof/>
          <w:webHidden/>
        </w:rPr>
        <w:t>72</w:t>
      </w:r>
      <w:r>
        <w:rPr>
          <w:noProof/>
          <w:webHidden/>
        </w:rPr>
        <w:fldChar w:fldCharType="end"/>
      </w:r>
    </w:p>
    <w:p w14:paraId="191C0425" w14:textId="29035FC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96</w:t>
      </w:r>
      <w:r>
        <w:rPr>
          <w:rFonts w:asciiTheme="minorHAnsi" w:eastAsiaTheme="minorEastAsia" w:hAnsiTheme="minorHAnsi" w:cstheme="minorBidi"/>
          <w:noProof/>
          <w:kern w:val="2"/>
          <w:sz w:val="24"/>
          <w:szCs w:val="24"/>
          <w:lang w:val="en-AU" w:eastAsia="en-AU"/>
          <w14:ligatures w14:val="standardContextual"/>
        </w:rPr>
        <w:tab/>
      </w:r>
      <w:r>
        <w:rPr>
          <w:noProof/>
        </w:rPr>
        <w:t>Amendment of licence</w:t>
      </w:r>
      <w:r>
        <w:rPr>
          <w:noProof/>
          <w:webHidden/>
        </w:rPr>
        <w:tab/>
      </w:r>
      <w:r>
        <w:rPr>
          <w:noProof/>
          <w:webHidden/>
        </w:rPr>
        <w:fldChar w:fldCharType="begin"/>
      </w:r>
      <w:r>
        <w:rPr>
          <w:noProof/>
          <w:webHidden/>
        </w:rPr>
        <w:instrText xml:space="preserve"> PAGEREF _Toc226010116 \h </w:instrText>
      </w:r>
      <w:r>
        <w:rPr>
          <w:noProof/>
          <w:webHidden/>
        </w:rPr>
      </w:r>
      <w:r>
        <w:rPr>
          <w:noProof/>
          <w:webHidden/>
        </w:rPr>
        <w:fldChar w:fldCharType="separate"/>
      </w:r>
      <w:r w:rsidR="00415255">
        <w:rPr>
          <w:noProof/>
          <w:webHidden/>
        </w:rPr>
        <w:t>72</w:t>
      </w:r>
      <w:r>
        <w:rPr>
          <w:noProof/>
          <w:webHidden/>
        </w:rPr>
        <w:fldChar w:fldCharType="end"/>
      </w:r>
    </w:p>
    <w:p w14:paraId="62D7BEAE" w14:textId="6ED51C6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97</w:t>
      </w:r>
      <w:r>
        <w:rPr>
          <w:rFonts w:asciiTheme="minorHAnsi" w:eastAsiaTheme="minorEastAsia" w:hAnsiTheme="minorHAnsi" w:cstheme="minorBidi"/>
          <w:noProof/>
          <w:kern w:val="2"/>
          <w:sz w:val="24"/>
          <w:szCs w:val="24"/>
          <w:lang w:val="en-AU" w:eastAsia="en-AU"/>
          <w14:ligatures w14:val="standardContextual"/>
        </w:rPr>
        <w:tab/>
      </w:r>
      <w:r>
        <w:rPr>
          <w:noProof/>
        </w:rPr>
        <w:t>Termination of licence</w:t>
      </w:r>
      <w:r>
        <w:rPr>
          <w:noProof/>
          <w:webHidden/>
        </w:rPr>
        <w:tab/>
      </w:r>
      <w:r>
        <w:rPr>
          <w:noProof/>
          <w:webHidden/>
        </w:rPr>
        <w:fldChar w:fldCharType="begin"/>
      </w:r>
      <w:r>
        <w:rPr>
          <w:noProof/>
          <w:webHidden/>
        </w:rPr>
        <w:instrText xml:space="preserve"> PAGEREF _Toc226010117 \h </w:instrText>
      </w:r>
      <w:r>
        <w:rPr>
          <w:noProof/>
          <w:webHidden/>
        </w:rPr>
      </w:r>
      <w:r>
        <w:rPr>
          <w:noProof/>
          <w:webHidden/>
        </w:rPr>
        <w:fldChar w:fldCharType="separate"/>
      </w:r>
      <w:r w:rsidR="00415255">
        <w:rPr>
          <w:noProof/>
          <w:webHidden/>
        </w:rPr>
        <w:t>72</w:t>
      </w:r>
      <w:r>
        <w:rPr>
          <w:noProof/>
          <w:webHidden/>
        </w:rPr>
        <w:fldChar w:fldCharType="end"/>
      </w:r>
    </w:p>
    <w:p w14:paraId="09BAFEBE" w14:textId="63B9DEB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98</w:t>
      </w:r>
      <w:r>
        <w:rPr>
          <w:rFonts w:asciiTheme="minorHAnsi" w:eastAsiaTheme="minorEastAsia" w:hAnsiTheme="minorHAnsi" w:cstheme="minorBidi"/>
          <w:noProof/>
          <w:kern w:val="2"/>
          <w:sz w:val="24"/>
          <w:szCs w:val="24"/>
          <w:lang w:val="en-AU" w:eastAsia="en-AU"/>
          <w14:ligatures w14:val="standardContextual"/>
        </w:rPr>
        <w:tab/>
      </w:r>
      <w:r>
        <w:rPr>
          <w:noProof/>
        </w:rPr>
        <w:t>Renewal of licence</w:t>
      </w:r>
      <w:r>
        <w:rPr>
          <w:noProof/>
          <w:webHidden/>
        </w:rPr>
        <w:tab/>
      </w:r>
      <w:r>
        <w:rPr>
          <w:noProof/>
          <w:webHidden/>
        </w:rPr>
        <w:fldChar w:fldCharType="begin"/>
      </w:r>
      <w:r>
        <w:rPr>
          <w:noProof/>
          <w:webHidden/>
        </w:rPr>
        <w:instrText xml:space="preserve"> PAGEREF _Toc226010118 \h </w:instrText>
      </w:r>
      <w:r>
        <w:rPr>
          <w:noProof/>
          <w:webHidden/>
        </w:rPr>
      </w:r>
      <w:r>
        <w:rPr>
          <w:noProof/>
          <w:webHidden/>
        </w:rPr>
        <w:fldChar w:fldCharType="separate"/>
      </w:r>
      <w:r w:rsidR="00415255">
        <w:rPr>
          <w:noProof/>
          <w:webHidden/>
        </w:rPr>
        <w:t>73</w:t>
      </w:r>
      <w:r>
        <w:rPr>
          <w:noProof/>
          <w:webHidden/>
        </w:rPr>
        <w:fldChar w:fldCharType="end"/>
      </w:r>
    </w:p>
    <w:p w14:paraId="65CB7738" w14:textId="19A951C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99</w:t>
      </w:r>
      <w:r>
        <w:rPr>
          <w:rFonts w:asciiTheme="minorHAnsi" w:eastAsiaTheme="minorEastAsia" w:hAnsiTheme="minorHAnsi" w:cstheme="minorBidi"/>
          <w:noProof/>
          <w:kern w:val="2"/>
          <w:sz w:val="24"/>
          <w:szCs w:val="24"/>
          <w:lang w:val="en-AU" w:eastAsia="en-AU"/>
          <w14:ligatures w14:val="standardContextual"/>
        </w:rPr>
        <w:tab/>
      </w:r>
      <w:r>
        <w:rPr>
          <w:noProof/>
        </w:rPr>
        <w:t>Revocation of reservation on termination of licence</w:t>
      </w:r>
      <w:r>
        <w:rPr>
          <w:noProof/>
          <w:webHidden/>
        </w:rPr>
        <w:tab/>
      </w:r>
      <w:r>
        <w:rPr>
          <w:noProof/>
          <w:webHidden/>
        </w:rPr>
        <w:fldChar w:fldCharType="begin"/>
      </w:r>
      <w:r>
        <w:rPr>
          <w:noProof/>
          <w:webHidden/>
        </w:rPr>
        <w:instrText xml:space="preserve"> PAGEREF _Toc226010119 \h </w:instrText>
      </w:r>
      <w:r>
        <w:rPr>
          <w:noProof/>
          <w:webHidden/>
        </w:rPr>
      </w:r>
      <w:r>
        <w:rPr>
          <w:noProof/>
          <w:webHidden/>
        </w:rPr>
        <w:fldChar w:fldCharType="separate"/>
      </w:r>
      <w:r w:rsidR="00415255">
        <w:rPr>
          <w:noProof/>
          <w:webHidden/>
        </w:rPr>
        <w:t>73</w:t>
      </w:r>
      <w:r>
        <w:rPr>
          <w:noProof/>
          <w:webHidden/>
        </w:rPr>
        <w:fldChar w:fldCharType="end"/>
      </w:r>
    </w:p>
    <w:p w14:paraId="49A98206" w14:textId="025A2B2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100</w:t>
      </w:r>
      <w:r>
        <w:rPr>
          <w:rFonts w:asciiTheme="minorHAnsi" w:eastAsiaTheme="minorEastAsia" w:hAnsiTheme="minorHAnsi" w:cstheme="minorBidi"/>
          <w:noProof/>
          <w:kern w:val="2"/>
          <w:sz w:val="24"/>
          <w:szCs w:val="24"/>
          <w:lang w:val="en-AU" w:eastAsia="en-AU"/>
          <w14:ligatures w14:val="standardContextual"/>
        </w:rPr>
        <w:tab/>
      </w:r>
      <w:r>
        <w:rPr>
          <w:noProof/>
        </w:rPr>
        <w:t>Orders may close roads</w:t>
      </w:r>
      <w:r>
        <w:rPr>
          <w:noProof/>
          <w:webHidden/>
        </w:rPr>
        <w:tab/>
      </w:r>
      <w:r>
        <w:rPr>
          <w:noProof/>
          <w:webHidden/>
        </w:rPr>
        <w:fldChar w:fldCharType="begin"/>
      </w:r>
      <w:r>
        <w:rPr>
          <w:noProof/>
          <w:webHidden/>
        </w:rPr>
        <w:instrText xml:space="preserve"> PAGEREF _Toc226010120 \h </w:instrText>
      </w:r>
      <w:r>
        <w:rPr>
          <w:noProof/>
          <w:webHidden/>
        </w:rPr>
      </w:r>
      <w:r>
        <w:rPr>
          <w:noProof/>
          <w:webHidden/>
        </w:rPr>
        <w:fldChar w:fldCharType="separate"/>
      </w:r>
      <w:r w:rsidR="00415255">
        <w:rPr>
          <w:noProof/>
          <w:webHidden/>
        </w:rPr>
        <w:t>74</w:t>
      </w:r>
      <w:r>
        <w:rPr>
          <w:noProof/>
          <w:webHidden/>
        </w:rPr>
        <w:fldChar w:fldCharType="end"/>
      </w:r>
    </w:p>
    <w:p w14:paraId="06EE027D" w14:textId="3ABC9E2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101</w:t>
      </w:r>
      <w:r>
        <w:rPr>
          <w:rFonts w:asciiTheme="minorHAnsi" w:eastAsiaTheme="minorEastAsia" w:hAnsiTheme="minorHAnsi" w:cstheme="minorBidi"/>
          <w:noProof/>
          <w:kern w:val="2"/>
          <w:sz w:val="24"/>
          <w:szCs w:val="24"/>
          <w:lang w:val="en-AU" w:eastAsia="en-AU"/>
          <w14:ligatures w14:val="standardContextual"/>
        </w:rPr>
        <w:tab/>
      </w:r>
      <w:r>
        <w:rPr>
          <w:noProof/>
        </w:rPr>
        <w:t>Orders may continue roads</w:t>
      </w:r>
      <w:r>
        <w:rPr>
          <w:noProof/>
          <w:webHidden/>
        </w:rPr>
        <w:tab/>
      </w:r>
      <w:r>
        <w:rPr>
          <w:noProof/>
          <w:webHidden/>
        </w:rPr>
        <w:fldChar w:fldCharType="begin"/>
      </w:r>
      <w:r>
        <w:rPr>
          <w:noProof/>
          <w:webHidden/>
        </w:rPr>
        <w:instrText xml:space="preserve"> PAGEREF _Toc226010121 \h </w:instrText>
      </w:r>
      <w:r>
        <w:rPr>
          <w:noProof/>
          <w:webHidden/>
        </w:rPr>
      </w:r>
      <w:r>
        <w:rPr>
          <w:noProof/>
          <w:webHidden/>
        </w:rPr>
        <w:fldChar w:fldCharType="separate"/>
      </w:r>
      <w:r w:rsidR="00415255">
        <w:rPr>
          <w:noProof/>
          <w:webHidden/>
        </w:rPr>
        <w:t>74</w:t>
      </w:r>
      <w:r>
        <w:rPr>
          <w:noProof/>
          <w:webHidden/>
        </w:rPr>
        <w:fldChar w:fldCharType="end"/>
      </w:r>
    </w:p>
    <w:p w14:paraId="73E234DF" w14:textId="60F47FE7"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w:t>
      </w:r>
      <w:r w:rsidRPr="00CE3785">
        <w:rPr>
          <w:bCs/>
          <w:noProof/>
        </w:rPr>
        <w:t>—</w:t>
      </w:r>
      <w:r>
        <w:rPr>
          <w:noProof/>
        </w:rPr>
        <w:t>Leases</w:t>
      </w:r>
      <w:r>
        <w:rPr>
          <w:noProof/>
          <w:webHidden/>
        </w:rPr>
        <w:tab/>
      </w:r>
      <w:r>
        <w:rPr>
          <w:noProof/>
          <w:webHidden/>
        </w:rPr>
        <w:fldChar w:fldCharType="begin"/>
      </w:r>
      <w:r>
        <w:rPr>
          <w:noProof/>
          <w:webHidden/>
        </w:rPr>
        <w:instrText xml:space="preserve"> PAGEREF _Toc226010122 \h </w:instrText>
      </w:r>
      <w:r>
        <w:rPr>
          <w:noProof/>
          <w:webHidden/>
        </w:rPr>
      </w:r>
      <w:r>
        <w:rPr>
          <w:noProof/>
          <w:webHidden/>
        </w:rPr>
        <w:fldChar w:fldCharType="separate"/>
      </w:r>
      <w:r w:rsidR="00415255">
        <w:rPr>
          <w:noProof/>
          <w:webHidden/>
        </w:rPr>
        <w:t>75</w:t>
      </w:r>
      <w:r>
        <w:rPr>
          <w:noProof/>
          <w:webHidden/>
        </w:rPr>
        <w:fldChar w:fldCharType="end"/>
      </w:r>
    </w:p>
    <w:p w14:paraId="48134972" w14:textId="6CD4F33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102</w:t>
      </w:r>
      <w:r>
        <w:rPr>
          <w:rFonts w:asciiTheme="minorHAnsi" w:eastAsiaTheme="minorEastAsia" w:hAnsiTheme="minorHAnsi" w:cstheme="minorBidi"/>
          <w:noProof/>
          <w:kern w:val="2"/>
          <w:sz w:val="24"/>
          <w:szCs w:val="24"/>
          <w:lang w:val="en-AU" w:eastAsia="en-AU"/>
          <w14:ligatures w14:val="standardContextual"/>
        </w:rPr>
        <w:tab/>
      </w:r>
      <w:r>
        <w:rPr>
          <w:noProof/>
        </w:rPr>
        <w:t>Application</w:t>
      </w:r>
      <w:r>
        <w:rPr>
          <w:noProof/>
          <w:webHidden/>
        </w:rPr>
        <w:tab/>
      </w:r>
      <w:r>
        <w:rPr>
          <w:noProof/>
          <w:webHidden/>
        </w:rPr>
        <w:fldChar w:fldCharType="begin"/>
      </w:r>
      <w:r>
        <w:rPr>
          <w:noProof/>
          <w:webHidden/>
        </w:rPr>
        <w:instrText xml:space="preserve"> PAGEREF _Toc226010123 \h </w:instrText>
      </w:r>
      <w:r>
        <w:rPr>
          <w:noProof/>
          <w:webHidden/>
        </w:rPr>
      </w:r>
      <w:r>
        <w:rPr>
          <w:noProof/>
          <w:webHidden/>
        </w:rPr>
        <w:fldChar w:fldCharType="separate"/>
      </w:r>
      <w:r w:rsidR="00415255">
        <w:rPr>
          <w:noProof/>
          <w:webHidden/>
        </w:rPr>
        <w:t>75</w:t>
      </w:r>
      <w:r>
        <w:rPr>
          <w:noProof/>
          <w:webHidden/>
        </w:rPr>
        <w:fldChar w:fldCharType="end"/>
      </w:r>
    </w:p>
    <w:p w14:paraId="26F56CC3" w14:textId="21C1683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103</w:t>
      </w:r>
      <w:r>
        <w:rPr>
          <w:rFonts w:asciiTheme="minorHAnsi" w:eastAsiaTheme="minorEastAsia" w:hAnsiTheme="minorHAnsi" w:cstheme="minorBidi"/>
          <w:noProof/>
          <w:kern w:val="2"/>
          <w:sz w:val="24"/>
          <w:szCs w:val="24"/>
          <w:lang w:val="en-AU" w:eastAsia="en-AU"/>
          <w14:ligatures w14:val="standardContextual"/>
        </w:rPr>
        <w:tab/>
      </w:r>
      <w:r>
        <w:rPr>
          <w:noProof/>
        </w:rPr>
        <w:t>Leasing powers</w:t>
      </w:r>
      <w:r>
        <w:rPr>
          <w:noProof/>
          <w:webHidden/>
        </w:rPr>
        <w:tab/>
      </w:r>
      <w:r>
        <w:rPr>
          <w:noProof/>
          <w:webHidden/>
        </w:rPr>
        <w:fldChar w:fldCharType="begin"/>
      </w:r>
      <w:r>
        <w:rPr>
          <w:noProof/>
          <w:webHidden/>
        </w:rPr>
        <w:instrText xml:space="preserve"> PAGEREF _Toc226010124 \h </w:instrText>
      </w:r>
      <w:r>
        <w:rPr>
          <w:noProof/>
          <w:webHidden/>
        </w:rPr>
      </w:r>
      <w:r>
        <w:rPr>
          <w:noProof/>
          <w:webHidden/>
        </w:rPr>
        <w:fldChar w:fldCharType="separate"/>
      </w:r>
      <w:r w:rsidR="00415255">
        <w:rPr>
          <w:noProof/>
          <w:webHidden/>
        </w:rPr>
        <w:t>75</w:t>
      </w:r>
      <w:r>
        <w:rPr>
          <w:noProof/>
          <w:webHidden/>
        </w:rPr>
        <w:fldChar w:fldCharType="end"/>
      </w:r>
    </w:p>
    <w:p w14:paraId="305A4038" w14:textId="704DAD3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104</w:t>
      </w:r>
      <w:r>
        <w:rPr>
          <w:rFonts w:asciiTheme="minorHAnsi" w:eastAsiaTheme="minorEastAsia" w:hAnsiTheme="minorHAnsi" w:cstheme="minorBidi"/>
          <w:noProof/>
          <w:kern w:val="2"/>
          <w:sz w:val="24"/>
          <w:szCs w:val="24"/>
          <w:lang w:val="en-AU" w:eastAsia="en-AU"/>
          <w14:ligatures w14:val="standardContextual"/>
        </w:rPr>
        <w:tab/>
      </w:r>
      <w:r>
        <w:rPr>
          <w:noProof/>
        </w:rPr>
        <w:t>Term of lease</w:t>
      </w:r>
      <w:r>
        <w:rPr>
          <w:noProof/>
          <w:webHidden/>
        </w:rPr>
        <w:tab/>
      </w:r>
      <w:r>
        <w:rPr>
          <w:noProof/>
          <w:webHidden/>
        </w:rPr>
        <w:fldChar w:fldCharType="begin"/>
      </w:r>
      <w:r>
        <w:rPr>
          <w:noProof/>
          <w:webHidden/>
        </w:rPr>
        <w:instrText xml:space="preserve"> PAGEREF _Toc226010125 \h </w:instrText>
      </w:r>
      <w:r>
        <w:rPr>
          <w:noProof/>
          <w:webHidden/>
        </w:rPr>
      </w:r>
      <w:r>
        <w:rPr>
          <w:noProof/>
          <w:webHidden/>
        </w:rPr>
        <w:fldChar w:fldCharType="separate"/>
      </w:r>
      <w:r w:rsidR="00415255">
        <w:rPr>
          <w:noProof/>
          <w:webHidden/>
        </w:rPr>
        <w:t>75</w:t>
      </w:r>
      <w:r>
        <w:rPr>
          <w:noProof/>
          <w:webHidden/>
        </w:rPr>
        <w:fldChar w:fldCharType="end"/>
      </w:r>
    </w:p>
    <w:p w14:paraId="115E73D9" w14:textId="4ADEF5E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105</w:t>
      </w:r>
      <w:r>
        <w:rPr>
          <w:rFonts w:asciiTheme="minorHAnsi" w:eastAsiaTheme="minorEastAsia" w:hAnsiTheme="minorHAnsi" w:cstheme="minorBidi"/>
          <w:noProof/>
          <w:kern w:val="2"/>
          <w:sz w:val="24"/>
          <w:szCs w:val="24"/>
          <w:lang w:val="en-AU" w:eastAsia="en-AU"/>
          <w14:ligatures w14:val="standardContextual"/>
        </w:rPr>
        <w:tab/>
      </w:r>
      <w:r>
        <w:rPr>
          <w:noProof/>
        </w:rPr>
        <w:t>Conditions of lease—general</w:t>
      </w:r>
      <w:r>
        <w:rPr>
          <w:noProof/>
          <w:webHidden/>
        </w:rPr>
        <w:tab/>
      </w:r>
      <w:r>
        <w:rPr>
          <w:noProof/>
          <w:webHidden/>
        </w:rPr>
        <w:fldChar w:fldCharType="begin"/>
      </w:r>
      <w:r>
        <w:rPr>
          <w:noProof/>
          <w:webHidden/>
        </w:rPr>
        <w:instrText xml:space="preserve"> PAGEREF _Toc226010126 \h </w:instrText>
      </w:r>
      <w:r>
        <w:rPr>
          <w:noProof/>
          <w:webHidden/>
        </w:rPr>
      </w:r>
      <w:r>
        <w:rPr>
          <w:noProof/>
          <w:webHidden/>
        </w:rPr>
        <w:fldChar w:fldCharType="separate"/>
      </w:r>
      <w:r w:rsidR="00415255">
        <w:rPr>
          <w:noProof/>
          <w:webHidden/>
        </w:rPr>
        <w:t>75</w:t>
      </w:r>
      <w:r>
        <w:rPr>
          <w:noProof/>
          <w:webHidden/>
        </w:rPr>
        <w:fldChar w:fldCharType="end"/>
      </w:r>
    </w:p>
    <w:p w14:paraId="6F8EF497" w14:textId="59FB5DC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106</w:t>
      </w:r>
      <w:r>
        <w:rPr>
          <w:rFonts w:asciiTheme="minorHAnsi" w:eastAsiaTheme="minorEastAsia" w:hAnsiTheme="minorHAnsi" w:cstheme="minorBidi"/>
          <w:noProof/>
          <w:kern w:val="2"/>
          <w:sz w:val="24"/>
          <w:szCs w:val="24"/>
          <w:lang w:val="en-AU" w:eastAsia="en-AU"/>
          <w14:ligatures w14:val="standardContextual"/>
        </w:rPr>
        <w:tab/>
      </w:r>
      <w:r>
        <w:rPr>
          <w:noProof/>
        </w:rPr>
        <w:t>Conditions on lease over stratum of land</w:t>
      </w:r>
      <w:r>
        <w:rPr>
          <w:noProof/>
          <w:webHidden/>
        </w:rPr>
        <w:tab/>
      </w:r>
      <w:r>
        <w:rPr>
          <w:noProof/>
          <w:webHidden/>
        </w:rPr>
        <w:fldChar w:fldCharType="begin"/>
      </w:r>
      <w:r>
        <w:rPr>
          <w:noProof/>
          <w:webHidden/>
        </w:rPr>
        <w:instrText xml:space="preserve"> PAGEREF _Toc226010127 \h </w:instrText>
      </w:r>
      <w:r>
        <w:rPr>
          <w:noProof/>
          <w:webHidden/>
        </w:rPr>
      </w:r>
      <w:r>
        <w:rPr>
          <w:noProof/>
          <w:webHidden/>
        </w:rPr>
        <w:fldChar w:fldCharType="separate"/>
      </w:r>
      <w:r w:rsidR="00415255">
        <w:rPr>
          <w:noProof/>
          <w:webHidden/>
        </w:rPr>
        <w:t>75</w:t>
      </w:r>
      <w:r>
        <w:rPr>
          <w:noProof/>
          <w:webHidden/>
        </w:rPr>
        <w:fldChar w:fldCharType="end"/>
      </w:r>
    </w:p>
    <w:p w14:paraId="5A4A3DDD" w14:textId="7C44F10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107</w:t>
      </w:r>
      <w:r>
        <w:rPr>
          <w:rFonts w:asciiTheme="minorHAnsi" w:eastAsiaTheme="minorEastAsia" w:hAnsiTheme="minorHAnsi" w:cstheme="minorBidi"/>
          <w:noProof/>
          <w:kern w:val="2"/>
          <w:sz w:val="24"/>
          <w:szCs w:val="24"/>
          <w:lang w:val="en-AU" w:eastAsia="en-AU"/>
          <w14:ligatures w14:val="standardContextual"/>
        </w:rPr>
        <w:tab/>
      </w:r>
      <w:r>
        <w:rPr>
          <w:noProof/>
        </w:rPr>
        <w:t>Conditions relating to sub-leases</w:t>
      </w:r>
      <w:r>
        <w:rPr>
          <w:noProof/>
          <w:webHidden/>
        </w:rPr>
        <w:tab/>
      </w:r>
      <w:r>
        <w:rPr>
          <w:noProof/>
          <w:webHidden/>
        </w:rPr>
        <w:fldChar w:fldCharType="begin"/>
      </w:r>
      <w:r>
        <w:rPr>
          <w:noProof/>
          <w:webHidden/>
        </w:rPr>
        <w:instrText xml:space="preserve"> PAGEREF _Toc226010128 \h </w:instrText>
      </w:r>
      <w:r>
        <w:rPr>
          <w:noProof/>
          <w:webHidden/>
        </w:rPr>
      </w:r>
      <w:r>
        <w:rPr>
          <w:noProof/>
          <w:webHidden/>
        </w:rPr>
        <w:fldChar w:fldCharType="separate"/>
      </w:r>
      <w:r w:rsidR="00415255">
        <w:rPr>
          <w:noProof/>
          <w:webHidden/>
        </w:rPr>
        <w:t>76</w:t>
      </w:r>
      <w:r>
        <w:rPr>
          <w:noProof/>
          <w:webHidden/>
        </w:rPr>
        <w:fldChar w:fldCharType="end"/>
      </w:r>
    </w:p>
    <w:p w14:paraId="6D342E9C" w14:textId="6BCF98E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108</w:t>
      </w:r>
      <w:r>
        <w:rPr>
          <w:rFonts w:asciiTheme="minorHAnsi" w:eastAsiaTheme="minorEastAsia" w:hAnsiTheme="minorHAnsi" w:cstheme="minorBidi"/>
          <w:noProof/>
          <w:kern w:val="2"/>
          <w:sz w:val="24"/>
          <w:szCs w:val="24"/>
          <w:lang w:val="en-AU" w:eastAsia="en-AU"/>
          <w14:ligatures w14:val="standardContextual"/>
        </w:rPr>
        <w:tab/>
      </w:r>
      <w:r>
        <w:rPr>
          <w:noProof/>
        </w:rPr>
        <w:t>Ability to mortgage lease</w:t>
      </w:r>
      <w:r>
        <w:rPr>
          <w:noProof/>
          <w:webHidden/>
        </w:rPr>
        <w:tab/>
      </w:r>
      <w:r>
        <w:rPr>
          <w:noProof/>
          <w:webHidden/>
        </w:rPr>
        <w:fldChar w:fldCharType="begin"/>
      </w:r>
      <w:r>
        <w:rPr>
          <w:noProof/>
          <w:webHidden/>
        </w:rPr>
        <w:instrText xml:space="preserve"> PAGEREF _Toc226010129 \h </w:instrText>
      </w:r>
      <w:r>
        <w:rPr>
          <w:noProof/>
          <w:webHidden/>
        </w:rPr>
      </w:r>
      <w:r>
        <w:rPr>
          <w:noProof/>
          <w:webHidden/>
        </w:rPr>
        <w:fldChar w:fldCharType="separate"/>
      </w:r>
      <w:r w:rsidR="00415255">
        <w:rPr>
          <w:noProof/>
          <w:webHidden/>
        </w:rPr>
        <w:t>76</w:t>
      </w:r>
      <w:r>
        <w:rPr>
          <w:noProof/>
          <w:webHidden/>
        </w:rPr>
        <w:fldChar w:fldCharType="end"/>
      </w:r>
    </w:p>
    <w:p w14:paraId="05ED0306" w14:textId="6E337AC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109</w:t>
      </w:r>
      <w:r>
        <w:rPr>
          <w:rFonts w:asciiTheme="minorHAnsi" w:eastAsiaTheme="minorEastAsia" w:hAnsiTheme="minorHAnsi" w:cstheme="minorBidi"/>
          <w:noProof/>
          <w:kern w:val="2"/>
          <w:sz w:val="24"/>
          <w:szCs w:val="24"/>
          <w:lang w:val="en-AU" w:eastAsia="en-AU"/>
          <w14:ligatures w14:val="standardContextual"/>
        </w:rPr>
        <w:tab/>
      </w:r>
      <w:r>
        <w:rPr>
          <w:noProof/>
        </w:rPr>
        <w:t>Amendment of lease</w:t>
      </w:r>
      <w:r>
        <w:rPr>
          <w:noProof/>
          <w:webHidden/>
        </w:rPr>
        <w:tab/>
      </w:r>
      <w:r>
        <w:rPr>
          <w:noProof/>
          <w:webHidden/>
        </w:rPr>
        <w:fldChar w:fldCharType="begin"/>
      </w:r>
      <w:r>
        <w:rPr>
          <w:noProof/>
          <w:webHidden/>
        </w:rPr>
        <w:instrText xml:space="preserve"> PAGEREF _Toc226010130 \h </w:instrText>
      </w:r>
      <w:r>
        <w:rPr>
          <w:noProof/>
          <w:webHidden/>
        </w:rPr>
      </w:r>
      <w:r>
        <w:rPr>
          <w:noProof/>
          <w:webHidden/>
        </w:rPr>
        <w:fldChar w:fldCharType="separate"/>
      </w:r>
      <w:r w:rsidR="00415255">
        <w:rPr>
          <w:noProof/>
          <w:webHidden/>
        </w:rPr>
        <w:t>76</w:t>
      </w:r>
      <w:r>
        <w:rPr>
          <w:noProof/>
          <w:webHidden/>
        </w:rPr>
        <w:fldChar w:fldCharType="end"/>
      </w:r>
    </w:p>
    <w:p w14:paraId="7099A377" w14:textId="5F5D303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110</w:t>
      </w:r>
      <w:r>
        <w:rPr>
          <w:rFonts w:asciiTheme="minorHAnsi" w:eastAsiaTheme="minorEastAsia" w:hAnsiTheme="minorHAnsi" w:cstheme="minorBidi"/>
          <w:noProof/>
          <w:kern w:val="2"/>
          <w:sz w:val="24"/>
          <w:szCs w:val="24"/>
          <w:lang w:val="en-AU" w:eastAsia="en-AU"/>
          <w14:ligatures w14:val="standardContextual"/>
        </w:rPr>
        <w:tab/>
      </w:r>
      <w:r>
        <w:rPr>
          <w:noProof/>
        </w:rPr>
        <w:t>Termination of lease</w:t>
      </w:r>
      <w:r>
        <w:rPr>
          <w:noProof/>
          <w:webHidden/>
        </w:rPr>
        <w:tab/>
      </w:r>
      <w:r>
        <w:rPr>
          <w:noProof/>
          <w:webHidden/>
        </w:rPr>
        <w:fldChar w:fldCharType="begin"/>
      </w:r>
      <w:r>
        <w:rPr>
          <w:noProof/>
          <w:webHidden/>
        </w:rPr>
        <w:instrText xml:space="preserve"> PAGEREF _Toc226010131 \h </w:instrText>
      </w:r>
      <w:r>
        <w:rPr>
          <w:noProof/>
          <w:webHidden/>
        </w:rPr>
      </w:r>
      <w:r>
        <w:rPr>
          <w:noProof/>
          <w:webHidden/>
        </w:rPr>
        <w:fldChar w:fldCharType="separate"/>
      </w:r>
      <w:r w:rsidR="00415255">
        <w:rPr>
          <w:noProof/>
          <w:webHidden/>
        </w:rPr>
        <w:t>76</w:t>
      </w:r>
      <w:r>
        <w:rPr>
          <w:noProof/>
          <w:webHidden/>
        </w:rPr>
        <w:fldChar w:fldCharType="end"/>
      </w:r>
    </w:p>
    <w:p w14:paraId="51210577" w14:textId="25CDF82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111</w:t>
      </w:r>
      <w:r>
        <w:rPr>
          <w:rFonts w:asciiTheme="minorHAnsi" w:eastAsiaTheme="minorEastAsia" w:hAnsiTheme="minorHAnsi" w:cstheme="minorBidi"/>
          <w:noProof/>
          <w:kern w:val="2"/>
          <w:sz w:val="24"/>
          <w:szCs w:val="24"/>
          <w:lang w:val="en-AU" w:eastAsia="en-AU"/>
          <w14:ligatures w14:val="standardContextual"/>
        </w:rPr>
        <w:tab/>
      </w:r>
      <w:r>
        <w:rPr>
          <w:noProof/>
        </w:rPr>
        <w:t>Renewal of lease</w:t>
      </w:r>
      <w:r>
        <w:rPr>
          <w:noProof/>
          <w:webHidden/>
        </w:rPr>
        <w:tab/>
      </w:r>
      <w:r>
        <w:rPr>
          <w:noProof/>
          <w:webHidden/>
        </w:rPr>
        <w:fldChar w:fldCharType="begin"/>
      </w:r>
      <w:r>
        <w:rPr>
          <w:noProof/>
          <w:webHidden/>
        </w:rPr>
        <w:instrText xml:space="preserve"> PAGEREF _Toc226010132 \h </w:instrText>
      </w:r>
      <w:r>
        <w:rPr>
          <w:noProof/>
          <w:webHidden/>
        </w:rPr>
      </w:r>
      <w:r>
        <w:rPr>
          <w:noProof/>
          <w:webHidden/>
        </w:rPr>
        <w:fldChar w:fldCharType="separate"/>
      </w:r>
      <w:r w:rsidR="00415255">
        <w:rPr>
          <w:noProof/>
          <w:webHidden/>
        </w:rPr>
        <w:t>76</w:t>
      </w:r>
      <w:r>
        <w:rPr>
          <w:noProof/>
          <w:webHidden/>
        </w:rPr>
        <w:fldChar w:fldCharType="end"/>
      </w:r>
    </w:p>
    <w:p w14:paraId="7ADB7C2C" w14:textId="5B756F1C"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4</w:t>
      </w:r>
      <w:r w:rsidRPr="00CE3785">
        <w:rPr>
          <w:bCs/>
          <w:noProof/>
        </w:rPr>
        <w:t>—</w:t>
      </w:r>
      <w:r>
        <w:rPr>
          <w:noProof/>
        </w:rPr>
        <w:t>Interim operation</w:t>
      </w:r>
      <w:r>
        <w:rPr>
          <w:noProof/>
          <w:webHidden/>
        </w:rPr>
        <w:tab/>
      </w:r>
      <w:r>
        <w:rPr>
          <w:noProof/>
          <w:webHidden/>
        </w:rPr>
        <w:fldChar w:fldCharType="begin"/>
      </w:r>
      <w:r>
        <w:rPr>
          <w:noProof/>
          <w:webHidden/>
        </w:rPr>
        <w:instrText xml:space="preserve"> PAGEREF _Toc226010133 \h </w:instrText>
      </w:r>
      <w:r>
        <w:rPr>
          <w:noProof/>
          <w:webHidden/>
        </w:rPr>
      </w:r>
      <w:r>
        <w:rPr>
          <w:noProof/>
          <w:webHidden/>
        </w:rPr>
        <w:fldChar w:fldCharType="separate"/>
      </w:r>
      <w:r w:rsidR="00415255">
        <w:rPr>
          <w:noProof/>
          <w:webHidden/>
        </w:rPr>
        <w:t>77</w:t>
      </w:r>
      <w:r>
        <w:rPr>
          <w:noProof/>
          <w:webHidden/>
        </w:rPr>
        <w:fldChar w:fldCharType="end"/>
      </w:r>
    </w:p>
    <w:p w14:paraId="51378AEF" w14:textId="4C27DC8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112</w:t>
      </w:r>
      <w:r>
        <w:rPr>
          <w:rFonts w:asciiTheme="minorHAnsi" w:eastAsiaTheme="minorEastAsia" w:hAnsiTheme="minorHAnsi" w:cstheme="minorBidi"/>
          <w:noProof/>
          <w:kern w:val="2"/>
          <w:sz w:val="24"/>
          <w:szCs w:val="24"/>
          <w:lang w:val="en-AU" w:eastAsia="en-AU"/>
          <w14:ligatures w14:val="standardContextual"/>
        </w:rPr>
        <w:tab/>
      </w:r>
      <w:r>
        <w:rPr>
          <w:noProof/>
        </w:rPr>
        <w:t>Interim operation</w:t>
      </w:r>
      <w:r>
        <w:rPr>
          <w:noProof/>
          <w:webHidden/>
        </w:rPr>
        <w:tab/>
      </w:r>
      <w:r>
        <w:rPr>
          <w:noProof/>
          <w:webHidden/>
        </w:rPr>
        <w:fldChar w:fldCharType="begin"/>
      </w:r>
      <w:r>
        <w:rPr>
          <w:noProof/>
          <w:webHidden/>
        </w:rPr>
        <w:instrText xml:space="preserve"> PAGEREF _Toc226010134 \h </w:instrText>
      </w:r>
      <w:r>
        <w:rPr>
          <w:noProof/>
          <w:webHidden/>
        </w:rPr>
      </w:r>
      <w:r>
        <w:rPr>
          <w:noProof/>
          <w:webHidden/>
        </w:rPr>
        <w:fldChar w:fldCharType="separate"/>
      </w:r>
      <w:r w:rsidR="00415255">
        <w:rPr>
          <w:noProof/>
          <w:webHidden/>
        </w:rPr>
        <w:t>77</w:t>
      </w:r>
      <w:r>
        <w:rPr>
          <w:noProof/>
          <w:webHidden/>
        </w:rPr>
        <w:fldChar w:fldCharType="end"/>
      </w:r>
    </w:p>
    <w:p w14:paraId="5AD9E2D7" w14:textId="22D5B04D"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5</w:t>
      </w:r>
      <w:r w:rsidRPr="00CE3785">
        <w:rPr>
          <w:bCs/>
          <w:noProof/>
        </w:rPr>
        <w:t>—</w:t>
      </w:r>
      <w:r>
        <w:rPr>
          <w:noProof/>
        </w:rPr>
        <w:t>Interim leases and licences for reserved Project land</w:t>
      </w:r>
      <w:r>
        <w:rPr>
          <w:noProof/>
          <w:webHidden/>
        </w:rPr>
        <w:tab/>
      </w:r>
      <w:r>
        <w:rPr>
          <w:noProof/>
          <w:webHidden/>
        </w:rPr>
        <w:fldChar w:fldCharType="begin"/>
      </w:r>
      <w:r>
        <w:rPr>
          <w:noProof/>
          <w:webHidden/>
        </w:rPr>
        <w:instrText xml:space="preserve"> PAGEREF _Toc226010135 \h </w:instrText>
      </w:r>
      <w:r>
        <w:rPr>
          <w:noProof/>
          <w:webHidden/>
        </w:rPr>
      </w:r>
      <w:r>
        <w:rPr>
          <w:noProof/>
          <w:webHidden/>
        </w:rPr>
        <w:fldChar w:fldCharType="separate"/>
      </w:r>
      <w:r w:rsidR="00415255">
        <w:rPr>
          <w:noProof/>
          <w:webHidden/>
        </w:rPr>
        <w:t>77</w:t>
      </w:r>
      <w:r>
        <w:rPr>
          <w:noProof/>
          <w:webHidden/>
        </w:rPr>
        <w:fldChar w:fldCharType="end"/>
      </w:r>
    </w:p>
    <w:p w14:paraId="73E04125" w14:textId="7C68DBA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113</w:t>
      </w:r>
      <w:r>
        <w:rPr>
          <w:rFonts w:asciiTheme="minorHAnsi" w:eastAsiaTheme="minorEastAsia" w:hAnsiTheme="minorHAnsi" w:cstheme="minorBidi"/>
          <w:noProof/>
          <w:kern w:val="2"/>
          <w:sz w:val="24"/>
          <w:szCs w:val="24"/>
          <w:lang w:val="en-AU" w:eastAsia="en-AU"/>
          <w14:ligatures w14:val="standardContextual"/>
        </w:rPr>
        <w:tab/>
      </w:r>
      <w:r>
        <w:rPr>
          <w:noProof/>
        </w:rPr>
        <w:t>Application</w:t>
      </w:r>
      <w:r>
        <w:rPr>
          <w:noProof/>
          <w:webHidden/>
        </w:rPr>
        <w:tab/>
      </w:r>
      <w:r>
        <w:rPr>
          <w:noProof/>
          <w:webHidden/>
        </w:rPr>
        <w:fldChar w:fldCharType="begin"/>
      </w:r>
      <w:r>
        <w:rPr>
          <w:noProof/>
          <w:webHidden/>
        </w:rPr>
        <w:instrText xml:space="preserve"> PAGEREF _Toc226010136 \h </w:instrText>
      </w:r>
      <w:r>
        <w:rPr>
          <w:noProof/>
          <w:webHidden/>
        </w:rPr>
      </w:r>
      <w:r>
        <w:rPr>
          <w:noProof/>
          <w:webHidden/>
        </w:rPr>
        <w:fldChar w:fldCharType="separate"/>
      </w:r>
      <w:r w:rsidR="00415255">
        <w:rPr>
          <w:noProof/>
          <w:webHidden/>
        </w:rPr>
        <w:t>77</w:t>
      </w:r>
      <w:r>
        <w:rPr>
          <w:noProof/>
          <w:webHidden/>
        </w:rPr>
        <w:fldChar w:fldCharType="end"/>
      </w:r>
    </w:p>
    <w:p w14:paraId="7D302FFC" w14:textId="056489E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114</w:t>
      </w:r>
      <w:r>
        <w:rPr>
          <w:rFonts w:asciiTheme="minorHAnsi" w:eastAsiaTheme="minorEastAsia" w:hAnsiTheme="minorHAnsi" w:cstheme="minorBidi"/>
          <w:noProof/>
          <w:kern w:val="2"/>
          <w:sz w:val="24"/>
          <w:szCs w:val="24"/>
          <w:lang w:val="en-AU" w:eastAsia="en-AU"/>
          <w14:ligatures w14:val="standardContextual"/>
        </w:rPr>
        <w:tab/>
      </w:r>
      <w:r>
        <w:rPr>
          <w:noProof/>
        </w:rPr>
        <w:t>Power to issue interim licences for reserved project land</w:t>
      </w:r>
      <w:r>
        <w:rPr>
          <w:noProof/>
          <w:webHidden/>
        </w:rPr>
        <w:tab/>
      </w:r>
      <w:r>
        <w:rPr>
          <w:noProof/>
          <w:webHidden/>
        </w:rPr>
        <w:fldChar w:fldCharType="begin"/>
      </w:r>
      <w:r>
        <w:rPr>
          <w:noProof/>
          <w:webHidden/>
        </w:rPr>
        <w:instrText xml:space="preserve"> PAGEREF _Toc226010137 \h </w:instrText>
      </w:r>
      <w:r>
        <w:rPr>
          <w:noProof/>
          <w:webHidden/>
        </w:rPr>
      </w:r>
      <w:r>
        <w:rPr>
          <w:noProof/>
          <w:webHidden/>
        </w:rPr>
        <w:fldChar w:fldCharType="separate"/>
      </w:r>
      <w:r w:rsidR="00415255">
        <w:rPr>
          <w:noProof/>
          <w:webHidden/>
        </w:rPr>
        <w:t>78</w:t>
      </w:r>
      <w:r>
        <w:rPr>
          <w:noProof/>
          <w:webHidden/>
        </w:rPr>
        <w:fldChar w:fldCharType="end"/>
      </w:r>
    </w:p>
    <w:p w14:paraId="3CADC704" w14:textId="3AC0B89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115</w:t>
      </w:r>
      <w:r>
        <w:rPr>
          <w:rFonts w:asciiTheme="minorHAnsi" w:eastAsiaTheme="minorEastAsia" w:hAnsiTheme="minorHAnsi" w:cstheme="minorBidi"/>
          <w:noProof/>
          <w:kern w:val="2"/>
          <w:sz w:val="24"/>
          <w:szCs w:val="24"/>
          <w:lang w:val="en-AU" w:eastAsia="en-AU"/>
          <w14:ligatures w14:val="standardContextual"/>
        </w:rPr>
        <w:tab/>
      </w:r>
      <w:r>
        <w:rPr>
          <w:noProof/>
        </w:rPr>
        <w:t>Power to grant interim leases for reserved project land</w:t>
      </w:r>
      <w:r>
        <w:rPr>
          <w:noProof/>
          <w:webHidden/>
        </w:rPr>
        <w:tab/>
      </w:r>
      <w:r>
        <w:rPr>
          <w:noProof/>
          <w:webHidden/>
        </w:rPr>
        <w:fldChar w:fldCharType="begin"/>
      </w:r>
      <w:r>
        <w:rPr>
          <w:noProof/>
          <w:webHidden/>
        </w:rPr>
        <w:instrText xml:space="preserve"> PAGEREF _Toc226010138 \h </w:instrText>
      </w:r>
      <w:r>
        <w:rPr>
          <w:noProof/>
          <w:webHidden/>
        </w:rPr>
      </w:r>
      <w:r>
        <w:rPr>
          <w:noProof/>
          <w:webHidden/>
        </w:rPr>
        <w:fldChar w:fldCharType="separate"/>
      </w:r>
      <w:r w:rsidR="00415255">
        <w:rPr>
          <w:noProof/>
          <w:webHidden/>
        </w:rPr>
        <w:t>78</w:t>
      </w:r>
      <w:r>
        <w:rPr>
          <w:noProof/>
          <w:webHidden/>
        </w:rPr>
        <w:fldChar w:fldCharType="end"/>
      </w:r>
    </w:p>
    <w:p w14:paraId="71B8B0A7" w14:textId="7395F48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116</w:t>
      </w:r>
      <w:r>
        <w:rPr>
          <w:rFonts w:asciiTheme="minorHAnsi" w:eastAsiaTheme="minorEastAsia" w:hAnsiTheme="minorHAnsi" w:cstheme="minorBidi"/>
          <w:noProof/>
          <w:kern w:val="2"/>
          <w:sz w:val="24"/>
          <w:szCs w:val="24"/>
          <w:lang w:val="en-AU" w:eastAsia="en-AU"/>
          <w14:ligatures w14:val="standardContextual"/>
        </w:rPr>
        <w:tab/>
      </w:r>
      <w:r>
        <w:rPr>
          <w:noProof/>
        </w:rPr>
        <w:t>Termination of lease or licence</w:t>
      </w:r>
      <w:r>
        <w:rPr>
          <w:noProof/>
          <w:webHidden/>
        </w:rPr>
        <w:tab/>
      </w:r>
      <w:r>
        <w:rPr>
          <w:noProof/>
          <w:webHidden/>
        </w:rPr>
        <w:fldChar w:fldCharType="begin"/>
      </w:r>
      <w:r>
        <w:rPr>
          <w:noProof/>
          <w:webHidden/>
        </w:rPr>
        <w:instrText xml:space="preserve"> PAGEREF _Toc226010139 \h </w:instrText>
      </w:r>
      <w:r>
        <w:rPr>
          <w:noProof/>
          <w:webHidden/>
        </w:rPr>
      </w:r>
      <w:r>
        <w:rPr>
          <w:noProof/>
          <w:webHidden/>
        </w:rPr>
        <w:fldChar w:fldCharType="separate"/>
      </w:r>
      <w:r w:rsidR="00415255">
        <w:rPr>
          <w:noProof/>
          <w:webHidden/>
        </w:rPr>
        <w:t>78</w:t>
      </w:r>
      <w:r>
        <w:rPr>
          <w:noProof/>
          <w:webHidden/>
        </w:rPr>
        <w:fldChar w:fldCharType="end"/>
      </w:r>
    </w:p>
    <w:p w14:paraId="555DEC74" w14:textId="68F8EC8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117</w:t>
      </w:r>
      <w:r>
        <w:rPr>
          <w:rFonts w:asciiTheme="minorHAnsi" w:eastAsiaTheme="minorEastAsia" w:hAnsiTheme="minorHAnsi" w:cstheme="minorBidi"/>
          <w:noProof/>
          <w:kern w:val="2"/>
          <w:sz w:val="24"/>
          <w:szCs w:val="24"/>
          <w:lang w:val="en-AU" w:eastAsia="en-AU"/>
          <w14:ligatures w14:val="standardContextual"/>
        </w:rPr>
        <w:tab/>
      </w:r>
      <w:r>
        <w:rPr>
          <w:noProof/>
        </w:rPr>
        <w:t>Proceedings where refusal to give up possession</w:t>
      </w:r>
      <w:r>
        <w:rPr>
          <w:noProof/>
          <w:webHidden/>
        </w:rPr>
        <w:tab/>
      </w:r>
      <w:r>
        <w:rPr>
          <w:noProof/>
          <w:webHidden/>
        </w:rPr>
        <w:fldChar w:fldCharType="begin"/>
      </w:r>
      <w:r>
        <w:rPr>
          <w:noProof/>
          <w:webHidden/>
        </w:rPr>
        <w:instrText xml:space="preserve"> PAGEREF _Toc226010140 \h </w:instrText>
      </w:r>
      <w:r>
        <w:rPr>
          <w:noProof/>
          <w:webHidden/>
        </w:rPr>
      </w:r>
      <w:r>
        <w:rPr>
          <w:noProof/>
          <w:webHidden/>
        </w:rPr>
        <w:fldChar w:fldCharType="separate"/>
      </w:r>
      <w:r w:rsidR="00415255">
        <w:rPr>
          <w:noProof/>
          <w:webHidden/>
        </w:rPr>
        <w:t>79</w:t>
      </w:r>
      <w:r>
        <w:rPr>
          <w:noProof/>
          <w:webHidden/>
        </w:rPr>
        <w:fldChar w:fldCharType="end"/>
      </w:r>
    </w:p>
    <w:p w14:paraId="0F450CAA" w14:textId="3DBD010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118</w:t>
      </w:r>
      <w:r>
        <w:rPr>
          <w:rFonts w:asciiTheme="minorHAnsi" w:eastAsiaTheme="minorEastAsia" w:hAnsiTheme="minorHAnsi" w:cstheme="minorBidi"/>
          <w:noProof/>
          <w:kern w:val="2"/>
          <w:sz w:val="24"/>
          <w:szCs w:val="24"/>
          <w:lang w:val="en-AU" w:eastAsia="en-AU"/>
          <w14:ligatures w14:val="standardContextual"/>
        </w:rPr>
        <w:tab/>
      </w:r>
      <w:r>
        <w:rPr>
          <w:noProof/>
        </w:rPr>
        <w:t>Residential Tenancies Act 1997 not to apply</w:t>
      </w:r>
      <w:r>
        <w:rPr>
          <w:noProof/>
          <w:webHidden/>
        </w:rPr>
        <w:tab/>
      </w:r>
      <w:r>
        <w:rPr>
          <w:noProof/>
          <w:webHidden/>
        </w:rPr>
        <w:fldChar w:fldCharType="begin"/>
      </w:r>
      <w:r>
        <w:rPr>
          <w:noProof/>
          <w:webHidden/>
        </w:rPr>
        <w:instrText xml:space="preserve"> PAGEREF _Toc226010141 \h </w:instrText>
      </w:r>
      <w:r>
        <w:rPr>
          <w:noProof/>
          <w:webHidden/>
        </w:rPr>
      </w:r>
      <w:r>
        <w:rPr>
          <w:noProof/>
          <w:webHidden/>
        </w:rPr>
        <w:fldChar w:fldCharType="separate"/>
      </w:r>
      <w:r w:rsidR="00415255">
        <w:rPr>
          <w:noProof/>
          <w:webHidden/>
        </w:rPr>
        <w:t>80</w:t>
      </w:r>
      <w:r>
        <w:rPr>
          <w:noProof/>
          <w:webHidden/>
        </w:rPr>
        <w:fldChar w:fldCharType="end"/>
      </w:r>
    </w:p>
    <w:p w14:paraId="67038629" w14:textId="6E78718B"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lastRenderedPageBreak/>
        <w:t>Division 6</w:t>
      </w:r>
      <w:r w:rsidRPr="00CE3785">
        <w:rPr>
          <w:bCs/>
          <w:noProof/>
        </w:rPr>
        <w:t>—</w:t>
      </w:r>
      <w:r>
        <w:rPr>
          <w:noProof/>
        </w:rPr>
        <w:t>Powers over other land</w:t>
      </w:r>
      <w:r>
        <w:rPr>
          <w:noProof/>
          <w:webHidden/>
        </w:rPr>
        <w:tab/>
      </w:r>
      <w:r>
        <w:rPr>
          <w:noProof/>
          <w:webHidden/>
        </w:rPr>
        <w:fldChar w:fldCharType="begin"/>
      </w:r>
      <w:r>
        <w:rPr>
          <w:noProof/>
          <w:webHidden/>
        </w:rPr>
        <w:instrText xml:space="preserve"> PAGEREF _Toc226010142 \h </w:instrText>
      </w:r>
      <w:r>
        <w:rPr>
          <w:noProof/>
          <w:webHidden/>
        </w:rPr>
      </w:r>
      <w:r>
        <w:rPr>
          <w:noProof/>
          <w:webHidden/>
        </w:rPr>
        <w:fldChar w:fldCharType="separate"/>
      </w:r>
      <w:r w:rsidR="00415255">
        <w:rPr>
          <w:noProof/>
          <w:webHidden/>
        </w:rPr>
        <w:t>80</w:t>
      </w:r>
      <w:r>
        <w:rPr>
          <w:noProof/>
          <w:webHidden/>
        </w:rPr>
        <w:fldChar w:fldCharType="end"/>
      </w:r>
    </w:p>
    <w:p w14:paraId="0D3EB9C6" w14:textId="7396B9C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119</w:t>
      </w:r>
      <w:r>
        <w:rPr>
          <w:rFonts w:asciiTheme="minorHAnsi" w:eastAsiaTheme="minorEastAsia" w:hAnsiTheme="minorHAnsi" w:cstheme="minorBidi"/>
          <w:noProof/>
          <w:kern w:val="2"/>
          <w:sz w:val="24"/>
          <w:szCs w:val="24"/>
          <w:lang w:val="en-AU" w:eastAsia="en-AU"/>
          <w14:ligatures w14:val="standardContextual"/>
        </w:rPr>
        <w:tab/>
      </w:r>
      <w:r>
        <w:rPr>
          <w:noProof/>
        </w:rPr>
        <w:t>Land purchased by Authority</w:t>
      </w:r>
      <w:r>
        <w:rPr>
          <w:noProof/>
          <w:webHidden/>
        </w:rPr>
        <w:tab/>
      </w:r>
      <w:r>
        <w:rPr>
          <w:noProof/>
          <w:webHidden/>
        </w:rPr>
        <w:fldChar w:fldCharType="begin"/>
      </w:r>
      <w:r>
        <w:rPr>
          <w:noProof/>
          <w:webHidden/>
        </w:rPr>
        <w:instrText xml:space="preserve"> PAGEREF _Toc226010143 \h </w:instrText>
      </w:r>
      <w:r>
        <w:rPr>
          <w:noProof/>
          <w:webHidden/>
        </w:rPr>
      </w:r>
      <w:r>
        <w:rPr>
          <w:noProof/>
          <w:webHidden/>
        </w:rPr>
        <w:fldChar w:fldCharType="separate"/>
      </w:r>
      <w:r w:rsidR="00415255">
        <w:rPr>
          <w:noProof/>
          <w:webHidden/>
        </w:rPr>
        <w:t>80</w:t>
      </w:r>
      <w:r>
        <w:rPr>
          <w:noProof/>
          <w:webHidden/>
        </w:rPr>
        <w:fldChar w:fldCharType="end"/>
      </w:r>
    </w:p>
    <w:p w14:paraId="3A69A377" w14:textId="0E85989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120</w:t>
      </w:r>
      <w:r>
        <w:rPr>
          <w:rFonts w:asciiTheme="minorHAnsi" w:eastAsiaTheme="minorEastAsia" w:hAnsiTheme="minorHAnsi" w:cstheme="minorBidi"/>
          <w:noProof/>
          <w:kern w:val="2"/>
          <w:sz w:val="24"/>
          <w:szCs w:val="24"/>
          <w:lang w:val="en-AU" w:eastAsia="en-AU"/>
          <w14:ligatures w14:val="standardContextual"/>
        </w:rPr>
        <w:tab/>
      </w:r>
      <w:r>
        <w:rPr>
          <w:noProof/>
        </w:rPr>
        <w:t>Authority may enter into agreements for land</w:t>
      </w:r>
      <w:r>
        <w:rPr>
          <w:noProof/>
          <w:webHidden/>
        </w:rPr>
        <w:tab/>
      </w:r>
      <w:r>
        <w:rPr>
          <w:noProof/>
          <w:webHidden/>
        </w:rPr>
        <w:fldChar w:fldCharType="begin"/>
      </w:r>
      <w:r>
        <w:rPr>
          <w:noProof/>
          <w:webHidden/>
        </w:rPr>
        <w:instrText xml:space="preserve"> PAGEREF _Toc226010144 \h </w:instrText>
      </w:r>
      <w:r>
        <w:rPr>
          <w:noProof/>
          <w:webHidden/>
        </w:rPr>
      </w:r>
      <w:r>
        <w:rPr>
          <w:noProof/>
          <w:webHidden/>
        </w:rPr>
        <w:fldChar w:fldCharType="separate"/>
      </w:r>
      <w:r w:rsidR="00415255">
        <w:rPr>
          <w:noProof/>
          <w:webHidden/>
        </w:rPr>
        <w:t>80</w:t>
      </w:r>
      <w:r>
        <w:rPr>
          <w:noProof/>
          <w:webHidden/>
        </w:rPr>
        <w:fldChar w:fldCharType="end"/>
      </w:r>
    </w:p>
    <w:p w14:paraId="01B0F176" w14:textId="500C00A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121</w:t>
      </w:r>
      <w:r>
        <w:rPr>
          <w:rFonts w:asciiTheme="minorHAnsi" w:eastAsiaTheme="minorEastAsia" w:hAnsiTheme="minorHAnsi" w:cstheme="minorBidi"/>
          <w:noProof/>
          <w:kern w:val="2"/>
          <w:sz w:val="24"/>
          <w:szCs w:val="24"/>
          <w:lang w:val="en-AU" w:eastAsia="en-AU"/>
          <w14:ligatures w14:val="standardContextual"/>
        </w:rPr>
        <w:tab/>
      </w:r>
      <w:r>
        <w:rPr>
          <w:noProof/>
        </w:rPr>
        <w:t>Surplus land</w:t>
      </w:r>
      <w:r>
        <w:rPr>
          <w:noProof/>
          <w:webHidden/>
        </w:rPr>
        <w:tab/>
      </w:r>
      <w:r>
        <w:rPr>
          <w:noProof/>
          <w:webHidden/>
        </w:rPr>
        <w:fldChar w:fldCharType="begin"/>
      </w:r>
      <w:r>
        <w:rPr>
          <w:noProof/>
          <w:webHidden/>
        </w:rPr>
        <w:instrText xml:space="preserve"> PAGEREF _Toc226010145 \h </w:instrText>
      </w:r>
      <w:r>
        <w:rPr>
          <w:noProof/>
          <w:webHidden/>
        </w:rPr>
      </w:r>
      <w:r>
        <w:rPr>
          <w:noProof/>
          <w:webHidden/>
        </w:rPr>
        <w:fldChar w:fldCharType="separate"/>
      </w:r>
      <w:r w:rsidR="00415255">
        <w:rPr>
          <w:noProof/>
          <w:webHidden/>
        </w:rPr>
        <w:t>81</w:t>
      </w:r>
      <w:r>
        <w:rPr>
          <w:noProof/>
          <w:webHidden/>
        </w:rPr>
        <w:fldChar w:fldCharType="end"/>
      </w:r>
    </w:p>
    <w:p w14:paraId="7C2BFE8D" w14:textId="5E3B215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122</w:t>
      </w:r>
      <w:r>
        <w:rPr>
          <w:rFonts w:asciiTheme="minorHAnsi" w:eastAsiaTheme="minorEastAsia" w:hAnsiTheme="minorHAnsi" w:cstheme="minorBidi"/>
          <w:noProof/>
          <w:kern w:val="2"/>
          <w:sz w:val="24"/>
          <w:szCs w:val="24"/>
          <w:lang w:val="en-AU" w:eastAsia="en-AU"/>
          <w14:ligatures w14:val="standardContextual"/>
        </w:rPr>
        <w:tab/>
      </w:r>
      <w:r>
        <w:rPr>
          <w:noProof/>
        </w:rPr>
        <w:t>Disposition of surplus land</w:t>
      </w:r>
      <w:r>
        <w:rPr>
          <w:noProof/>
          <w:webHidden/>
        </w:rPr>
        <w:tab/>
      </w:r>
      <w:r>
        <w:rPr>
          <w:noProof/>
          <w:webHidden/>
        </w:rPr>
        <w:fldChar w:fldCharType="begin"/>
      </w:r>
      <w:r>
        <w:rPr>
          <w:noProof/>
          <w:webHidden/>
        </w:rPr>
        <w:instrText xml:space="preserve"> PAGEREF _Toc226010146 \h </w:instrText>
      </w:r>
      <w:r>
        <w:rPr>
          <w:noProof/>
          <w:webHidden/>
        </w:rPr>
      </w:r>
      <w:r>
        <w:rPr>
          <w:noProof/>
          <w:webHidden/>
        </w:rPr>
        <w:fldChar w:fldCharType="separate"/>
      </w:r>
      <w:r w:rsidR="00415255">
        <w:rPr>
          <w:noProof/>
          <w:webHidden/>
        </w:rPr>
        <w:t>81</w:t>
      </w:r>
      <w:r>
        <w:rPr>
          <w:noProof/>
          <w:webHidden/>
        </w:rPr>
        <w:fldChar w:fldCharType="end"/>
      </w:r>
    </w:p>
    <w:p w14:paraId="3ED15A64" w14:textId="0D774D4C"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Part 6</w:t>
      </w:r>
      <w:r w:rsidRPr="008B2E22">
        <w:rPr>
          <w:bCs/>
          <w:noProof/>
        </w:rPr>
        <w:t>—Statutory</w:t>
      </w:r>
      <w:r w:rsidRPr="008B2E22">
        <w:rPr>
          <w:noProof/>
        </w:rPr>
        <w:t xml:space="preserve"> powers and exemptions</w:t>
      </w:r>
      <w:r w:rsidRPr="008B2E22">
        <w:rPr>
          <w:noProof/>
          <w:webHidden/>
        </w:rPr>
        <w:tab/>
      </w:r>
      <w:r w:rsidRPr="008B2E22">
        <w:rPr>
          <w:noProof/>
          <w:webHidden/>
        </w:rPr>
        <w:fldChar w:fldCharType="begin"/>
      </w:r>
      <w:r w:rsidRPr="008B2E22">
        <w:rPr>
          <w:noProof/>
          <w:webHidden/>
        </w:rPr>
        <w:instrText xml:space="preserve"> PAGEREF _Toc226010147 \h </w:instrText>
      </w:r>
      <w:r w:rsidRPr="008B2E22">
        <w:rPr>
          <w:noProof/>
          <w:webHidden/>
        </w:rPr>
      </w:r>
      <w:r w:rsidRPr="008B2E22">
        <w:rPr>
          <w:noProof/>
          <w:webHidden/>
        </w:rPr>
        <w:fldChar w:fldCharType="separate"/>
      </w:r>
      <w:r w:rsidR="00415255">
        <w:rPr>
          <w:noProof/>
          <w:webHidden/>
        </w:rPr>
        <w:t>82</w:t>
      </w:r>
      <w:r w:rsidRPr="008B2E22">
        <w:rPr>
          <w:noProof/>
          <w:webHidden/>
        </w:rPr>
        <w:fldChar w:fldCharType="end"/>
      </w:r>
    </w:p>
    <w:p w14:paraId="00857FC8" w14:textId="2093A419"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w:t>
      </w:r>
      <w:r w:rsidRPr="00CE3785">
        <w:rPr>
          <w:bCs/>
          <w:noProof/>
        </w:rPr>
        <w:t>—</w:t>
      </w:r>
      <w:r>
        <w:rPr>
          <w:noProof/>
        </w:rPr>
        <w:t>Planning controls</w:t>
      </w:r>
      <w:r>
        <w:rPr>
          <w:noProof/>
          <w:webHidden/>
        </w:rPr>
        <w:tab/>
      </w:r>
      <w:r>
        <w:rPr>
          <w:noProof/>
          <w:webHidden/>
        </w:rPr>
        <w:fldChar w:fldCharType="begin"/>
      </w:r>
      <w:r>
        <w:rPr>
          <w:noProof/>
          <w:webHidden/>
        </w:rPr>
        <w:instrText xml:space="preserve"> PAGEREF _Toc226010148 \h </w:instrText>
      </w:r>
      <w:r>
        <w:rPr>
          <w:noProof/>
          <w:webHidden/>
        </w:rPr>
      </w:r>
      <w:r>
        <w:rPr>
          <w:noProof/>
          <w:webHidden/>
        </w:rPr>
        <w:fldChar w:fldCharType="separate"/>
      </w:r>
      <w:r w:rsidR="00415255">
        <w:rPr>
          <w:noProof/>
          <w:webHidden/>
        </w:rPr>
        <w:t>82</w:t>
      </w:r>
      <w:r>
        <w:rPr>
          <w:noProof/>
          <w:webHidden/>
        </w:rPr>
        <w:fldChar w:fldCharType="end"/>
      </w:r>
    </w:p>
    <w:p w14:paraId="1C83B9C8" w14:textId="5140EB0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123</w:t>
      </w:r>
      <w:r>
        <w:rPr>
          <w:rFonts w:asciiTheme="minorHAnsi" w:eastAsiaTheme="minorEastAsia" w:hAnsiTheme="minorHAnsi" w:cstheme="minorBidi"/>
          <w:noProof/>
          <w:kern w:val="2"/>
          <w:sz w:val="24"/>
          <w:szCs w:val="24"/>
          <w:lang w:val="en-AU" w:eastAsia="en-AU"/>
          <w14:ligatures w14:val="standardContextual"/>
        </w:rPr>
        <w:tab/>
      </w:r>
      <w:r>
        <w:rPr>
          <w:noProof/>
        </w:rPr>
        <w:t>Authority may be planning authority</w:t>
      </w:r>
      <w:r>
        <w:rPr>
          <w:noProof/>
          <w:webHidden/>
        </w:rPr>
        <w:tab/>
      </w:r>
      <w:r>
        <w:rPr>
          <w:noProof/>
          <w:webHidden/>
        </w:rPr>
        <w:fldChar w:fldCharType="begin"/>
      </w:r>
      <w:r>
        <w:rPr>
          <w:noProof/>
          <w:webHidden/>
        </w:rPr>
        <w:instrText xml:space="preserve"> PAGEREF _Toc226010149 \h </w:instrText>
      </w:r>
      <w:r>
        <w:rPr>
          <w:noProof/>
          <w:webHidden/>
        </w:rPr>
      </w:r>
      <w:r>
        <w:rPr>
          <w:noProof/>
          <w:webHidden/>
        </w:rPr>
        <w:fldChar w:fldCharType="separate"/>
      </w:r>
      <w:r w:rsidR="00415255">
        <w:rPr>
          <w:noProof/>
          <w:webHidden/>
        </w:rPr>
        <w:t>82</w:t>
      </w:r>
      <w:r>
        <w:rPr>
          <w:noProof/>
          <w:webHidden/>
        </w:rPr>
        <w:fldChar w:fldCharType="end"/>
      </w:r>
    </w:p>
    <w:p w14:paraId="047AE1E3" w14:textId="1857587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124</w:t>
      </w:r>
      <w:r>
        <w:rPr>
          <w:rFonts w:asciiTheme="minorHAnsi" w:eastAsiaTheme="minorEastAsia" w:hAnsiTheme="minorHAnsi" w:cstheme="minorBidi"/>
          <w:noProof/>
          <w:kern w:val="2"/>
          <w:sz w:val="24"/>
          <w:szCs w:val="24"/>
          <w:lang w:val="en-AU" w:eastAsia="en-AU"/>
          <w14:ligatures w14:val="standardContextual"/>
        </w:rPr>
        <w:tab/>
      </w:r>
      <w:r>
        <w:rPr>
          <w:noProof/>
        </w:rPr>
        <w:t>Authority to be responsible authority</w:t>
      </w:r>
      <w:r>
        <w:rPr>
          <w:noProof/>
          <w:webHidden/>
        </w:rPr>
        <w:tab/>
      </w:r>
      <w:r>
        <w:rPr>
          <w:noProof/>
          <w:webHidden/>
        </w:rPr>
        <w:fldChar w:fldCharType="begin"/>
      </w:r>
      <w:r>
        <w:rPr>
          <w:noProof/>
          <w:webHidden/>
        </w:rPr>
        <w:instrText xml:space="preserve"> PAGEREF _Toc226010150 \h </w:instrText>
      </w:r>
      <w:r>
        <w:rPr>
          <w:noProof/>
          <w:webHidden/>
        </w:rPr>
      </w:r>
      <w:r>
        <w:rPr>
          <w:noProof/>
          <w:webHidden/>
        </w:rPr>
        <w:fldChar w:fldCharType="separate"/>
      </w:r>
      <w:r w:rsidR="00415255">
        <w:rPr>
          <w:noProof/>
          <w:webHidden/>
        </w:rPr>
        <w:t>82</w:t>
      </w:r>
      <w:r>
        <w:rPr>
          <w:noProof/>
          <w:webHidden/>
        </w:rPr>
        <w:fldChar w:fldCharType="end"/>
      </w:r>
    </w:p>
    <w:p w14:paraId="7938713A" w14:textId="2B91458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125</w:t>
      </w:r>
      <w:r>
        <w:rPr>
          <w:rFonts w:asciiTheme="minorHAnsi" w:eastAsiaTheme="minorEastAsia" w:hAnsiTheme="minorHAnsi" w:cstheme="minorBidi"/>
          <w:noProof/>
          <w:kern w:val="2"/>
          <w:sz w:val="24"/>
          <w:szCs w:val="24"/>
          <w:lang w:val="en-AU" w:eastAsia="en-AU"/>
          <w14:ligatures w14:val="standardContextual"/>
        </w:rPr>
        <w:tab/>
      </w:r>
      <w:r>
        <w:rPr>
          <w:noProof/>
        </w:rPr>
        <w:t>Authority to be referral authority</w:t>
      </w:r>
      <w:r>
        <w:rPr>
          <w:noProof/>
          <w:webHidden/>
        </w:rPr>
        <w:tab/>
      </w:r>
      <w:r>
        <w:rPr>
          <w:noProof/>
          <w:webHidden/>
        </w:rPr>
        <w:fldChar w:fldCharType="begin"/>
      </w:r>
      <w:r>
        <w:rPr>
          <w:noProof/>
          <w:webHidden/>
        </w:rPr>
        <w:instrText xml:space="preserve"> PAGEREF _Toc226010151 \h </w:instrText>
      </w:r>
      <w:r>
        <w:rPr>
          <w:noProof/>
          <w:webHidden/>
        </w:rPr>
      </w:r>
      <w:r>
        <w:rPr>
          <w:noProof/>
          <w:webHidden/>
        </w:rPr>
        <w:fldChar w:fldCharType="separate"/>
      </w:r>
      <w:r w:rsidR="00415255">
        <w:rPr>
          <w:noProof/>
          <w:webHidden/>
        </w:rPr>
        <w:t>82</w:t>
      </w:r>
      <w:r>
        <w:rPr>
          <w:noProof/>
          <w:webHidden/>
        </w:rPr>
        <w:fldChar w:fldCharType="end"/>
      </w:r>
    </w:p>
    <w:p w14:paraId="055CC9A1" w14:textId="44975A9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126</w:t>
      </w:r>
      <w:r>
        <w:rPr>
          <w:rFonts w:asciiTheme="minorHAnsi" w:eastAsiaTheme="minorEastAsia" w:hAnsiTheme="minorHAnsi" w:cstheme="minorBidi"/>
          <w:noProof/>
          <w:kern w:val="2"/>
          <w:sz w:val="24"/>
          <w:szCs w:val="24"/>
          <w:lang w:val="en-AU" w:eastAsia="en-AU"/>
          <w14:ligatures w14:val="standardContextual"/>
        </w:rPr>
        <w:tab/>
      </w:r>
      <w:r>
        <w:rPr>
          <w:noProof/>
        </w:rPr>
        <w:t>Application of planning laws</w:t>
      </w:r>
      <w:r>
        <w:rPr>
          <w:noProof/>
          <w:webHidden/>
        </w:rPr>
        <w:tab/>
      </w:r>
      <w:r>
        <w:rPr>
          <w:noProof/>
          <w:webHidden/>
        </w:rPr>
        <w:fldChar w:fldCharType="begin"/>
      </w:r>
      <w:r>
        <w:rPr>
          <w:noProof/>
          <w:webHidden/>
        </w:rPr>
        <w:instrText xml:space="preserve"> PAGEREF _Toc226010152 \h </w:instrText>
      </w:r>
      <w:r>
        <w:rPr>
          <w:noProof/>
          <w:webHidden/>
        </w:rPr>
      </w:r>
      <w:r>
        <w:rPr>
          <w:noProof/>
          <w:webHidden/>
        </w:rPr>
        <w:fldChar w:fldCharType="separate"/>
      </w:r>
      <w:r w:rsidR="00415255">
        <w:rPr>
          <w:noProof/>
          <w:webHidden/>
        </w:rPr>
        <w:t>83</w:t>
      </w:r>
      <w:r>
        <w:rPr>
          <w:noProof/>
          <w:webHidden/>
        </w:rPr>
        <w:fldChar w:fldCharType="end"/>
      </w:r>
    </w:p>
    <w:p w14:paraId="53AFD19F" w14:textId="05F66A0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127</w:t>
      </w:r>
      <w:r>
        <w:rPr>
          <w:rFonts w:asciiTheme="minorHAnsi" w:eastAsiaTheme="minorEastAsia" w:hAnsiTheme="minorHAnsi" w:cstheme="minorBidi"/>
          <w:noProof/>
          <w:kern w:val="2"/>
          <w:sz w:val="24"/>
          <w:szCs w:val="24"/>
          <w:lang w:val="en-AU" w:eastAsia="en-AU"/>
          <w14:ligatures w14:val="standardContextual"/>
        </w:rPr>
        <w:tab/>
      </w:r>
      <w:r>
        <w:rPr>
          <w:noProof/>
        </w:rPr>
        <w:t>Planning compensation</w:t>
      </w:r>
      <w:r>
        <w:rPr>
          <w:noProof/>
          <w:webHidden/>
        </w:rPr>
        <w:tab/>
      </w:r>
      <w:r>
        <w:rPr>
          <w:noProof/>
          <w:webHidden/>
        </w:rPr>
        <w:fldChar w:fldCharType="begin"/>
      </w:r>
      <w:r>
        <w:rPr>
          <w:noProof/>
          <w:webHidden/>
        </w:rPr>
        <w:instrText xml:space="preserve"> PAGEREF _Toc226010153 \h </w:instrText>
      </w:r>
      <w:r>
        <w:rPr>
          <w:noProof/>
          <w:webHidden/>
        </w:rPr>
      </w:r>
      <w:r>
        <w:rPr>
          <w:noProof/>
          <w:webHidden/>
        </w:rPr>
        <w:fldChar w:fldCharType="separate"/>
      </w:r>
      <w:r w:rsidR="00415255">
        <w:rPr>
          <w:noProof/>
          <w:webHidden/>
        </w:rPr>
        <w:t>83</w:t>
      </w:r>
      <w:r>
        <w:rPr>
          <w:noProof/>
          <w:webHidden/>
        </w:rPr>
        <w:fldChar w:fldCharType="end"/>
      </w:r>
    </w:p>
    <w:p w14:paraId="1B099A14" w14:textId="13E98D1C"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w:t>
      </w:r>
      <w:r w:rsidRPr="00CE3785">
        <w:rPr>
          <w:bCs/>
          <w:noProof/>
        </w:rPr>
        <w:t>—</w:t>
      </w:r>
      <w:r>
        <w:rPr>
          <w:noProof/>
        </w:rPr>
        <w:t>Exemption from other statutory approvals</w:t>
      </w:r>
      <w:r>
        <w:rPr>
          <w:noProof/>
          <w:webHidden/>
        </w:rPr>
        <w:tab/>
      </w:r>
      <w:r>
        <w:rPr>
          <w:noProof/>
          <w:webHidden/>
        </w:rPr>
        <w:fldChar w:fldCharType="begin"/>
      </w:r>
      <w:r>
        <w:rPr>
          <w:noProof/>
          <w:webHidden/>
        </w:rPr>
        <w:instrText xml:space="preserve"> PAGEREF _Toc226010154 \h </w:instrText>
      </w:r>
      <w:r>
        <w:rPr>
          <w:noProof/>
          <w:webHidden/>
        </w:rPr>
      </w:r>
      <w:r>
        <w:rPr>
          <w:noProof/>
          <w:webHidden/>
        </w:rPr>
        <w:fldChar w:fldCharType="separate"/>
      </w:r>
      <w:r w:rsidR="00415255">
        <w:rPr>
          <w:noProof/>
          <w:webHidden/>
        </w:rPr>
        <w:t>84</w:t>
      </w:r>
      <w:r>
        <w:rPr>
          <w:noProof/>
          <w:webHidden/>
        </w:rPr>
        <w:fldChar w:fldCharType="end"/>
      </w:r>
    </w:p>
    <w:p w14:paraId="5A68B885" w14:textId="349759C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128</w:t>
      </w:r>
      <w:r>
        <w:rPr>
          <w:rFonts w:asciiTheme="minorHAnsi" w:eastAsiaTheme="minorEastAsia" w:hAnsiTheme="minorHAnsi" w:cstheme="minorBidi"/>
          <w:noProof/>
          <w:kern w:val="2"/>
          <w:sz w:val="24"/>
          <w:szCs w:val="24"/>
          <w:lang w:val="en-AU" w:eastAsia="en-AU"/>
          <w14:ligatures w14:val="standardContextual"/>
        </w:rPr>
        <w:tab/>
      </w:r>
      <w:r>
        <w:rPr>
          <w:noProof/>
        </w:rPr>
        <w:t>Approvals of public bodies not required</w:t>
      </w:r>
      <w:r>
        <w:rPr>
          <w:noProof/>
          <w:webHidden/>
        </w:rPr>
        <w:tab/>
      </w:r>
      <w:r>
        <w:rPr>
          <w:noProof/>
          <w:webHidden/>
        </w:rPr>
        <w:fldChar w:fldCharType="begin"/>
      </w:r>
      <w:r>
        <w:rPr>
          <w:noProof/>
          <w:webHidden/>
        </w:rPr>
        <w:instrText xml:space="preserve"> PAGEREF _Toc226010155 \h </w:instrText>
      </w:r>
      <w:r>
        <w:rPr>
          <w:noProof/>
          <w:webHidden/>
        </w:rPr>
      </w:r>
      <w:r>
        <w:rPr>
          <w:noProof/>
          <w:webHidden/>
        </w:rPr>
        <w:fldChar w:fldCharType="separate"/>
      </w:r>
      <w:r w:rsidR="00415255">
        <w:rPr>
          <w:noProof/>
          <w:webHidden/>
        </w:rPr>
        <w:t>84</w:t>
      </w:r>
      <w:r>
        <w:rPr>
          <w:noProof/>
          <w:webHidden/>
        </w:rPr>
        <w:fldChar w:fldCharType="end"/>
      </w:r>
    </w:p>
    <w:p w14:paraId="7E7BBC8D" w14:textId="4BF83902"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w:t>
      </w:r>
      <w:r w:rsidRPr="00CE3785">
        <w:rPr>
          <w:bCs/>
          <w:noProof/>
        </w:rPr>
        <w:t>—</w:t>
      </w:r>
      <w:r>
        <w:rPr>
          <w:noProof/>
        </w:rPr>
        <w:t>Application of other Acts</w:t>
      </w:r>
      <w:r>
        <w:rPr>
          <w:noProof/>
          <w:webHidden/>
        </w:rPr>
        <w:tab/>
      </w:r>
      <w:r>
        <w:rPr>
          <w:noProof/>
          <w:webHidden/>
        </w:rPr>
        <w:fldChar w:fldCharType="begin"/>
      </w:r>
      <w:r>
        <w:rPr>
          <w:noProof/>
          <w:webHidden/>
        </w:rPr>
        <w:instrText xml:space="preserve"> PAGEREF _Toc226010156 \h </w:instrText>
      </w:r>
      <w:r>
        <w:rPr>
          <w:noProof/>
          <w:webHidden/>
        </w:rPr>
      </w:r>
      <w:r>
        <w:rPr>
          <w:noProof/>
          <w:webHidden/>
        </w:rPr>
        <w:fldChar w:fldCharType="separate"/>
      </w:r>
      <w:r w:rsidR="00415255">
        <w:rPr>
          <w:noProof/>
          <w:webHidden/>
        </w:rPr>
        <w:t>84</w:t>
      </w:r>
      <w:r>
        <w:rPr>
          <w:noProof/>
          <w:webHidden/>
        </w:rPr>
        <w:fldChar w:fldCharType="end"/>
      </w:r>
    </w:p>
    <w:p w14:paraId="6BFD5F30" w14:textId="4FB2906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129</w:t>
      </w:r>
      <w:r>
        <w:rPr>
          <w:rFonts w:asciiTheme="minorHAnsi" w:eastAsiaTheme="minorEastAsia" w:hAnsiTheme="minorHAnsi" w:cstheme="minorBidi"/>
          <w:noProof/>
          <w:kern w:val="2"/>
          <w:sz w:val="24"/>
          <w:szCs w:val="24"/>
          <w:lang w:val="en-AU" w:eastAsia="en-AU"/>
          <w14:ligatures w14:val="standardContextual"/>
        </w:rPr>
        <w:tab/>
      </w:r>
      <w:r>
        <w:rPr>
          <w:noProof/>
        </w:rPr>
        <w:t>Building Act 1993</w:t>
      </w:r>
      <w:r>
        <w:rPr>
          <w:noProof/>
          <w:webHidden/>
        </w:rPr>
        <w:tab/>
      </w:r>
      <w:r>
        <w:rPr>
          <w:noProof/>
          <w:webHidden/>
        </w:rPr>
        <w:fldChar w:fldCharType="begin"/>
      </w:r>
      <w:r>
        <w:rPr>
          <w:noProof/>
          <w:webHidden/>
        </w:rPr>
        <w:instrText xml:space="preserve"> PAGEREF _Toc226010157 \h </w:instrText>
      </w:r>
      <w:r>
        <w:rPr>
          <w:noProof/>
          <w:webHidden/>
        </w:rPr>
      </w:r>
      <w:r>
        <w:rPr>
          <w:noProof/>
          <w:webHidden/>
        </w:rPr>
        <w:fldChar w:fldCharType="separate"/>
      </w:r>
      <w:r w:rsidR="00415255">
        <w:rPr>
          <w:noProof/>
          <w:webHidden/>
        </w:rPr>
        <w:t>84</w:t>
      </w:r>
      <w:r>
        <w:rPr>
          <w:noProof/>
          <w:webHidden/>
        </w:rPr>
        <w:fldChar w:fldCharType="end"/>
      </w:r>
    </w:p>
    <w:p w14:paraId="723998EA" w14:textId="2411BC6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130</w:t>
      </w:r>
      <w:r>
        <w:rPr>
          <w:rFonts w:asciiTheme="minorHAnsi" w:eastAsiaTheme="minorEastAsia" w:hAnsiTheme="minorHAnsi" w:cstheme="minorBidi"/>
          <w:noProof/>
          <w:kern w:val="2"/>
          <w:sz w:val="24"/>
          <w:szCs w:val="24"/>
          <w:lang w:val="en-AU" w:eastAsia="en-AU"/>
          <w14:ligatures w14:val="standardContextual"/>
        </w:rPr>
        <w:tab/>
      </w:r>
      <w:r>
        <w:rPr>
          <w:noProof/>
        </w:rPr>
        <w:t>Building and Construction Industry Security of Payment Act 2002</w:t>
      </w:r>
      <w:r>
        <w:rPr>
          <w:noProof/>
          <w:webHidden/>
        </w:rPr>
        <w:tab/>
      </w:r>
      <w:r>
        <w:rPr>
          <w:noProof/>
          <w:webHidden/>
        </w:rPr>
        <w:fldChar w:fldCharType="begin"/>
      </w:r>
      <w:r>
        <w:rPr>
          <w:noProof/>
          <w:webHidden/>
        </w:rPr>
        <w:instrText xml:space="preserve"> PAGEREF _Toc226010158 \h </w:instrText>
      </w:r>
      <w:r>
        <w:rPr>
          <w:noProof/>
          <w:webHidden/>
        </w:rPr>
      </w:r>
      <w:r>
        <w:rPr>
          <w:noProof/>
          <w:webHidden/>
        </w:rPr>
        <w:fldChar w:fldCharType="separate"/>
      </w:r>
      <w:r w:rsidR="00415255">
        <w:rPr>
          <w:noProof/>
          <w:webHidden/>
        </w:rPr>
        <w:t>84</w:t>
      </w:r>
      <w:r>
        <w:rPr>
          <w:noProof/>
          <w:webHidden/>
        </w:rPr>
        <w:fldChar w:fldCharType="end"/>
      </w:r>
    </w:p>
    <w:p w14:paraId="26AC392D" w14:textId="35DA1C7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131</w:t>
      </w:r>
      <w:r>
        <w:rPr>
          <w:rFonts w:asciiTheme="minorHAnsi" w:eastAsiaTheme="minorEastAsia" w:hAnsiTheme="minorHAnsi" w:cstheme="minorBidi"/>
          <w:noProof/>
          <w:kern w:val="2"/>
          <w:sz w:val="24"/>
          <w:szCs w:val="24"/>
          <w:lang w:val="en-AU" w:eastAsia="en-AU"/>
          <w14:ligatures w14:val="standardContextual"/>
        </w:rPr>
        <w:tab/>
      </w:r>
      <w:r>
        <w:rPr>
          <w:noProof/>
        </w:rPr>
        <w:t>Mineral resources and extractive industry</w:t>
      </w:r>
      <w:r>
        <w:rPr>
          <w:noProof/>
          <w:webHidden/>
        </w:rPr>
        <w:tab/>
      </w:r>
      <w:r>
        <w:rPr>
          <w:noProof/>
          <w:webHidden/>
        </w:rPr>
        <w:fldChar w:fldCharType="begin"/>
      </w:r>
      <w:r>
        <w:rPr>
          <w:noProof/>
          <w:webHidden/>
        </w:rPr>
        <w:instrText xml:space="preserve"> PAGEREF _Toc226010159 \h </w:instrText>
      </w:r>
      <w:r>
        <w:rPr>
          <w:noProof/>
          <w:webHidden/>
        </w:rPr>
      </w:r>
      <w:r>
        <w:rPr>
          <w:noProof/>
          <w:webHidden/>
        </w:rPr>
        <w:fldChar w:fldCharType="separate"/>
      </w:r>
      <w:r w:rsidR="00415255">
        <w:rPr>
          <w:noProof/>
          <w:webHidden/>
        </w:rPr>
        <w:t>85</w:t>
      </w:r>
      <w:r>
        <w:rPr>
          <w:noProof/>
          <w:webHidden/>
        </w:rPr>
        <w:fldChar w:fldCharType="end"/>
      </w:r>
    </w:p>
    <w:p w14:paraId="381A4A0A" w14:textId="5FA3D4D5"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Part 7</w:t>
      </w:r>
      <w:r w:rsidRPr="008B2E22">
        <w:rPr>
          <w:bCs/>
          <w:noProof/>
        </w:rPr>
        <w:t>—</w:t>
      </w:r>
      <w:r w:rsidRPr="008B2E22">
        <w:rPr>
          <w:noProof/>
        </w:rPr>
        <w:t>Road management</w:t>
      </w:r>
      <w:r w:rsidRPr="008B2E22">
        <w:rPr>
          <w:noProof/>
          <w:webHidden/>
        </w:rPr>
        <w:tab/>
      </w:r>
      <w:r w:rsidRPr="008B2E22">
        <w:rPr>
          <w:noProof/>
          <w:webHidden/>
        </w:rPr>
        <w:fldChar w:fldCharType="begin"/>
      </w:r>
      <w:r w:rsidRPr="008B2E22">
        <w:rPr>
          <w:noProof/>
          <w:webHidden/>
        </w:rPr>
        <w:instrText xml:space="preserve"> PAGEREF _Toc226010160 \h </w:instrText>
      </w:r>
      <w:r w:rsidRPr="008B2E22">
        <w:rPr>
          <w:noProof/>
          <w:webHidden/>
        </w:rPr>
      </w:r>
      <w:r w:rsidRPr="008B2E22">
        <w:rPr>
          <w:noProof/>
          <w:webHidden/>
        </w:rPr>
        <w:fldChar w:fldCharType="separate"/>
      </w:r>
      <w:r w:rsidR="00415255">
        <w:rPr>
          <w:noProof/>
          <w:webHidden/>
        </w:rPr>
        <w:t>86</w:t>
      </w:r>
      <w:r w:rsidRPr="008B2E22">
        <w:rPr>
          <w:noProof/>
          <w:webHidden/>
        </w:rPr>
        <w:fldChar w:fldCharType="end"/>
      </w:r>
    </w:p>
    <w:p w14:paraId="6397418A" w14:textId="5A6270FC"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1—Application</w:t>
      </w:r>
      <w:r>
        <w:rPr>
          <w:noProof/>
          <w:webHidden/>
        </w:rPr>
        <w:tab/>
      </w:r>
      <w:r>
        <w:rPr>
          <w:noProof/>
          <w:webHidden/>
        </w:rPr>
        <w:fldChar w:fldCharType="begin"/>
      </w:r>
      <w:r>
        <w:rPr>
          <w:noProof/>
          <w:webHidden/>
        </w:rPr>
        <w:instrText xml:space="preserve"> PAGEREF _Toc226010161 \h </w:instrText>
      </w:r>
      <w:r>
        <w:rPr>
          <w:noProof/>
          <w:webHidden/>
        </w:rPr>
      </w:r>
      <w:r>
        <w:rPr>
          <w:noProof/>
          <w:webHidden/>
        </w:rPr>
        <w:fldChar w:fldCharType="separate"/>
      </w:r>
      <w:r w:rsidR="00415255">
        <w:rPr>
          <w:noProof/>
          <w:webHidden/>
        </w:rPr>
        <w:t>86</w:t>
      </w:r>
      <w:r>
        <w:rPr>
          <w:noProof/>
          <w:webHidden/>
        </w:rPr>
        <w:fldChar w:fldCharType="end"/>
      </w:r>
    </w:p>
    <w:p w14:paraId="3CBA3827" w14:textId="3436BB9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132</w:t>
      </w:r>
      <w:r>
        <w:rPr>
          <w:rFonts w:asciiTheme="minorHAnsi" w:eastAsiaTheme="minorEastAsia" w:hAnsiTheme="minorHAnsi" w:cstheme="minorBidi"/>
          <w:noProof/>
          <w:kern w:val="2"/>
          <w:sz w:val="24"/>
          <w:szCs w:val="24"/>
          <w:lang w:val="en-AU" w:eastAsia="en-AU"/>
          <w14:ligatures w14:val="standardContextual"/>
        </w:rPr>
        <w:tab/>
      </w:r>
      <w:r>
        <w:rPr>
          <w:noProof/>
        </w:rPr>
        <w:t>Powers under Road Management Act 2004</w:t>
      </w:r>
      <w:r>
        <w:rPr>
          <w:noProof/>
          <w:webHidden/>
        </w:rPr>
        <w:tab/>
      </w:r>
      <w:r>
        <w:rPr>
          <w:noProof/>
          <w:webHidden/>
        </w:rPr>
        <w:fldChar w:fldCharType="begin"/>
      </w:r>
      <w:r>
        <w:rPr>
          <w:noProof/>
          <w:webHidden/>
        </w:rPr>
        <w:instrText xml:space="preserve"> PAGEREF _Toc226010162 \h </w:instrText>
      </w:r>
      <w:r>
        <w:rPr>
          <w:noProof/>
          <w:webHidden/>
        </w:rPr>
      </w:r>
      <w:r>
        <w:rPr>
          <w:noProof/>
          <w:webHidden/>
        </w:rPr>
        <w:fldChar w:fldCharType="separate"/>
      </w:r>
      <w:r w:rsidR="00415255">
        <w:rPr>
          <w:noProof/>
          <w:webHidden/>
        </w:rPr>
        <w:t>86</w:t>
      </w:r>
      <w:r>
        <w:rPr>
          <w:noProof/>
          <w:webHidden/>
        </w:rPr>
        <w:fldChar w:fldCharType="end"/>
      </w:r>
    </w:p>
    <w:p w14:paraId="4F091505" w14:textId="2BC64E71"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w:t>
      </w:r>
      <w:r w:rsidRPr="00CE3785">
        <w:rPr>
          <w:bCs/>
          <w:noProof/>
        </w:rPr>
        <w:t>—</w:t>
      </w:r>
      <w:r>
        <w:rPr>
          <w:noProof/>
        </w:rPr>
        <w:t>Construction powers in relation to roads</w:t>
      </w:r>
      <w:r>
        <w:rPr>
          <w:noProof/>
          <w:webHidden/>
        </w:rPr>
        <w:tab/>
      </w:r>
      <w:r>
        <w:rPr>
          <w:noProof/>
          <w:webHidden/>
        </w:rPr>
        <w:fldChar w:fldCharType="begin"/>
      </w:r>
      <w:r>
        <w:rPr>
          <w:noProof/>
          <w:webHidden/>
        </w:rPr>
        <w:instrText xml:space="preserve"> PAGEREF _Toc226010163 \h </w:instrText>
      </w:r>
      <w:r>
        <w:rPr>
          <w:noProof/>
          <w:webHidden/>
        </w:rPr>
      </w:r>
      <w:r>
        <w:rPr>
          <w:noProof/>
          <w:webHidden/>
        </w:rPr>
        <w:fldChar w:fldCharType="separate"/>
      </w:r>
      <w:r w:rsidR="00415255">
        <w:rPr>
          <w:noProof/>
          <w:webHidden/>
        </w:rPr>
        <w:t>86</w:t>
      </w:r>
      <w:r>
        <w:rPr>
          <w:noProof/>
          <w:webHidden/>
        </w:rPr>
        <w:fldChar w:fldCharType="end"/>
      </w:r>
    </w:p>
    <w:p w14:paraId="2A784D64" w14:textId="59477F0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133</w:t>
      </w:r>
      <w:r>
        <w:rPr>
          <w:rFonts w:asciiTheme="minorHAnsi" w:eastAsiaTheme="minorEastAsia" w:hAnsiTheme="minorHAnsi" w:cstheme="minorBidi"/>
          <w:noProof/>
          <w:kern w:val="2"/>
          <w:sz w:val="24"/>
          <w:szCs w:val="24"/>
          <w:lang w:val="en-AU" w:eastAsia="en-AU"/>
          <w14:ligatures w14:val="standardContextual"/>
        </w:rPr>
        <w:tab/>
      </w:r>
      <w:r>
        <w:rPr>
          <w:noProof/>
        </w:rPr>
        <w:t>Powers relating to roads</w:t>
      </w:r>
      <w:r>
        <w:rPr>
          <w:noProof/>
          <w:webHidden/>
        </w:rPr>
        <w:tab/>
      </w:r>
      <w:r>
        <w:rPr>
          <w:noProof/>
          <w:webHidden/>
        </w:rPr>
        <w:fldChar w:fldCharType="begin"/>
      </w:r>
      <w:r>
        <w:rPr>
          <w:noProof/>
          <w:webHidden/>
        </w:rPr>
        <w:instrText xml:space="preserve"> PAGEREF _Toc226010164 \h </w:instrText>
      </w:r>
      <w:r>
        <w:rPr>
          <w:noProof/>
          <w:webHidden/>
        </w:rPr>
      </w:r>
      <w:r>
        <w:rPr>
          <w:noProof/>
          <w:webHidden/>
        </w:rPr>
        <w:fldChar w:fldCharType="separate"/>
      </w:r>
      <w:r w:rsidR="00415255">
        <w:rPr>
          <w:noProof/>
          <w:webHidden/>
        </w:rPr>
        <w:t>86</w:t>
      </w:r>
      <w:r>
        <w:rPr>
          <w:noProof/>
          <w:webHidden/>
        </w:rPr>
        <w:fldChar w:fldCharType="end"/>
      </w:r>
    </w:p>
    <w:p w14:paraId="643DB05F" w14:textId="05F74B6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134</w:t>
      </w:r>
      <w:r>
        <w:rPr>
          <w:rFonts w:asciiTheme="minorHAnsi" w:eastAsiaTheme="minorEastAsia" w:hAnsiTheme="minorHAnsi" w:cstheme="minorBidi"/>
          <w:noProof/>
          <w:kern w:val="2"/>
          <w:sz w:val="24"/>
          <w:szCs w:val="24"/>
          <w:lang w:val="en-AU" w:eastAsia="en-AU"/>
          <w14:ligatures w14:val="standardContextual"/>
        </w:rPr>
        <w:tab/>
      </w:r>
      <w:r>
        <w:rPr>
          <w:noProof/>
        </w:rPr>
        <w:t>Authority to comply with Agreement</w:t>
      </w:r>
      <w:r>
        <w:rPr>
          <w:noProof/>
          <w:webHidden/>
        </w:rPr>
        <w:tab/>
      </w:r>
      <w:r>
        <w:rPr>
          <w:noProof/>
          <w:webHidden/>
        </w:rPr>
        <w:fldChar w:fldCharType="begin"/>
      </w:r>
      <w:r>
        <w:rPr>
          <w:noProof/>
          <w:webHidden/>
        </w:rPr>
        <w:instrText xml:space="preserve"> PAGEREF _Toc226010165 \h </w:instrText>
      </w:r>
      <w:r>
        <w:rPr>
          <w:noProof/>
          <w:webHidden/>
        </w:rPr>
      </w:r>
      <w:r>
        <w:rPr>
          <w:noProof/>
          <w:webHidden/>
        </w:rPr>
        <w:fldChar w:fldCharType="separate"/>
      </w:r>
      <w:r w:rsidR="00415255">
        <w:rPr>
          <w:noProof/>
          <w:webHidden/>
        </w:rPr>
        <w:t>87</w:t>
      </w:r>
      <w:r>
        <w:rPr>
          <w:noProof/>
          <w:webHidden/>
        </w:rPr>
        <w:fldChar w:fldCharType="end"/>
      </w:r>
    </w:p>
    <w:p w14:paraId="2DA40B73" w14:textId="58415CC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135</w:t>
      </w:r>
      <w:r>
        <w:rPr>
          <w:rFonts w:asciiTheme="minorHAnsi" w:eastAsiaTheme="minorEastAsia" w:hAnsiTheme="minorHAnsi" w:cstheme="minorBidi"/>
          <w:noProof/>
          <w:kern w:val="2"/>
          <w:sz w:val="24"/>
          <w:szCs w:val="24"/>
          <w:lang w:val="en-AU" w:eastAsia="en-AU"/>
          <w14:ligatures w14:val="standardContextual"/>
        </w:rPr>
        <w:tab/>
      </w:r>
      <w:r>
        <w:rPr>
          <w:noProof/>
        </w:rPr>
        <w:t>Authority to advise road authority before exercising power</w:t>
      </w:r>
      <w:r>
        <w:rPr>
          <w:noProof/>
          <w:webHidden/>
        </w:rPr>
        <w:tab/>
      </w:r>
      <w:r>
        <w:rPr>
          <w:noProof/>
          <w:webHidden/>
        </w:rPr>
        <w:fldChar w:fldCharType="begin"/>
      </w:r>
      <w:r>
        <w:rPr>
          <w:noProof/>
          <w:webHidden/>
        </w:rPr>
        <w:instrText xml:space="preserve"> PAGEREF _Toc226010166 \h </w:instrText>
      </w:r>
      <w:r>
        <w:rPr>
          <w:noProof/>
          <w:webHidden/>
        </w:rPr>
      </w:r>
      <w:r>
        <w:rPr>
          <w:noProof/>
          <w:webHidden/>
        </w:rPr>
        <w:fldChar w:fldCharType="separate"/>
      </w:r>
      <w:r w:rsidR="00415255">
        <w:rPr>
          <w:noProof/>
          <w:webHidden/>
        </w:rPr>
        <w:t>87</w:t>
      </w:r>
      <w:r>
        <w:rPr>
          <w:noProof/>
          <w:webHidden/>
        </w:rPr>
        <w:fldChar w:fldCharType="end"/>
      </w:r>
    </w:p>
    <w:p w14:paraId="0957F394" w14:textId="64FA51A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136</w:t>
      </w:r>
      <w:r>
        <w:rPr>
          <w:rFonts w:asciiTheme="minorHAnsi" w:eastAsiaTheme="minorEastAsia" w:hAnsiTheme="minorHAnsi" w:cstheme="minorBidi"/>
          <w:noProof/>
          <w:kern w:val="2"/>
          <w:sz w:val="24"/>
          <w:szCs w:val="24"/>
          <w:lang w:val="en-AU" w:eastAsia="en-AU"/>
          <w14:ligatures w14:val="standardContextual"/>
        </w:rPr>
        <w:tab/>
      </w:r>
      <w:r>
        <w:rPr>
          <w:noProof/>
        </w:rPr>
        <w:t>Exercise of powers by road authority</w:t>
      </w:r>
      <w:r>
        <w:rPr>
          <w:noProof/>
          <w:webHidden/>
        </w:rPr>
        <w:tab/>
      </w:r>
      <w:r>
        <w:rPr>
          <w:noProof/>
          <w:webHidden/>
        </w:rPr>
        <w:fldChar w:fldCharType="begin"/>
      </w:r>
      <w:r>
        <w:rPr>
          <w:noProof/>
          <w:webHidden/>
        </w:rPr>
        <w:instrText xml:space="preserve"> PAGEREF _Toc226010167 \h </w:instrText>
      </w:r>
      <w:r>
        <w:rPr>
          <w:noProof/>
          <w:webHidden/>
        </w:rPr>
      </w:r>
      <w:r>
        <w:rPr>
          <w:noProof/>
          <w:webHidden/>
        </w:rPr>
        <w:fldChar w:fldCharType="separate"/>
      </w:r>
      <w:r w:rsidR="00415255">
        <w:rPr>
          <w:noProof/>
          <w:webHidden/>
        </w:rPr>
        <w:t>87</w:t>
      </w:r>
      <w:r>
        <w:rPr>
          <w:noProof/>
          <w:webHidden/>
        </w:rPr>
        <w:fldChar w:fldCharType="end"/>
      </w:r>
    </w:p>
    <w:p w14:paraId="0E281C1B" w14:textId="45F3A82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137</w:t>
      </w:r>
      <w:r>
        <w:rPr>
          <w:rFonts w:asciiTheme="minorHAnsi" w:eastAsiaTheme="minorEastAsia" w:hAnsiTheme="minorHAnsi" w:cstheme="minorBidi"/>
          <w:noProof/>
          <w:kern w:val="2"/>
          <w:sz w:val="24"/>
          <w:szCs w:val="24"/>
          <w:lang w:val="en-AU" w:eastAsia="en-AU"/>
          <w14:ligatures w14:val="standardContextual"/>
        </w:rPr>
        <w:tab/>
      </w:r>
      <w:r>
        <w:rPr>
          <w:noProof/>
        </w:rPr>
        <w:t>Effect of decision about road</w:t>
      </w:r>
      <w:r>
        <w:rPr>
          <w:noProof/>
          <w:webHidden/>
        </w:rPr>
        <w:tab/>
      </w:r>
      <w:r>
        <w:rPr>
          <w:noProof/>
          <w:webHidden/>
        </w:rPr>
        <w:fldChar w:fldCharType="begin"/>
      </w:r>
      <w:r>
        <w:rPr>
          <w:noProof/>
          <w:webHidden/>
        </w:rPr>
        <w:instrText xml:space="preserve"> PAGEREF _Toc226010168 \h </w:instrText>
      </w:r>
      <w:r>
        <w:rPr>
          <w:noProof/>
          <w:webHidden/>
        </w:rPr>
      </w:r>
      <w:r>
        <w:rPr>
          <w:noProof/>
          <w:webHidden/>
        </w:rPr>
        <w:fldChar w:fldCharType="separate"/>
      </w:r>
      <w:r w:rsidR="00415255">
        <w:rPr>
          <w:noProof/>
          <w:webHidden/>
        </w:rPr>
        <w:t>87</w:t>
      </w:r>
      <w:r>
        <w:rPr>
          <w:noProof/>
          <w:webHidden/>
        </w:rPr>
        <w:fldChar w:fldCharType="end"/>
      </w:r>
    </w:p>
    <w:p w14:paraId="33CAF926" w14:textId="76969C2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138</w:t>
      </w:r>
      <w:r>
        <w:rPr>
          <w:rFonts w:asciiTheme="minorHAnsi" w:eastAsiaTheme="minorEastAsia" w:hAnsiTheme="minorHAnsi" w:cstheme="minorBidi"/>
          <w:noProof/>
          <w:kern w:val="2"/>
          <w:sz w:val="24"/>
          <w:szCs w:val="24"/>
          <w:lang w:val="en-AU" w:eastAsia="en-AU"/>
          <w14:ligatures w14:val="standardContextual"/>
        </w:rPr>
        <w:tab/>
      </w:r>
      <w:r>
        <w:rPr>
          <w:noProof/>
        </w:rPr>
        <w:t>Temporary closure of roads to traffic</w:t>
      </w:r>
      <w:r>
        <w:rPr>
          <w:noProof/>
          <w:webHidden/>
        </w:rPr>
        <w:tab/>
      </w:r>
      <w:r>
        <w:rPr>
          <w:noProof/>
          <w:webHidden/>
        </w:rPr>
        <w:fldChar w:fldCharType="begin"/>
      </w:r>
      <w:r>
        <w:rPr>
          <w:noProof/>
          <w:webHidden/>
        </w:rPr>
        <w:instrText xml:space="preserve"> PAGEREF _Toc226010169 \h </w:instrText>
      </w:r>
      <w:r>
        <w:rPr>
          <w:noProof/>
          <w:webHidden/>
        </w:rPr>
      </w:r>
      <w:r>
        <w:rPr>
          <w:noProof/>
          <w:webHidden/>
        </w:rPr>
        <w:fldChar w:fldCharType="separate"/>
      </w:r>
      <w:r w:rsidR="00415255">
        <w:rPr>
          <w:noProof/>
          <w:webHidden/>
        </w:rPr>
        <w:t>88</w:t>
      </w:r>
      <w:r>
        <w:rPr>
          <w:noProof/>
          <w:webHidden/>
        </w:rPr>
        <w:fldChar w:fldCharType="end"/>
      </w:r>
    </w:p>
    <w:p w14:paraId="0CC4E945" w14:textId="71839ED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139</w:t>
      </w:r>
      <w:r>
        <w:rPr>
          <w:rFonts w:asciiTheme="minorHAnsi" w:eastAsiaTheme="minorEastAsia" w:hAnsiTheme="minorHAnsi" w:cstheme="minorBidi"/>
          <w:noProof/>
          <w:kern w:val="2"/>
          <w:sz w:val="24"/>
          <w:szCs w:val="24"/>
          <w:lang w:val="en-AU" w:eastAsia="en-AU"/>
          <w14:ligatures w14:val="standardContextual"/>
        </w:rPr>
        <w:tab/>
      </w:r>
      <w:r>
        <w:rPr>
          <w:noProof/>
        </w:rPr>
        <w:t>Powers of Freeway Corporation in relation to existing roads</w:t>
      </w:r>
      <w:r>
        <w:rPr>
          <w:noProof/>
          <w:webHidden/>
        </w:rPr>
        <w:tab/>
      </w:r>
      <w:r>
        <w:rPr>
          <w:noProof/>
          <w:webHidden/>
        </w:rPr>
        <w:fldChar w:fldCharType="begin"/>
      </w:r>
      <w:r>
        <w:rPr>
          <w:noProof/>
          <w:webHidden/>
        </w:rPr>
        <w:instrText xml:space="preserve"> PAGEREF _Toc226010170 \h </w:instrText>
      </w:r>
      <w:r>
        <w:rPr>
          <w:noProof/>
          <w:webHidden/>
        </w:rPr>
      </w:r>
      <w:r>
        <w:rPr>
          <w:noProof/>
          <w:webHidden/>
        </w:rPr>
        <w:fldChar w:fldCharType="separate"/>
      </w:r>
      <w:r w:rsidR="00415255">
        <w:rPr>
          <w:noProof/>
          <w:webHidden/>
        </w:rPr>
        <w:t>88</w:t>
      </w:r>
      <w:r>
        <w:rPr>
          <w:noProof/>
          <w:webHidden/>
        </w:rPr>
        <w:fldChar w:fldCharType="end"/>
      </w:r>
    </w:p>
    <w:p w14:paraId="7935B3F6" w14:textId="40904AE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140</w:t>
      </w:r>
      <w:r>
        <w:rPr>
          <w:rFonts w:asciiTheme="minorHAnsi" w:eastAsiaTheme="minorEastAsia" w:hAnsiTheme="minorHAnsi" w:cstheme="minorBidi"/>
          <w:noProof/>
          <w:kern w:val="2"/>
          <w:sz w:val="24"/>
          <w:szCs w:val="24"/>
          <w:lang w:val="en-AU" w:eastAsia="en-AU"/>
          <w14:ligatures w14:val="standardContextual"/>
        </w:rPr>
        <w:tab/>
      </w:r>
      <w:r>
        <w:rPr>
          <w:noProof/>
        </w:rPr>
        <w:t>Restriction on powers to close or discontinue roads</w:t>
      </w:r>
      <w:r>
        <w:rPr>
          <w:noProof/>
          <w:webHidden/>
        </w:rPr>
        <w:tab/>
      </w:r>
      <w:r>
        <w:rPr>
          <w:noProof/>
          <w:webHidden/>
        </w:rPr>
        <w:fldChar w:fldCharType="begin"/>
      </w:r>
      <w:r>
        <w:rPr>
          <w:noProof/>
          <w:webHidden/>
        </w:rPr>
        <w:instrText xml:space="preserve"> PAGEREF _Toc226010171 \h </w:instrText>
      </w:r>
      <w:r>
        <w:rPr>
          <w:noProof/>
          <w:webHidden/>
        </w:rPr>
      </w:r>
      <w:r>
        <w:rPr>
          <w:noProof/>
          <w:webHidden/>
        </w:rPr>
        <w:fldChar w:fldCharType="separate"/>
      </w:r>
      <w:r w:rsidR="00415255">
        <w:rPr>
          <w:noProof/>
          <w:webHidden/>
        </w:rPr>
        <w:t>89</w:t>
      </w:r>
      <w:r>
        <w:rPr>
          <w:noProof/>
          <w:webHidden/>
        </w:rPr>
        <w:fldChar w:fldCharType="end"/>
      </w:r>
    </w:p>
    <w:p w14:paraId="1C45D18A" w14:textId="77CFB8A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141</w:t>
      </w:r>
      <w:r>
        <w:rPr>
          <w:rFonts w:asciiTheme="minorHAnsi" w:eastAsiaTheme="minorEastAsia" w:hAnsiTheme="minorHAnsi" w:cstheme="minorBidi"/>
          <w:noProof/>
          <w:kern w:val="2"/>
          <w:sz w:val="24"/>
          <w:szCs w:val="24"/>
          <w:lang w:val="en-AU" w:eastAsia="en-AU"/>
          <w14:ligatures w14:val="standardContextual"/>
        </w:rPr>
        <w:tab/>
      </w:r>
      <w:r>
        <w:rPr>
          <w:noProof/>
        </w:rPr>
        <w:t>Compensation for denial of access</w:t>
      </w:r>
      <w:r>
        <w:rPr>
          <w:noProof/>
          <w:webHidden/>
        </w:rPr>
        <w:tab/>
      </w:r>
      <w:r>
        <w:rPr>
          <w:noProof/>
          <w:webHidden/>
        </w:rPr>
        <w:fldChar w:fldCharType="begin"/>
      </w:r>
      <w:r>
        <w:rPr>
          <w:noProof/>
          <w:webHidden/>
        </w:rPr>
        <w:instrText xml:space="preserve"> PAGEREF _Toc226010172 \h </w:instrText>
      </w:r>
      <w:r>
        <w:rPr>
          <w:noProof/>
          <w:webHidden/>
        </w:rPr>
      </w:r>
      <w:r>
        <w:rPr>
          <w:noProof/>
          <w:webHidden/>
        </w:rPr>
        <w:fldChar w:fldCharType="separate"/>
      </w:r>
      <w:r w:rsidR="00415255">
        <w:rPr>
          <w:noProof/>
          <w:webHidden/>
        </w:rPr>
        <w:t>89</w:t>
      </w:r>
      <w:r>
        <w:rPr>
          <w:noProof/>
          <w:webHidden/>
        </w:rPr>
        <w:fldChar w:fldCharType="end"/>
      </w:r>
    </w:p>
    <w:p w14:paraId="3D8467A3" w14:textId="7FF80F3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142</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to be responsible for road management for certain roads on licensed land</w:t>
      </w:r>
      <w:r>
        <w:rPr>
          <w:noProof/>
          <w:webHidden/>
        </w:rPr>
        <w:tab/>
      </w:r>
      <w:r>
        <w:rPr>
          <w:noProof/>
          <w:webHidden/>
        </w:rPr>
        <w:fldChar w:fldCharType="begin"/>
      </w:r>
      <w:r>
        <w:rPr>
          <w:noProof/>
          <w:webHidden/>
        </w:rPr>
        <w:instrText xml:space="preserve"> PAGEREF _Toc226010173 \h </w:instrText>
      </w:r>
      <w:r>
        <w:rPr>
          <w:noProof/>
          <w:webHidden/>
        </w:rPr>
      </w:r>
      <w:r>
        <w:rPr>
          <w:noProof/>
          <w:webHidden/>
        </w:rPr>
        <w:fldChar w:fldCharType="separate"/>
      </w:r>
      <w:r w:rsidR="00415255">
        <w:rPr>
          <w:noProof/>
          <w:webHidden/>
        </w:rPr>
        <w:t>91</w:t>
      </w:r>
      <w:r>
        <w:rPr>
          <w:noProof/>
          <w:webHidden/>
        </w:rPr>
        <w:fldChar w:fldCharType="end"/>
      </w:r>
    </w:p>
    <w:p w14:paraId="1B889D27" w14:textId="762CB929"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3—Road declaration powers</w:t>
      </w:r>
      <w:r>
        <w:rPr>
          <w:noProof/>
          <w:webHidden/>
        </w:rPr>
        <w:tab/>
      </w:r>
      <w:r>
        <w:rPr>
          <w:noProof/>
          <w:webHidden/>
        </w:rPr>
        <w:fldChar w:fldCharType="begin"/>
      </w:r>
      <w:r>
        <w:rPr>
          <w:noProof/>
          <w:webHidden/>
        </w:rPr>
        <w:instrText xml:space="preserve"> PAGEREF _Toc226010174 \h </w:instrText>
      </w:r>
      <w:r>
        <w:rPr>
          <w:noProof/>
          <w:webHidden/>
        </w:rPr>
      </w:r>
      <w:r>
        <w:rPr>
          <w:noProof/>
          <w:webHidden/>
        </w:rPr>
        <w:fldChar w:fldCharType="separate"/>
      </w:r>
      <w:r w:rsidR="00415255">
        <w:rPr>
          <w:noProof/>
          <w:webHidden/>
        </w:rPr>
        <w:t>92</w:t>
      </w:r>
      <w:r>
        <w:rPr>
          <w:noProof/>
          <w:webHidden/>
        </w:rPr>
        <w:fldChar w:fldCharType="end"/>
      </w:r>
    </w:p>
    <w:p w14:paraId="630198D6" w14:textId="19F0C86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143</w:t>
      </w:r>
      <w:r>
        <w:rPr>
          <w:rFonts w:asciiTheme="minorHAnsi" w:eastAsiaTheme="minorEastAsia" w:hAnsiTheme="minorHAnsi" w:cstheme="minorBidi"/>
          <w:noProof/>
          <w:kern w:val="2"/>
          <w:sz w:val="24"/>
          <w:szCs w:val="24"/>
          <w:lang w:val="en-AU" w:eastAsia="en-AU"/>
          <w14:ligatures w14:val="standardContextual"/>
        </w:rPr>
        <w:tab/>
      </w:r>
      <w:r>
        <w:rPr>
          <w:noProof/>
        </w:rPr>
        <w:t>Declaration of EastLink</w:t>
      </w:r>
      <w:r>
        <w:rPr>
          <w:noProof/>
          <w:webHidden/>
        </w:rPr>
        <w:tab/>
      </w:r>
      <w:r>
        <w:rPr>
          <w:noProof/>
          <w:webHidden/>
        </w:rPr>
        <w:fldChar w:fldCharType="begin"/>
      </w:r>
      <w:r>
        <w:rPr>
          <w:noProof/>
          <w:webHidden/>
        </w:rPr>
        <w:instrText xml:space="preserve"> PAGEREF _Toc226010175 \h </w:instrText>
      </w:r>
      <w:r>
        <w:rPr>
          <w:noProof/>
          <w:webHidden/>
        </w:rPr>
      </w:r>
      <w:r>
        <w:rPr>
          <w:noProof/>
          <w:webHidden/>
        </w:rPr>
        <w:fldChar w:fldCharType="separate"/>
      </w:r>
      <w:r w:rsidR="00415255">
        <w:rPr>
          <w:noProof/>
          <w:webHidden/>
        </w:rPr>
        <w:t>92</w:t>
      </w:r>
      <w:r>
        <w:rPr>
          <w:noProof/>
          <w:webHidden/>
        </w:rPr>
        <w:fldChar w:fldCharType="end"/>
      </w:r>
    </w:p>
    <w:p w14:paraId="4F51485F" w14:textId="6B565B1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144</w:t>
      </w:r>
      <w:r>
        <w:rPr>
          <w:rFonts w:asciiTheme="minorHAnsi" w:eastAsiaTheme="minorEastAsia" w:hAnsiTheme="minorHAnsi" w:cstheme="minorBidi"/>
          <w:noProof/>
          <w:kern w:val="2"/>
          <w:sz w:val="24"/>
          <w:szCs w:val="24"/>
          <w:lang w:val="en-AU" w:eastAsia="en-AU"/>
          <w14:ligatures w14:val="standardContextual"/>
        </w:rPr>
        <w:tab/>
      </w:r>
      <w:r>
        <w:rPr>
          <w:noProof/>
        </w:rPr>
        <w:t>Declaration of other roads</w:t>
      </w:r>
      <w:r>
        <w:rPr>
          <w:noProof/>
          <w:webHidden/>
        </w:rPr>
        <w:tab/>
      </w:r>
      <w:r>
        <w:rPr>
          <w:noProof/>
          <w:webHidden/>
        </w:rPr>
        <w:fldChar w:fldCharType="begin"/>
      </w:r>
      <w:r>
        <w:rPr>
          <w:noProof/>
          <w:webHidden/>
        </w:rPr>
        <w:instrText xml:space="preserve"> PAGEREF _Toc226010176 \h </w:instrText>
      </w:r>
      <w:r>
        <w:rPr>
          <w:noProof/>
          <w:webHidden/>
        </w:rPr>
      </w:r>
      <w:r>
        <w:rPr>
          <w:noProof/>
          <w:webHidden/>
        </w:rPr>
        <w:fldChar w:fldCharType="separate"/>
      </w:r>
      <w:r w:rsidR="00415255">
        <w:rPr>
          <w:noProof/>
          <w:webHidden/>
        </w:rPr>
        <w:t>93</w:t>
      </w:r>
      <w:r>
        <w:rPr>
          <w:noProof/>
          <w:webHidden/>
        </w:rPr>
        <w:fldChar w:fldCharType="end"/>
      </w:r>
    </w:p>
    <w:p w14:paraId="7C523D4C" w14:textId="3EC1AC6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145</w:t>
      </w:r>
      <w:r>
        <w:rPr>
          <w:rFonts w:asciiTheme="minorHAnsi" w:eastAsiaTheme="minorEastAsia" w:hAnsiTheme="minorHAnsi" w:cstheme="minorBidi"/>
          <w:noProof/>
          <w:kern w:val="2"/>
          <w:sz w:val="24"/>
          <w:szCs w:val="24"/>
          <w:lang w:val="en-AU" w:eastAsia="en-AU"/>
          <w14:ligatures w14:val="standardContextual"/>
        </w:rPr>
        <w:tab/>
      </w:r>
      <w:r>
        <w:rPr>
          <w:noProof/>
        </w:rPr>
        <w:t>Power to revoke declaration</w:t>
      </w:r>
      <w:r>
        <w:rPr>
          <w:noProof/>
          <w:webHidden/>
        </w:rPr>
        <w:tab/>
      </w:r>
      <w:r>
        <w:rPr>
          <w:noProof/>
          <w:webHidden/>
        </w:rPr>
        <w:fldChar w:fldCharType="begin"/>
      </w:r>
      <w:r>
        <w:rPr>
          <w:noProof/>
          <w:webHidden/>
        </w:rPr>
        <w:instrText xml:space="preserve"> PAGEREF _Toc226010177 \h </w:instrText>
      </w:r>
      <w:r>
        <w:rPr>
          <w:noProof/>
          <w:webHidden/>
        </w:rPr>
      </w:r>
      <w:r>
        <w:rPr>
          <w:noProof/>
          <w:webHidden/>
        </w:rPr>
        <w:fldChar w:fldCharType="separate"/>
      </w:r>
      <w:r w:rsidR="00415255">
        <w:rPr>
          <w:noProof/>
          <w:webHidden/>
        </w:rPr>
        <w:t>93</w:t>
      </w:r>
      <w:r>
        <w:rPr>
          <w:noProof/>
          <w:webHidden/>
        </w:rPr>
        <w:fldChar w:fldCharType="end"/>
      </w:r>
    </w:p>
    <w:p w14:paraId="7A06962D" w14:textId="14DE97B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146</w:t>
      </w:r>
      <w:r>
        <w:rPr>
          <w:rFonts w:asciiTheme="minorHAnsi" w:eastAsiaTheme="minorEastAsia" w:hAnsiTheme="minorHAnsi" w:cstheme="minorBidi"/>
          <w:noProof/>
          <w:kern w:val="2"/>
          <w:sz w:val="24"/>
          <w:szCs w:val="24"/>
          <w:lang w:val="en-AU" w:eastAsia="en-AU"/>
          <w14:ligatures w14:val="standardContextual"/>
        </w:rPr>
        <w:tab/>
      </w:r>
      <w:r>
        <w:rPr>
          <w:noProof/>
        </w:rPr>
        <w:t>Head, Transport for Victoria may not declare roads on licensed land or leased land</w:t>
      </w:r>
      <w:r>
        <w:rPr>
          <w:noProof/>
          <w:webHidden/>
        </w:rPr>
        <w:tab/>
      </w:r>
      <w:r>
        <w:rPr>
          <w:noProof/>
          <w:webHidden/>
        </w:rPr>
        <w:fldChar w:fldCharType="begin"/>
      </w:r>
      <w:r>
        <w:rPr>
          <w:noProof/>
          <w:webHidden/>
        </w:rPr>
        <w:instrText xml:space="preserve"> PAGEREF _Toc226010178 \h </w:instrText>
      </w:r>
      <w:r>
        <w:rPr>
          <w:noProof/>
          <w:webHidden/>
        </w:rPr>
      </w:r>
      <w:r>
        <w:rPr>
          <w:noProof/>
          <w:webHidden/>
        </w:rPr>
        <w:fldChar w:fldCharType="separate"/>
      </w:r>
      <w:r w:rsidR="00415255">
        <w:rPr>
          <w:noProof/>
          <w:webHidden/>
        </w:rPr>
        <w:t>94</w:t>
      </w:r>
      <w:r>
        <w:rPr>
          <w:noProof/>
          <w:webHidden/>
        </w:rPr>
        <w:fldChar w:fldCharType="end"/>
      </w:r>
    </w:p>
    <w:p w14:paraId="69BC2911" w14:textId="44B70CBE"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4</w:t>
      </w:r>
      <w:r w:rsidRPr="00CE3785">
        <w:rPr>
          <w:bCs/>
          <w:noProof/>
        </w:rPr>
        <w:t>—</w:t>
      </w:r>
      <w:r>
        <w:rPr>
          <w:noProof/>
        </w:rPr>
        <w:t>Power of Minister to close EastLink to traffic</w:t>
      </w:r>
      <w:r>
        <w:rPr>
          <w:noProof/>
          <w:webHidden/>
        </w:rPr>
        <w:tab/>
      </w:r>
      <w:r>
        <w:rPr>
          <w:noProof/>
          <w:webHidden/>
        </w:rPr>
        <w:fldChar w:fldCharType="begin"/>
      </w:r>
      <w:r>
        <w:rPr>
          <w:noProof/>
          <w:webHidden/>
        </w:rPr>
        <w:instrText xml:space="preserve"> PAGEREF _Toc226010179 \h </w:instrText>
      </w:r>
      <w:r>
        <w:rPr>
          <w:noProof/>
          <w:webHidden/>
        </w:rPr>
      </w:r>
      <w:r>
        <w:rPr>
          <w:noProof/>
          <w:webHidden/>
        </w:rPr>
        <w:fldChar w:fldCharType="separate"/>
      </w:r>
      <w:r w:rsidR="00415255">
        <w:rPr>
          <w:noProof/>
          <w:webHidden/>
        </w:rPr>
        <w:t>94</w:t>
      </w:r>
      <w:r>
        <w:rPr>
          <w:noProof/>
          <w:webHidden/>
        </w:rPr>
        <w:fldChar w:fldCharType="end"/>
      </w:r>
    </w:p>
    <w:p w14:paraId="72806097" w14:textId="256A378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147</w:t>
      </w:r>
      <w:r>
        <w:rPr>
          <w:rFonts w:asciiTheme="minorHAnsi" w:eastAsiaTheme="minorEastAsia" w:hAnsiTheme="minorHAnsi" w:cstheme="minorBidi"/>
          <w:noProof/>
          <w:kern w:val="2"/>
          <w:sz w:val="24"/>
          <w:szCs w:val="24"/>
          <w:lang w:val="en-AU" w:eastAsia="en-AU"/>
          <w14:ligatures w14:val="standardContextual"/>
        </w:rPr>
        <w:tab/>
      </w:r>
      <w:r>
        <w:rPr>
          <w:noProof/>
        </w:rPr>
        <w:t>Power of Minister to close EastLink</w:t>
      </w:r>
      <w:r>
        <w:rPr>
          <w:noProof/>
          <w:webHidden/>
        </w:rPr>
        <w:tab/>
      </w:r>
      <w:r>
        <w:rPr>
          <w:noProof/>
          <w:webHidden/>
        </w:rPr>
        <w:fldChar w:fldCharType="begin"/>
      </w:r>
      <w:r>
        <w:rPr>
          <w:noProof/>
          <w:webHidden/>
        </w:rPr>
        <w:instrText xml:space="preserve"> PAGEREF _Toc226010180 \h </w:instrText>
      </w:r>
      <w:r>
        <w:rPr>
          <w:noProof/>
          <w:webHidden/>
        </w:rPr>
      </w:r>
      <w:r>
        <w:rPr>
          <w:noProof/>
          <w:webHidden/>
        </w:rPr>
        <w:fldChar w:fldCharType="separate"/>
      </w:r>
      <w:r w:rsidR="00415255">
        <w:rPr>
          <w:noProof/>
          <w:webHidden/>
        </w:rPr>
        <w:t>94</w:t>
      </w:r>
      <w:r>
        <w:rPr>
          <w:noProof/>
          <w:webHidden/>
        </w:rPr>
        <w:fldChar w:fldCharType="end"/>
      </w:r>
    </w:p>
    <w:p w14:paraId="420684E1" w14:textId="4D99B257"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Part 8</w:t>
      </w:r>
      <w:r w:rsidRPr="008B2E22">
        <w:rPr>
          <w:bCs/>
          <w:noProof/>
        </w:rPr>
        <w:t>—</w:t>
      </w:r>
      <w:r w:rsidRPr="008B2E22">
        <w:rPr>
          <w:noProof/>
        </w:rPr>
        <w:t>Interface with Utilities</w:t>
      </w:r>
      <w:r w:rsidRPr="008B2E22">
        <w:rPr>
          <w:noProof/>
          <w:webHidden/>
        </w:rPr>
        <w:tab/>
      </w:r>
      <w:r w:rsidRPr="008B2E22">
        <w:rPr>
          <w:noProof/>
          <w:webHidden/>
        </w:rPr>
        <w:fldChar w:fldCharType="begin"/>
      </w:r>
      <w:r w:rsidRPr="008B2E22">
        <w:rPr>
          <w:noProof/>
          <w:webHidden/>
        </w:rPr>
        <w:instrText xml:space="preserve"> PAGEREF _Toc226010181 \h </w:instrText>
      </w:r>
      <w:r w:rsidRPr="008B2E22">
        <w:rPr>
          <w:noProof/>
          <w:webHidden/>
        </w:rPr>
      </w:r>
      <w:r w:rsidRPr="008B2E22">
        <w:rPr>
          <w:noProof/>
          <w:webHidden/>
        </w:rPr>
        <w:fldChar w:fldCharType="separate"/>
      </w:r>
      <w:r w:rsidR="00415255">
        <w:rPr>
          <w:noProof/>
          <w:webHidden/>
        </w:rPr>
        <w:t>96</w:t>
      </w:r>
      <w:r w:rsidRPr="008B2E22">
        <w:rPr>
          <w:noProof/>
          <w:webHidden/>
        </w:rPr>
        <w:fldChar w:fldCharType="end"/>
      </w:r>
    </w:p>
    <w:p w14:paraId="0F2487AE" w14:textId="7FFA9853"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w:t>
      </w:r>
      <w:r w:rsidRPr="00CE3785">
        <w:rPr>
          <w:bCs/>
          <w:noProof/>
        </w:rPr>
        <w:t>—</w:t>
      </w:r>
      <w:r>
        <w:rPr>
          <w:noProof/>
        </w:rPr>
        <w:t>Introduction</w:t>
      </w:r>
      <w:r>
        <w:rPr>
          <w:noProof/>
          <w:webHidden/>
        </w:rPr>
        <w:tab/>
      </w:r>
      <w:r>
        <w:rPr>
          <w:noProof/>
          <w:webHidden/>
        </w:rPr>
        <w:fldChar w:fldCharType="begin"/>
      </w:r>
      <w:r>
        <w:rPr>
          <w:noProof/>
          <w:webHidden/>
        </w:rPr>
        <w:instrText xml:space="preserve"> PAGEREF _Toc226010182 \h </w:instrText>
      </w:r>
      <w:r>
        <w:rPr>
          <w:noProof/>
          <w:webHidden/>
        </w:rPr>
      </w:r>
      <w:r>
        <w:rPr>
          <w:noProof/>
          <w:webHidden/>
        </w:rPr>
        <w:fldChar w:fldCharType="separate"/>
      </w:r>
      <w:r w:rsidR="00415255">
        <w:rPr>
          <w:noProof/>
          <w:webHidden/>
        </w:rPr>
        <w:t>96</w:t>
      </w:r>
      <w:r>
        <w:rPr>
          <w:noProof/>
          <w:webHidden/>
        </w:rPr>
        <w:fldChar w:fldCharType="end"/>
      </w:r>
    </w:p>
    <w:p w14:paraId="0775CCD2" w14:textId="1D50DB1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148</w:t>
      </w:r>
      <w:r>
        <w:rPr>
          <w:rFonts w:asciiTheme="minorHAnsi" w:eastAsiaTheme="minorEastAsia" w:hAnsiTheme="minorHAnsi" w:cstheme="minorBidi"/>
          <w:noProof/>
          <w:kern w:val="2"/>
          <w:sz w:val="24"/>
          <w:szCs w:val="24"/>
          <w:lang w:val="en-AU" w:eastAsia="en-AU"/>
          <w14:ligatures w14:val="standardContextual"/>
        </w:rPr>
        <w:tab/>
      </w:r>
      <w:r>
        <w:rPr>
          <w:noProof/>
        </w:rPr>
        <w:t>Certain powers of Utilities not affected</w:t>
      </w:r>
      <w:r>
        <w:rPr>
          <w:noProof/>
          <w:webHidden/>
        </w:rPr>
        <w:tab/>
      </w:r>
      <w:r>
        <w:rPr>
          <w:noProof/>
          <w:webHidden/>
        </w:rPr>
        <w:fldChar w:fldCharType="begin"/>
      </w:r>
      <w:r>
        <w:rPr>
          <w:noProof/>
          <w:webHidden/>
        </w:rPr>
        <w:instrText xml:space="preserve"> PAGEREF _Toc226010183 \h </w:instrText>
      </w:r>
      <w:r>
        <w:rPr>
          <w:noProof/>
          <w:webHidden/>
        </w:rPr>
      </w:r>
      <w:r>
        <w:rPr>
          <w:noProof/>
          <w:webHidden/>
        </w:rPr>
        <w:fldChar w:fldCharType="separate"/>
      </w:r>
      <w:r w:rsidR="00415255">
        <w:rPr>
          <w:noProof/>
          <w:webHidden/>
        </w:rPr>
        <w:t>96</w:t>
      </w:r>
      <w:r>
        <w:rPr>
          <w:noProof/>
          <w:webHidden/>
        </w:rPr>
        <w:fldChar w:fldCharType="end"/>
      </w:r>
    </w:p>
    <w:p w14:paraId="4D3F4704" w14:textId="55B7B7D2"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w:t>
      </w:r>
      <w:r w:rsidRPr="00CE3785">
        <w:rPr>
          <w:bCs/>
          <w:noProof/>
        </w:rPr>
        <w:t>—</w:t>
      </w:r>
      <w:r>
        <w:rPr>
          <w:noProof/>
        </w:rPr>
        <w:t>Consent of Authority</w:t>
      </w:r>
      <w:r>
        <w:rPr>
          <w:noProof/>
          <w:webHidden/>
        </w:rPr>
        <w:tab/>
      </w:r>
      <w:r>
        <w:rPr>
          <w:noProof/>
          <w:webHidden/>
        </w:rPr>
        <w:fldChar w:fldCharType="begin"/>
      </w:r>
      <w:r>
        <w:rPr>
          <w:noProof/>
          <w:webHidden/>
        </w:rPr>
        <w:instrText xml:space="preserve"> PAGEREF _Toc226010184 \h </w:instrText>
      </w:r>
      <w:r>
        <w:rPr>
          <w:noProof/>
          <w:webHidden/>
        </w:rPr>
      </w:r>
      <w:r>
        <w:rPr>
          <w:noProof/>
          <w:webHidden/>
        </w:rPr>
        <w:fldChar w:fldCharType="separate"/>
      </w:r>
      <w:r w:rsidR="00415255">
        <w:rPr>
          <w:noProof/>
          <w:webHidden/>
        </w:rPr>
        <w:t>96</w:t>
      </w:r>
      <w:r>
        <w:rPr>
          <w:noProof/>
          <w:webHidden/>
        </w:rPr>
        <w:fldChar w:fldCharType="end"/>
      </w:r>
    </w:p>
    <w:p w14:paraId="0F943D2C" w14:textId="0766548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149</w:t>
      </w:r>
      <w:r>
        <w:rPr>
          <w:rFonts w:asciiTheme="minorHAnsi" w:eastAsiaTheme="minorEastAsia" w:hAnsiTheme="minorHAnsi" w:cstheme="minorBidi"/>
          <w:noProof/>
          <w:kern w:val="2"/>
          <w:sz w:val="24"/>
          <w:szCs w:val="24"/>
          <w:lang w:val="en-AU" w:eastAsia="en-AU"/>
          <w14:ligatures w14:val="standardContextual"/>
        </w:rPr>
        <w:tab/>
      </w:r>
      <w:r>
        <w:rPr>
          <w:noProof/>
        </w:rPr>
        <w:t>Division does not apply to leased land or licensed land</w:t>
      </w:r>
      <w:r>
        <w:rPr>
          <w:noProof/>
          <w:webHidden/>
        </w:rPr>
        <w:tab/>
      </w:r>
      <w:r>
        <w:rPr>
          <w:noProof/>
          <w:webHidden/>
        </w:rPr>
        <w:fldChar w:fldCharType="begin"/>
      </w:r>
      <w:r>
        <w:rPr>
          <w:noProof/>
          <w:webHidden/>
        </w:rPr>
        <w:instrText xml:space="preserve"> PAGEREF _Toc226010185 \h </w:instrText>
      </w:r>
      <w:r>
        <w:rPr>
          <w:noProof/>
          <w:webHidden/>
        </w:rPr>
      </w:r>
      <w:r>
        <w:rPr>
          <w:noProof/>
          <w:webHidden/>
        </w:rPr>
        <w:fldChar w:fldCharType="separate"/>
      </w:r>
      <w:r w:rsidR="00415255">
        <w:rPr>
          <w:noProof/>
          <w:webHidden/>
        </w:rPr>
        <w:t>96</w:t>
      </w:r>
      <w:r>
        <w:rPr>
          <w:noProof/>
          <w:webHidden/>
        </w:rPr>
        <w:fldChar w:fldCharType="end"/>
      </w:r>
    </w:p>
    <w:p w14:paraId="44FB76DC" w14:textId="50CCC20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150</w:t>
      </w:r>
      <w:r>
        <w:rPr>
          <w:rFonts w:asciiTheme="minorHAnsi" w:eastAsiaTheme="minorEastAsia" w:hAnsiTheme="minorHAnsi" w:cstheme="minorBidi"/>
          <w:noProof/>
          <w:kern w:val="2"/>
          <w:sz w:val="24"/>
          <w:szCs w:val="24"/>
          <w:lang w:val="en-AU" w:eastAsia="en-AU"/>
          <w14:ligatures w14:val="standardContextual"/>
        </w:rPr>
        <w:tab/>
      </w:r>
      <w:r>
        <w:rPr>
          <w:noProof/>
        </w:rPr>
        <w:t>Utility to obtain consent of Authority</w:t>
      </w:r>
      <w:r>
        <w:rPr>
          <w:noProof/>
          <w:webHidden/>
        </w:rPr>
        <w:tab/>
      </w:r>
      <w:r>
        <w:rPr>
          <w:noProof/>
          <w:webHidden/>
        </w:rPr>
        <w:fldChar w:fldCharType="begin"/>
      </w:r>
      <w:r>
        <w:rPr>
          <w:noProof/>
          <w:webHidden/>
        </w:rPr>
        <w:instrText xml:space="preserve"> PAGEREF _Toc226010186 \h </w:instrText>
      </w:r>
      <w:r>
        <w:rPr>
          <w:noProof/>
          <w:webHidden/>
        </w:rPr>
      </w:r>
      <w:r>
        <w:rPr>
          <w:noProof/>
          <w:webHidden/>
        </w:rPr>
        <w:fldChar w:fldCharType="separate"/>
      </w:r>
      <w:r w:rsidR="00415255">
        <w:rPr>
          <w:noProof/>
          <w:webHidden/>
        </w:rPr>
        <w:t>96</w:t>
      </w:r>
      <w:r>
        <w:rPr>
          <w:noProof/>
          <w:webHidden/>
        </w:rPr>
        <w:fldChar w:fldCharType="end"/>
      </w:r>
    </w:p>
    <w:p w14:paraId="7E0BA066" w14:textId="4CF06F8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151</w:t>
      </w:r>
      <w:r>
        <w:rPr>
          <w:rFonts w:asciiTheme="minorHAnsi" w:eastAsiaTheme="minorEastAsia" w:hAnsiTheme="minorHAnsi" w:cstheme="minorBidi"/>
          <w:noProof/>
          <w:kern w:val="2"/>
          <w:sz w:val="24"/>
          <w:szCs w:val="24"/>
          <w:lang w:val="en-AU" w:eastAsia="en-AU"/>
          <w14:ligatures w14:val="standardContextual"/>
        </w:rPr>
        <w:tab/>
      </w:r>
      <w:r>
        <w:rPr>
          <w:noProof/>
        </w:rPr>
        <w:t>Utility may refer matter to Ministers for determination</w:t>
      </w:r>
      <w:r>
        <w:rPr>
          <w:noProof/>
          <w:webHidden/>
        </w:rPr>
        <w:tab/>
      </w:r>
      <w:r>
        <w:rPr>
          <w:noProof/>
          <w:webHidden/>
        </w:rPr>
        <w:fldChar w:fldCharType="begin"/>
      </w:r>
      <w:r>
        <w:rPr>
          <w:noProof/>
          <w:webHidden/>
        </w:rPr>
        <w:instrText xml:space="preserve"> PAGEREF _Toc226010187 \h </w:instrText>
      </w:r>
      <w:r>
        <w:rPr>
          <w:noProof/>
          <w:webHidden/>
        </w:rPr>
      </w:r>
      <w:r>
        <w:rPr>
          <w:noProof/>
          <w:webHidden/>
        </w:rPr>
        <w:fldChar w:fldCharType="separate"/>
      </w:r>
      <w:r w:rsidR="00415255">
        <w:rPr>
          <w:noProof/>
          <w:webHidden/>
        </w:rPr>
        <w:t>97</w:t>
      </w:r>
      <w:r>
        <w:rPr>
          <w:noProof/>
          <w:webHidden/>
        </w:rPr>
        <w:fldChar w:fldCharType="end"/>
      </w:r>
    </w:p>
    <w:p w14:paraId="1F155807" w14:textId="21850E79"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w:t>
      </w:r>
      <w:r w:rsidRPr="00CE3785">
        <w:rPr>
          <w:bCs/>
          <w:noProof/>
        </w:rPr>
        <w:t>—</w:t>
      </w:r>
      <w:r>
        <w:rPr>
          <w:noProof/>
        </w:rPr>
        <w:t>Consent of Freeway Corporation</w:t>
      </w:r>
      <w:r>
        <w:rPr>
          <w:noProof/>
          <w:webHidden/>
        </w:rPr>
        <w:tab/>
      </w:r>
      <w:r>
        <w:rPr>
          <w:noProof/>
          <w:webHidden/>
        </w:rPr>
        <w:fldChar w:fldCharType="begin"/>
      </w:r>
      <w:r>
        <w:rPr>
          <w:noProof/>
          <w:webHidden/>
        </w:rPr>
        <w:instrText xml:space="preserve"> PAGEREF _Toc226010188 \h </w:instrText>
      </w:r>
      <w:r>
        <w:rPr>
          <w:noProof/>
          <w:webHidden/>
        </w:rPr>
      </w:r>
      <w:r>
        <w:rPr>
          <w:noProof/>
          <w:webHidden/>
        </w:rPr>
        <w:fldChar w:fldCharType="separate"/>
      </w:r>
      <w:r w:rsidR="00415255">
        <w:rPr>
          <w:noProof/>
          <w:webHidden/>
        </w:rPr>
        <w:t>97</w:t>
      </w:r>
      <w:r>
        <w:rPr>
          <w:noProof/>
          <w:webHidden/>
        </w:rPr>
        <w:fldChar w:fldCharType="end"/>
      </w:r>
    </w:p>
    <w:p w14:paraId="10DEB879" w14:textId="0B3DAAA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152</w:t>
      </w:r>
      <w:r>
        <w:rPr>
          <w:rFonts w:asciiTheme="minorHAnsi" w:eastAsiaTheme="minorEastAsia" w:hAnsiTheme="minorHAnsi" w:cstheme="minorBidi"/>
          <w:noProof/>
          <w:kern w:val="2"/>
          <w:sz w:val="24"/>
          <w:szCs w:val="24"/>
          <w:lang w:val="en-AU" w:eastAsia="en-AU"/>
          <w14:ligatures w14:val="standardContextual"/>
        </w:rPr>
        <w:tab/>
      </w:r>
      <w:r>
        <w:rPr>
          <w:noProof/>
        </w:rPr>
        <w:t>Utility to obtain consent of Freeway Corporation</w:t>
      </w:r>
      <w:r>
        <w:rPr>
          <w:noProof/>
          <w:webHidden/>
        </w:rPr>
        <w:tab/>
      </w:r>
      <w:r>
        <w:rPr>
          <w:noProof/>
          <w:webHidden/>
        </w:rPr>
        <w:fldChar w:fldCharType="begin"/>
      </w:r>
      <w:r>
        <w:rPr>
          <w:noProof/>
          <w:webHidden/>
        </w:rPr>
        <w:instrText xml:space="preserve"> PAGEREF _Toc226010189 \h </w:instrText>
      </w:r>
      <w:r>
        <w:rPr>
          <w:noProof/>
          <w:webHidden/>
        </w:rPr>
      </w:r>
      <w:r>
        <w:rPr>
          <w:noProof/>
          <w:webHidden/>
        </w:rPr>
        <w:fldChar w:fldCharType="separate"/>
      </w:r>
      <w:r w:rsidR="00415255">
        <w:rPr>
          <w:noProof/>
          <w:webHidden/>
        </w:rPr>
        <w:t>97</w:t>
      </w:r>
      <w:r>
        <w:rPr>
          <w:noProof/>
          <w:webHidden/>
        </w:rPr>
        <w:fldChar w:fldCharType="end"/>
      </w:r>
    </w:p>
    <w:p w14:paraId="4B57A8B6" w14:textId="3E474C0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153</w:t>
      </w:r>
      <w:r>
        <w:rPr>
          <w:rFonts w:asciiTheme="minorHAnsi" w:eastAsiaTheme="minorEastAsia" w:hAnsiTheme="minorHAnsi" w:cstheme="minorBidi"/>
          <w:noProof/>
          <w:kern w:val="2"/>
          <w:sz w:val="24"/>
          <w:szCs w:val="24"/>
          <w:lang w:val="en-AU" w:eastAsia="en-AU"/>
          <w14:ligatures w14:val="standardContextual"/>
        </w:rPr>
        <w:tab/>
      </w:r>
      <w:r>
        <w:rPr>
          <w:noProof/>
        </w:rPr>
        <w:t>Utility may refer matter to Ministers for determination</w:t>
      </w:r>
      <w:r>
        <w:rPr>
          <w:noProof/>
          <w:webHidden/>
        </w:rPr>
        <w:tab/>
      </w:r>
      <w:r>
        <w:rPr>
          <w:noProof/>
          <w:webHidden/>
        </w:rPr>
        <w:fldChar w:fldCharType="begin"/>
      </w:r>
      <w:r>
        <w:rPr>
          <w:noProof/>
          <w:webHidden/>
        </w:rPr>
        <w:instrText xml:space="preserve"> PAGEREF _Toc226010190 \h </w:instrText>
      </w:r>
      <w:r>
        <w:rPr>
          <w:noProof/>
          <w:webHidden/>
        </w:rPr>
      </w:r>
      <w:r>
        <w:rPr>
          <w:noProof/>
          <w:webHidden/>
        </w:rPr>
        <w:fldChar w:fldCharType="separate"/>
      </w:r>
      <w:r w:rsidR="00415255">
        <w:rPr>
          <w:noProof/>
          <w:webHidden/>
        </w:rPr>
        <w:t>98</w:t>
      </w:r>
      <w:r>
        <w:rPr>
          <w:noProof/>
          <w:webHidden/>
        </w:rPr>
        <w:fldChar w:fldCharType="end"/>
      </w:r>
    </w:p>
    <w:p w14:paraId="7CF03524" w14:textId="4216F993"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4—Agreements between Freeway Corporation and Utility</w:t>
      </w:r>
      <w:r>
        <w:rPr>
          <w:noProof/>
          <w:webHidden/>
        </w:rPr>
        <w:tab/>
      </w:r>
      <w:r>
        <w:rPr>
          <w:noProof/>
          <w:webHidden/>
        </w:rPr>
        <w:fldChar w:fldCharType="begin"/>
      </w:r>
      <w:r>
        <w:rPr>
          <w:noProof/>
          <w:webHidden/>
        </w:rPr>
        <w:instrText xml:space="preserve"> PAGEREF _Toc226010191 \h </w:instrText>
      </w:r>
      <w:r>
        <w:rPr>
          <w:noProof/>
          <w:webHidden/>
        </w:rPr>
      </w:r>
      <w:r>
        <w:rPr>
          <w:noProof/>
          <w:webHidden/>
        </w:rPr>
        <w:fldChar w:fldCharType="separate"/>
      </w:r>
      <w:r w:rsidR="00415255">
        <w:rPr>
          <w:noProof/>
          <w:webHidden/>
        </w:rPr>
        <w:t>98</w:t>
      </w:r>
      <w:r>
        <w:rPr>
          <w:noProof/>
          <w:webHidden/>
        </w:rPr>
        <w:fldChar w:fldCharType="end"/>
      </w:r>
    </w:p>
    <w:p w14:paraId="26339CEB" w14:textId="476D7E8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154</w:t>
      </w:r>
      <w:r>
        <w:rPr>
          <w:rFonts w:asciiTheme="minorHAnsi" w:eastAsiaTheme="minorEastAsia" w:hAnsiTheme="minorHAnsi" w:cstheme="minorBidi"/>
          <w:noProof/>
          <w:kern w:val="2"/>
          <w:sz w:val="24"/>
          <w:szCs w:val="24"/>
          <w:lang w:val="en-AU" w:eastAsia="en-AU"/>
          <w14:ligatures w14:val="standardContextual"/>
        </w:rPr>
        <w:tab/>
      </w:r>
      <w:r>
        <w:rPr>
          <w:noProof/>
        </w:rPr>
        <w:t>Agreements in relation to licensed land</w:t>
      </w:r>
      <w:r>
        <w:rPr>
          <w:noProof/>
          <w:webHidden/>
        </w:rPr>
        <w:tab/>
      </w:r>
      <w:r>
        <w:rPr>
          <w:noProof/>
          <w:webHidden/>
        </w:rPr>
        <w:fldChar w:fldCharType="begin"/>
      </w:r>
      <w:r>
        <w:rPr>
          <w:noProof/>
          <w:webHidden/>
        </w:rPr>
        <w:instrText xml:space="preserve"> PAGEREF _Toc226010192 \h </w:instrText>
      </w:r>
      <w:r>
        <w:rPr>
          <w:noProof/>
          <w:webHidden/>
        </w:rPr>
      </w:r>
      <w:r>
        <w:rPr>
          <w:noProof/>
          <w:webHidden/>
        </w:rPr>
        <w:fldChar w:fldCharType="separate"/>
      </w:r>
      <w:r w:rsidR="00415255">
        <w:rPr>
          <w:noProof/>
          <w:webHidden/>
        </w:rPr>
        <w:t>98</w:t>
      </w:r>
      <w:r>
        <w:rPr>
          <w:noProof/>
          <w:webHidden/>
        </w:rPr>
        <w:fldChar w:fldCharType="end"/>
      </w:r>
    </w:p>
    <w:p w14:paraId="25179A25" w14:textId="40A9663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155</w:t>
      </w:r>
      <w:r>
        <w:rPr>
          <w:rFonts w:asciiTheme="minorHAnsi" w:eastAsiaTheme="minorEastAsia" w:hAnsiTheme="minorHAnsi" w:cstheme="minorBidi"/>
          <w:noProof/>
          <w:kern w:val="2"/>
          <w:sz w:val="24"/>
          <w:szCs w:val="24"/>
          <w:lang w:val="en-AU" w:eastAsia="en-AU"/>
          <w14:ligatures w14:val="standardContextual"/>
        </w:rPr>
        <w:tab/>
      </w:r>
      <w:r>
        <w:rPr>
          <w:noProof/>
        </w:rPr>
        <w:t>What can a Utility agreement provide for?</w:t>
      </w:r>
      <w:r>
        <w:rPr>
          <w:noProof/>
          <w:webHidden/>
        </w:rPr>
        <w:tab/>
      </w:r>
      <w:r>
        <w:rPr>
          <w:noProof/>
          <w:webHidden/>
        </w:rPr>
        <w:fldChar w:fldCharType="begin"/>
      </w:r>
      <w:r>
        <w:rPr>
          <w:noProof/>
          <w:webHidden/>
        </w:rPr>
        <w:instrText xml:space="preserve"> PAGEREF _Toc226010193 \h </w:instrText>
      </w:r>
      <w:r>
        <w:rPr>
          <w:noProof/>
          <w:webHidden/>
        </w:rPr>
      </w:r>
      <w:r>
        <w:rPr>
          <w:noProof/>
          <w:webHidden/>
        </w:rPr>
        <w:fldChar w:fldCharType="separate"/>
      </w:r>
      <w:r w:rsidR="00415255">
        <w:rPr>
          <w:noProof/>
          <w:webHidden/>
        </w:rPr>
        <w:t>98</w:t>
      </w:r>
      <w:r>
        <w:rPr>
          <w:noProof/>
          <w:webHidden/>
        </w:rPr>
        <w:fldChar w:fldCharType="end"/>
      </w:r>
    </w:p>
    <w:p w14:paraId="15814ED1" w14:textId="713E426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156</w:t>
      </w:r>
      <w:r>
        <w:rPr>
          <w:rFonts w:asciiTheme="minorHAnsi" w:eastAsiaTheme="minorEastAsia" w:hAnsiTheme="minorHAnsi" w:cstheme="minorBidi"/>
          <w:noProof/>
          <w:kern w:val="2"/>
          <w:sz w:val="24"/>
          <w:szCs w:val="24"/>
          <w:lang w:val="en-AU" w:eastAsia="en-AU"/>
          <w14:ligatures w14:val="standardContextual"/>
        </w:rPr>
        <w:tab/>
      </w:r>
      <w:r>
        <w:rPr>
          <w:noProof/>
        </w:rPr>
        <w:t>Requirements for Utility agreements</w:t>
      </w:r>
      <w:r>
        <w:rPr>
          <w:noProof/>
          <w:webHidden/>
        </w:rPr>
        <w:tab/>
      </w:r>
      <w:r>
        <w:rPr>
          <w:noProof/>
          <w:webHidden/>
        </w:rPr>
        <w:fldChar w:fldCharType="begin"/>
      </w:r>
      <w:r>
        <w:rPr>
          <w:noProof/>
          <w:webHidden/>
        </w:rPr>
        <w:instrText xml:space="preserve"> PAGEREF _Toc226010194 \h </w:instrText>
      </w:r>
      <w:r>
        <w:rPr>
          <w:noProof/>
          <w:webHidden/>
        </w:rPr>
      </w:r>
      <w:r>
        <w:rPr>
          <w:noProof/>
          <w:webHidden/>
        </w:rPr>
        <w:fldChar w:fldCharType="separate"/>
      </w:r>
      <w:r w:rsidR="00415255">
        <w:rPr>
          <w:noProof/>
          <w:webHidden/>
        </w:rPr>
        <w:t>99</w:t>
      </w:r>
      <w:r>
        <w:rPr>
          <w:noProof/>
          <w:webHidden/>
        </w:rPr>
        <w:fldChar w:fldCharType="end"/>
      </w:r>
    </w:p>
    <w:p w14:paraId="1CB96572" w14:textId="26F3F01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157</w:t>
      </w:r>
      <w:r>
        <w:rPr>
          <w:rFonts w:asciiTheme="minorHAnsi" w:eastAsiaTheme="minorEastAsia" w:hAnsiTheme="minorHAnsi" w:cstheme="minorBidi"/>
          <w:noProof/>
          <w:kern w:val="2"/>
          <w:sz w:val="24"/>
          <w:szCs w:val="24"/>
          <w:lang w:val="en-AU" w:eastAsia="en-AU"/>
          <w14:ligatures w14:val="standardContextual"/>
        </w:rPr>
        <w:tab/>
      </w:r>
      <w:r>
        <w:rPr>
          <w:noProof/>
        </w:rPr>
        <w:t>Utility agreements must be approved by the Authority</w:t>
      </w:r>
      <w:r>
        <w:rPr>
          <w:noProof/>
          <w:webHidden/>
        </w:rPr>
        <w:tab/>
      </w:r>
      <w:r>
        <w:rPr>
          <w:noProof/>
          <w:webHidden/>
        </w:rPr>
        <w:fldChar w:fldCharType="begin"/>
      </w:r>
      <w:r>
        <w:rPr>
          <w:noProof/>
          <w:webHidden/>
        </w:rPr>
        <w:instrText xml:space="preserve"> PAGEREF _Toc226010195 \h </w:instrText>
      </w:r>
      <w:r>
        <w:rPr>
          <w:noProof/>
          <w:webHidden/>
        </w:rPr>
      </w:r>
      <w:r>
        <w:rPr>
          <w:noProof/>
          <w:webHidden/>
        </w:rPr>
        <w:fldChar w:fldCharType="separate"/>
      </w:r>
      <w:r w:rsidR="00415255">
        <w:rPr>
          <w:noProof/>
          <w:webHidden/>
        </w:rPr>
        <w:t>99</w:t>
      </w:r>
      <w:r>
        <w:rPr>
          <w:noProof/>
          <w:webHidden/>
        </w:rPr>
        <w:fldChar w:fldCharType="end"/>
      </w:r>
    </w:p>
    <w:p w14:paraId="0F757EC3" w14:textId="37DA787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158</w:t>
      </w:r>
      <w:r>
        <w:rPr>
          <w:rFonts w:asciiTheme="minorHAnsi" w:eastAsiaTheme="minorEastAsia" w:hAnsiTheme="minorHAnsi" w:cstheme="minorBidi"/>
          <w:noProof/>
          <w:kern w:val="2"/>
          <w:sz w:val="24"/>
          <w:szCs w:val="24"/>
          <w:lang w:val="en-AU" w:eastAsia="en-AU"/>
          <w14:ligatures w14:val="standardContextual"/>
        </w:rPr>
        <w:tab/>
      </w:r>
      <w:r>
        <w:rPr>
          <w:noProof/>
        </w:rPr>
        <w:t>Utility agreement may be amended</w:t>
      </w:r>
      <w:r>
        <w:rPr>
          <w:noProof/>
          <w:webHidden/>
        </w:rPr>
        <w:tab/>
      </w:r>
      <w:r>
        <w:rPr>
          <w:noProof/>
          <w:webHidden/>
        </w:rPr>
        <w:fldChar w:fldCharType="begin"/>
      </w:r>
      <w:r>
        <w:rPr>
          <w:noProof/>
          <w:webHidden/>
        </w:rPr>
        <w:instrText xml:space="preserve"> PAGEREF _Toc226010196 \h </w:instrText>
      </w:r>
      <w:r>
        <w:rPr>
          <w:noProof/>
          <w:webHidden/>
        </w:rPr>
      </w:r>
      <w:r>
        <w:rPr>
          <w:noProof/>
          <w:webHidden/>
        </w:rPr>
        <w:fldChar w:fldCharType="separate"/>
      </w:r>
      <w:r w:rsidR="00415255">
        <w:rPr>
          <w:noProof/>
          <w:webHidden/>
        </w:rPr>
        <w:t>100</w:t>
      </w:r>
      <w:r>
        <w:rPr>
          <w:noProof/>
          <w:webHidden/>
        </w:rPr>
        <w:fldChar w:fldCharType="end"/>
      </w:r>
    </w:p>
    <w:p w14:paraId="298CC918" w14:textId="18256586"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5—Notified Utility infrastructure</w:t>
      </w:r>
      <w:r>
        <w:rPr>
          <w:noProof/>
          <w:webHidden/>
        </w:rPr>
        <w:tab/>
      </w:r>
      <w:r>
        <w:rPr>
          <w:noProof/>
          <w:webHidden/>
        </w:rPr>
        <w:fldChar w:fldCharType="begin"/>
      </w:r>
      <w:r>
        <w:rPr>
          <w:noProof/>
          <w:webHidden/>
        </w:rPr>
        <w:instrText xml:space="preserve"> PAGEREF _Toc226010197 \h </w:instrText>
      </w:r>
      <w:r>
        <w:rPr>
          <w:noProof/>
          <w:webHidden/>
        </w:rPr>
      </w:r>
      <w:r>
        <w:rPr>
          <w:noProof/>
          <w:webHidden/>
        </w:rPr>
        <w:fldChar w:fldCharType="separate"/>
      </w:r>
      <w:r w:rsidR="00415255">
        <w:rPr>
          <w:noProof/>
          <w:webHidden/>
        </w:rPr>
        <w:t>100</w:t>
      </w:r>
      <w:r>
        <w:rPr>
          <w:noProof/>
          <w:webHidden/>
        </w:rPr>
        <w:fldChar w:fldCharType="end"/>
      </w:r>
    </w:p>
    <w:p w14:paraId="190B77C9" w14:textId="40847A9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159</w:t>
      </w:r>
      <w:r>
        <w:rPr>
          <w:rFonts w:asciiTheme="minorHAnsi" w:eastAsiaTheme="minorEastAsia" w:hAnsiTheme="minorHAnsi" w:cstheme="minorBidi"/>
          <w:noProof/>
          <w:kern w:val="2"/>
          <w:sz w:val="24"/>
          <w:szCs w:val="24"/>
          <w:lang w:val="en-AU" w:eastAsia="en-AU"/>
          <w14:ligatures w14:val="standardContextual"/>
        </w:rPr>
        <w:tab/>
      </w:r>
      <w:r>
        <w:rPr>
          <w:noProof/>
        </w:rPr>
        <w:t>Duty to identify Utility infrastructure</w:t>
      </w:r>
      <w:r>
        <w:rPr>
          <w:noProof/>
          <w:webHidden/>
        </w:rPr>
        <w:tab/>
      </w:r>
      <w:r>
        <w:rPr>
          <w:noProof/>
          <w:webHidden/>
        </w:rPr>
        <w:fldChar w:fldCharType="begin"/>
      </w:r>
      <w:r>
        <w:rPr>
          <w:noProof/>
          <w:webHidden/>
        </w:rPr>
        <w:instrText xml:space="preserve"> PAGEREF _Toc226010198 \h </w:instrText>
      </w:r>
      <w:r>
        <w:rPr>
          <w:noProof/>
          <w:webHidden/>
        </w:rPr>
      </w:r>
      <w:r>
        <w:rPr>
          <w:noProof/>
          <w:webHidden/>
        </w:rPr>
        <w:fldChar w:fldCharType="separate"/>
      </w:r>
      <w:r w:rsidR="00415255">
        <w:rPr>
          <w:noProof/>
          <w:webHidden/>
        </w:rPr>
        <w:t>100</w:t>
      </w:r>
      <w:r>
        <w:rPr>
          <w:noProof/>
          <w:webHidden/>
        </w:rPr>
        <w:fldChar w:fldCharType="end"/>
      </w:r>
    </w:p>
    <w:p w14:paraId="67FF1A3B" w14:textId="43C48A0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160</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to give notice</w:t>
      </w:r>
      <w:r>
        <w:rPr>
          <w:noProof/>
          <w:webHidden/>
        </w:rPr>
        <w:tab/>
      </w:r>
      <w:r>
        <w:rPr>
          <w:noProof/>
          <w:webHidden/>
        </w:rPr>
        <w:fldChar w:fldCharType="begin"/>
      </w:r>
      <w:r>
        <w:rPr>
          <w:noProof/>
          <w:webHidden/>
        </w:rPr>
        <w:instrText xml:space="preserve"> PAGEREF _Toc226010199 \h </w:instrText>
      </w:r>
      <w:r>
        <w:rPr>
          <w:noProof/>
          <w:webHidden/>
        </w:rPr>
      </w:r>
      <w:r>
        <w:rPr>
          <w:noProof/>
          <w:webHidden/>
        </w:rPr>
        <w:fldChar w:fldCharType="separate"/>
      </w:r>
      <w:r w:rsidR="00415255">
        <w:rPr>
          <w:noProof/>
          <w:webHidden/>
        </w:rPr>
        <w:t>100</w:t>
      </w:r>
      <w:r>
        <w:rPr>
          <w:noProof/>
          <w:webHidden/>
        </w:rPr>
        <w:fldChar w:fldCharType="end"/>
      </w:r>
    </w:p>
    <w:p w14:paraId="409E3CD3" w14:textId="285AED5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161</w:t>
      </w:r>
      <w:r>
        <w:rPr>
          <w:rFonts w:asciiTheme="minorHAnsi" w:eastAsiaTheme="minorEastAsia" w:hAnsiTheme="minorHAnsi" w:cstheme="minorBidi"/>
          <w:noProof/>
          <w:kern w:val="2"/>
          <w:sz w:val="24"/>
          <w:szCs w:val="24"/>
          <w:lang w:val="en-AU" w:eastAsia="en-AU"/>
          <w14:ligatures w14:val="standardContextual"/>
        </w:rPr>
        <w:tab/>
      </w:r>
      <w:r>
        <w:rPr>
          <w:noProof/>
        </w:rPr>
        <w:t>Duty of Utility to give notice</w:t>
      </w:r>
      <w:r>
        <w:rPr>
          <w:noProof/>
          <w:webHidden/>
        </w:rPr>
        <w:tab/>
      </w:r>
      <w:r>
        <w:rPr>
          <w:noProof/>
          <w:webHidden/>
        </w:rPr>
        <w:fldChar w:fldCharType="begin"/>
      </w:r>
      <w:r>
        <w:rPr>
          <w:noProof/>
          <w:webHidden/>
        </w:rPr>
        <w:instrText xml:space="preserve"> PAGEREF _Toc226010200 \h </w:instrText>
      </w:r>
      <w:r>
        <w:rPr>
          <w:noProof/>
          <w:webHidden/>
        </w:rPr>
      </w:r>
      <w:r>
        <w:rPr>
          <w:noProof/>
          <w:webHidden/>
        </w:rPr>
        <w:fldChar w:fldCharType="separate"/>
      </w:r>
      <w:r w:rsidR="00415255">
        <w:rPr>
          <w:noProof/>
          <w:webHidden/>
        </w:rPr>
        <w:t>101</w:t>
      </w:r>
      <w:r>
        <w:rPr>
          <w:noProof/>
          <w:webHidden/>
        </w:rPr>
        <w:fldChar w:fldCharType="end"/>
      </w:r>
    </w:p>
    <w:p w14:paraId="11903A01" w14:textId="1226D96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162</w:t>
      </w:r>
      <w:r>
        <w:rPr>
          <w:rFonts w:asciiTheme="minorHAnsi" w:eastAsiaTheme="minorEastAsia" w:hAnsiTheme="minorHAnsi" w:cstheme="minorBidi"/>
          <w:noProof/>
          <w:kern w:val="2"/>
          <w:sz w:val="24"/>
          <w:szCs w:val="24"/>
          <w:lang w:val="en-AU" w:eastAsia="en-AU"/>
          <w14:ligatures w14:val="standardContextual"/>
        </w:rPr>
        <w:tab/>
      </w:r>
      <w:r>
        <w:rPr>
          <w:noProof/>
        </w:rPr>
        <w:t>Copies of notices to be given to Authority</w:t>
      </w:r>
      <w:r>
        <w:rPr>
          <w:noProof/>
          <w:webHidden/>
        </w:rPr>
        <w:tab/>
      </w:r>
      <w:r>
        <w:rPr>
          <w:noProof/>
          <w:webHidden/>
        </w:rPr>
        <w:fldChar w:fldCharType="begin"/>
      </w:r>
      <w:r>
        <w:rPr>
          <w:noProof/>
          <w:webHidden/>
        </w:rPr>
        <w:instrText xml:space="preserve"> PAGEREF _Toc226010201 \h </w:instrText>
      </w:r>
      <w:r>
        <w:rPr>
          <w:noProof/>
          <w:webHidden/>
        </w:rPr>
      </w:r>
      <w:r>
        <w:rPr>
          <w:noProof/>
          <w:webHidden/>
        </w:rPr>
        <w:fldChar w:fldCharType="separate"/>
      </w:r>
      <w:r w:rsidR="00415255">
        <w:rPr>
          <w:noProof/>
          <w:webHidden/>
        </w:rPr>
        <w:t>101</w:t>
      </w:r>
      <w:r>
        <w:rPr>
          <w:noProof/>
          <w:webHidden/>
        </w:rPr>
        <w:fldChar w:fldCharType="end"/>
      </w:r>
    </w:p>
    <w:p w14:paraId="650DF98D" w14:textId="5E4CBC3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163</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to consult and seek agreement</w:t>
      </w:r>
      <w:r>
        <w:rPr>
          <w:noProof/>
          <w:webHidden/>
        </w:rPr>
        <w:tab/>
      </w:r>
      <w:r>
        <w:rPr>
          <w:noProof/>
          <w:webHidden/>
        </w:rPr>
        <w:fldChar w:fldCharType="begin"/>
      </w:r>
      <w:r>
        <w:rPr>
          <w:noProof/>
          <w:webHidden/>
        </w:rPr>
        <w:instrText xml:space="preserve"> PAGEREF _Toc226010202 \h </w:instrText>
      </w:r>
      <w:r>
        <w:rPr>
          <w:noProof/>
          <w:webHidden/>
        </w:rPr>
      </w:r>
      <w:r>
        <w:rPr>
          <w:noProof/>
          <w:webHidden/>
        </w:rPr>
        <w:fldChar w:fldCharType="separate"/>
      </w:r>
      <w:r w:rsidR="00415255">
        <w:rPr>
          <w:noProof/>
          <w:webHidden/>
        </w:rPr>
        <w:t>102</w:t>
      </w:r>
      <w:r>
        <w:rPr>
          <w:noProof/>
          <w:webHidden/>
        </w:rPr>
        <w:fldChar w:fldCharType="end"/>
      </w:r>
    </w:p>
    <w:p w14:paraId="642B711C" w14:textId="64C45A2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164</w:t>
      </w:r>
      <w:r>
        <w:rPr>
          <w:rFonts w:asciiTheme="minorHAnsi" w:eastAsiaTheme="minorEastAsia" w:hAnsiTheme="minorHAnsi" w:cstheme="minorBidi"/>
          <w:noProof/>
          <w:kern w:val="2"/>
          <w:sz w:val="24"/>
          <w:szCs w:val="24"/>
          <w:lang w:val="en-AU" w:eastAsia="en-AU"/>
          <w14:ligatures w14:val="standardContextual"/>
        </w:rPr>
        <w:tab/>
      </w:r>
      <w:r>
        <w:rPr>
          <w:noProof/>
        </w:rPr>
        <w:t>Referral to Ministers for determination if no agreement</w:t>
      </w:r>
      <w:r>
        <w:rPr>
          <w:noProof/>
          <w:webHidden/>
        </w:rPr>
        <w:tab/>
      </w:r>
      <w:r>
        <w:rPr>
          <w:noProof/>
          <w:webHidden/>
        </w:rPr>
        <w:fldChar w:fldCharType="begin"/>
      </w:r>
      <w:r>
        <w:rPr>
          <w:noProof/>
          <w:webHidden/>
        </w:rPr>
        <w:instrText xml:space="preserve"> PAGEREF _Toc226010203 \h </w:instrText>
      </w:r>
      <w:r>
        <w:rPr>
          <w:noProof/>
          <w:webHidden/>
        </w:rPr>
      </w:r>
      <w:r>
        <w:rPr>
          <w:noProof/>
          <w:webHidden/>
        </w:rPr>
        <w:fldChar w:fldCharType="separate"/>
      </w:r>
      <w:r w:rsidR="00415255">
        <w:rPr>
          <w:noProof/>
          <w:webHidden/>
        </w:rPr>
        <w:t>102</w:t>
      </w:r>
      <w:r>
        <w:rPr>
          <w:noProof/>
          <w:webHidden/>
        </w:rPr>
        <w:fldChar w:fldCharType="end"/>
      </w:r>
    </w:p>
    <w:p w14:paraId="719F25AC" w14:textId="6B62FD2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165</w:t>
      </w:r>
      <w:r>
        <w:rPr>
          <w:rFonts w:asciiTheme="minorHAnsi" w:eastAsiaTheme="minorEastAsia" w:hAnsiTheme="minorHAnsi" w:cstheme="minorBidi"/>
          <w:noProof/>
          <w:kern w:val="2"/>
          <w:sz w:val="24"/>
          <w:szCs w:val="24"/>
          <w:lang w:val="en-AU" w:eastAsia="en-AU"/>
          <w14:ligatures w14:val="standardContextual"/>
        </w:rPr>
        <w:tab/>
      </w:r>
      <w:r>
        <w:rPr>
          <w:noProof/>
        </w:rPr>
        <w:t>Power of Minister to direct Utility</w:t>
      </w:r>
      <w:r>
        <w:rPr>
          <w:noProof/>
          <w:webHidden/>
        </w:rPr>
        <w:tab/>
      </w:r>
      <w:r>
        <w:rPr>
          <w:noProof/>
          <w:webHidden/>
        </w:rPr>
        <w:fldChar w:fldCharType="begin"/>
      </w:r>
      <w:r>
        <w:rPr>
          <w:noProof/>
          <w:webHidden/>
        </w:rPr>
        <w:instrText xml:space="preserve"> PAGEREF _Toc226010204 \h </w:instrText>
      </w:r>
      <w:r>
        <w:rPr>
          <w:noProof/>
          <w:webHidden/>
        </w:rPr>
      </w:r>
      <w:r>
        <w:rPr>
          <w:noProof/>
          <w:webHidden/>
        </w:rPr>
        <w:fldChar w:fldCharType="separate"/>
      </w:r>
      <w:r w:rsidR="00415255">
        <w:rPr>
          <w:noProof/>
          <w:webHidden/>
        </w:rPr>
        <w:t>102</w:t>
      </w:r>
      <w:r>
        <w:rPr>
          <w:noProof/>
          <w:webHidden/>
        </w:rPr>
        <w:fldChar w:fldCharType="end"/>
      </w:r>
    </w:p>
    <w:p w14:paraId="017523E9" w14:textId="5A78AA8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166</w:t>
      </w:r>
      <w:r>
        <w:rPr>
          <w:rFonts w:asciiTheme="minorHAnsi" w:eastAsiaTheme="minorEastAsia" w:hAnsiTheme="minorHAnsi" w:cstheme="minorBidi"/>
          <w:noProof/>
          <w:kern w:val="2"/>
          <w:sz w:val="24"/>
          <w:szCs w:val="24"/>
          <w:lang w:val="en-AU" w:eastAsia="en-AU"/>
          <w14:ligatures w14:val="standardContextual"/>
        </w:rPr>
        <w:tab/>
      </w:r>
      <w:r>
        <w:rPr>
          <w:noProof/>
        </w:rPr>
        <w:t>Direction to Freeway Corporation</w:t>
      </w:r>
      <w:r>
        <w:rPr>
          <w:noProof/>
          <w:webHidden/>
        </w:rPr>
        <w:tab/>
      </w:r>
      <w:r>
        <w:rPr>
          <w:noProof/>
          <w:webHidden/>
        </w:rPr>
        <w:fldChar w:fldCharType="begin"/>
      </w:r>
      <w:r>
        <w:rPr>
          <w:noProof/>
          <w:webHidden/>
        </w:rPr>
        <w:instrText xml:space="preserve"> PAGEREF _Toc226010205 \h </w:instrText>
      </w:r>
      <w:r>
        <w:rPr>
          <w:noProof/>
          <w:webHidden/>
        </w:rPr>
      </w:r>
      <w:r>
        <w:rPr>
          <w:noProof/>
          <w:webHidden/>
        </w:rPr>
        <w:fldChar w:fldCharType="separate"/>
      </w:r>
      <w:r w:rsidR="00415255">
        <w:rPr>
          <w:noProof/>
          <w:webHidden/>
        </w:rPr>
        <w:t>103</w:t>
      </w:r>
      <w:r>
        <w:rPr>
          <w:noProof/>
          <w:webHidden/>
        </w:rPr>
        <w:fldChar w:fldCharType="end"/>
      </w:r>
    </w:p>
    <w:p w14:paraId="05EF4ED5" w14:textId="41705CD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167</w:t>
      </w:r>
      <w:r>
        <w:rPr>
          <w:rFonts w:asciiTheme="minorHAnsi" w:eastAsiaTheme="minorEastAsia" w:hAnsiTheme="minorHAnsi" w:cstheme="minorBidi"/>
          <w:noProof/>
          <w:kern w:val="2"/>
          <w:sz w:val="24"/>
          <w:szCs w:val="24"/>
          <w:lang w:val="en-AU" w:eastAsia="en-AU"/>
          <w14:ligatures w14:val="standardContextual"/>
        </w:rPr>
        <w:tab/>
      </w:r>
      <w:r>
        <w:rPr>
          <w:noProof/>
        </w:rPr>
        <w:t>Requirements for directions</w:t>
      </w:r>
      <w:r>
        <w:rPr>
          <w:noProof/>
          <w:webHidden/>
        </w:rPr>
        <w:tab/>
      </w:r>
      <w:r>
        <w:rPr>
          <w:noProof/>
          <w:webHidden/>
        </w:rPr>
        <w:fldChar w:fldCharType="begin"/>
      </w:r>
      <w:r>
        <w:rPr>
          <w:noProof/>
          <w:webHidden/>
        </w:rPr>
        <w:instrText xml:space="preserve"> PAGEREF _Toc226010206 \h </w:instrText>
      </w:r>
      <w:r>
        <w:rPr>
          <w:noProof/>
          <w:webHidden/>
        </w:rPr>
      </w:r>
      <w:r>
        <w:rPr>
          <w:noProof/>
          <w:webHidden/>
        </w:rPr>
        <w:fldChar w:fldCharType="separate"/>
      </w:r>
      <w:r w:rsidR="00415255">
        <w:rPr>
          <w:noProof/>
          <w:webHidden/>
        </w:rPr>
        <w:t>104</w:t>
      </w:r>
      <w:r>
        <w:rPr>
          <w:noProof/>
          <w:webHidden/>
        </w:rPr>
        <w:fldChar w:fldCharType="end"/>
      </w:r>
    </w:p>
    <w:p w14:paraId="48AFE2CC" w14:textId="0D10696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168</w:t>
      </w:r>
      <w:r>
        <w:rPr>
          <w:rFonts w:asciiTheme="minorHAnsi" w:eastAsiaTheme="minorEastAsia" w:hAnsiTheme="minorHAnsi" w:cstheme="minorBidi"/>
          <w:noProof/>
          <w:kern w:val="2"/>
          <w:sz w:val="24"/>
          <w:szCs w:val="24"/>
          <w:lang w:val="en-AU" w:eastAsia="en-AU"/>
          <w14:ligatures w14:val="standardContextual"/>
        </w:rPr>
        <w:tab/>
      </w:r>
      <w:r>
        <w:rPr>
          <w:noProof/>
        </w:rPr>
        <w:t>Direction to prevail over requirement to consent</w:t>
      </w:r>
      <w:r>
        <w:rPr>
          <w:noProof/>
          <w:webHidden/>
        </w:rPr>
        <w:tab/>
      </w:r>
      <w:r>
        <w:rPr>
          <w:noProof/>
          <w:webHidden/>
        </w:rPr>
        <w:fldChar w:fldCharType="begin"/>
      </w:r>
      <w:r>
        <w:rPr>
          <w:noProof/>
          <w:webHidden/>
        </w:rPr>
        <w:instrText xml:space="preserve"> PAGEREF _Toc226010207 \h </w:instrText>
      </w:r>
      <w:r>
        <w:rPr>
          <w:noProof/>
          <w:webHidden/>
        </w:rPr>
      </w:r>
      <w:r>
        <w:rPr>
          <w:noProof/>
          <w:webHidden/>
        </w:rPr>
        <w:fldChar w:fldCharType="separate"/>
      </w:r>
      <w:r w:rsidR="00415255">
        <w:rPr>
          <w:noProof/>
          <w:webHidden/>
        </w:rPr>
        <w:t>104</w:t>
      </w:r>
      <w:r>
        <w:rPr>
          <w:noProof/>
          <w:webHidden/>
        </w:rPr>
        <w:fldChar w:fldCharType="end"/>
      </w:r>
    </w:p>
    <w:p w14:paraId="1E9C91E6" w14:textId="444E6F05"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6—Unnotified Utility infrastructure</w:t>
      </w:r>
      <w:r>
        <w:rPr>
          <w:noProof/>
          <w:webHidden/>
        </w:rPr>
        <w:tab/>
      </w:r>
      <w:r>
        <w:rPr>
          <w:noProof/>
          <w:webHidden/>
        </w:rPr>
        <w:fldChar w:fldCharType="begin"/>
      </w:r>
      <w:r>
        <w:rPr>
          <w:noProof/>
          <w:webHidden/>
        </w:rPr>
        <w:instrText xml:space="preserve"> PAGEREF _Toc226010208 \h </w:instrText>
      </w:r>
      <w:r>
        <w:rPr>
          <w:noProof/>
          <w:webHidden/>
        </w:rPr>
      </w:r>
      <w:r>
        <w:rPr>
          <w:noProof/>
          <w:webHidden/>
        </w:rPr>
        <w:fldChar w:fldCharType="separate"/>
      </w:r>
      <w:r w:rsidR="00415255">
        <w:rPr>
          <w:noProof/>
          <w:webHidden/>
        </w:rPr>
        <w:t>104</w:t>
      </w:r>
      <w:r>
        <w:rPr>
          <w:noProof/>
          <w:webHidden/>
        </w:rPr>
        <w:fldChar w:fldCharType="end"/>
      </w:r>
    </w:p>
    <w:p w14:paraId="7795DA5A" w14:textId="4E631A0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169</w:t>
      </w:r>
      <w:r>
        <w:rPr>
          <w:rFonts w:asciiTheme="minorHAnsi" w:eastAsiaTheme="minorEastAsia" w:hAnsiTheme="minorHAnsi" w:cstheme="minorBidi"/>
          <w:noProof/>
          <w:kern w:val="2"/>
          <w:sz w:val="24"/>
          <w:szCs w:val="24"/>
          <w:lang w:val="en-AU" w:eastAsia="en-AU"/>
          <w14:ligatures w14:val="standardContextual"/>
        </w:rPr>
        <w:tab/>
      </w:r>
      <w:r>
        <w:rPr>
          <w:noProof/>
        </w:rPr>
        <w:t>Duties of Freeway Corporation</w:t>
      </w:r>
      <w:r>
        <w:rPr>
          <w:noProof/>
          <w:webHidden/>
        </w:rPr>
        <w:tab/>
      </w:r>
      <w:r>
        <w:rPr>
          <w:noProof/>
          <w:webHidden/>
        </w:rPr>
        <w:fldChar w:fldCharType="begin"/>
      </w:r>
      <w:r>
        <w:rPr>
          <w:noProof/>
          <w:webHidden/>
        </w:rPr>
        <w:instrText xml:space="preserve"> PAGEREF _Toc226010209 \h </w:instrText>
      </w:r>
      <w:r>
        <w:rPr>
          <w:noProof/>
          <w:webHidden/>
        </w:rPr>
      </w:r>
      <w:r>
        <w:rPr>
          <w:noProof/>
          <w:webHidden/>
        </w:rPr>
        <w:fldChar w:fldCharType="separate"/>
      </w:r>
      <w:r w:rsidR="00415255">
        <w:rPr>
          <w:noProof/>
          <w:webHidden/>
        </w:rPr>
        <w:t>104</w:t>
      </w:r>
      <w:r>
        <w:rPr>
          <w:noProof/>
          <w:webHidden/>
        </w:rPr>
        <w:fldChar w:fldCharType="end"/>
      </w:r>
    </w:p>
    <w:p w14:paraId="4AE69892" w14:textId="4623ABE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170</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to give notice</w:t>
      </w:r>
      <w:r>
        <w:rPr>
          <w:noProof/>
          <w:webHidden/>
        </w:rPr>
        <w:tab/>
      </w:r>
      <w:r>
        <w:rPr>
          <w:noProof/>
          <w:webHidden/>
        </w:rPr>
        <w:fldChar w:fldCharType="begin"/>
      </w:r>
      <w:r>
        <w:rPr>
          <w:noProof/>
          <w:webHidden/>
        </w:rPr>
        <w:instrText xml:space="preserve"> PAGEREF _Toc226010210 \h </w:instrText>
      </w:r>
      <w:r>
        <w:rPr>
          <w:noProof/>
          <w:webHidden/>
        </w:rPr>
      </w:r>
      <w:r>
        <w:rPr>
          <w:noProof/>
          <w:webHidden/>
        </w:rPr>
        <w:fldChar w:fldCharType="separate"/>
      </w:r>
      <w:r w:rsidR="00415255">
        <w:rPr>
          <w:noProof/>
          <w:webHidden/>
        </w:rPr>
        <w:t>105</w:t>
      </w:r>
      <w:r>
        <w:rPr>
          <w:noProof/>
          <w:webHidden/>
        </w:rPr>
        <w:fldChar w:fldCharType="end"/>
      </w:r>
    </w:p>
    <w:p w14:paraId="0B77E5D8" w14:textId="78D2BB1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171</w:t>
      </w:r>
      <w:r>
        <w:rPr>
          <w:rFonts w:asciiTheme="minorHAnsi" w:eastAsiaTheme="minorEastAsia" w:hAnsiTheme="minorHAnsi" w:cstheme="minorBidi"/>
          <w:noProof/>
          <w:kern w:val="2"/>
          <w:sz w:val="24"/>
          <w:szCs w:val="24"/>
          <w:lang w:val="en-AU" w:eastAsia="en-AU"/>
          <w14:ligatures w14:val="standardContextual"/>
        </w:rPr>
        <w:tab/>
      </w:r>
      <w:r>
        <w:rPr>
          <w:noProof/>
        </w:rPr>
        <w:t>Utility agreement may be entered into</w:t>
      </w:r>
      <w:r>
        <w:rPr>
          <w:noProof/>
          <w:webHidden/>
        </w:rPr>
        <w:tab/>
      </w:r>
      <w:r>
        <w:rPr>
          <w:noProof/>
          <w:webHidden/>
        </w:rPr>
        <w:fldChar w:fldCharType="begin"/>
      </w:r>
      <w:r>
        <w:rPr>
          <w:noProof/>
          <w:webHidden/>
        </w:rPr>
        <w:instrText xml:space="preserve"> PAGEREF _Toc226010211 \h </w:instrText>
      </w:r>
      <w:r>
        <w:rPr>
          <w:noProof/>
          <w:webHidden/>
        </w:rPr>
      </w:r>
      <w:r>
        <w:rPr>
          <w:noProof/>
          <w:webHidden/>
        </w:rPr>
        <w:fldChar w:fldCharType="separate"/>
      </w:r>
      <w:r w:rsidR="00415255">
        <w:rPr>
          <w:noProof/>
          <w:webHidden/>
        </w:rPr>
        <w:t>105</w:t>
      </w:r>
      <w:r>
        <w:rPr>
          <w:noProof/>
          <w:webHidden/>
        </w:rPr>
        <w:fldChar w:fldCharType="end"/>
      </w:r>
    </w:p>
    <w:p w14:paraId="11B949EA" w14:textId="31C2CFF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172</w:t>
      </w:r>
      <w:r>
        <w:rPr>
          <w:rFonts w:asciiTheme="minorHAnsi" w:eastAsiaTheme="minorEastAsia" w:hAnsiTheme="minorHAnsi" w:cstheme="minorBidi"/>
          <w:noProof/>
          <w:kern w:val="2"/>
          <w:sz w:val="24"/>
          <w:szCs w:val="24"/>
          <w:lang w:val="en-AU" w:eastAsia="en-AU"/>
          <w14:ligatures w14:val="standardContextual"/>
        </w:rPr>
        <w:tab/>
      </w:r>
      <w:r>
        <w:rPr>
          <w:noProof/>
        </w:rPr>
        <w:t>Notice to Minister if Utility cannot be found or fails to respond</w:t>
      </w:r>
      <w:r>
        <w:rPr>
          <w:noProof/>
          <w:webHidden/>
        </w:rPr>
        <w:tab/>
      </w:r>
      <w:r>
        <w:rPr>
          <w:noProof/>
          <w:webHidden/>
        </w:rPr>
        <w:fldChar w:fldCharType="begin"/>
      </w:r>
      <w:r>
        <w:rPr>
          <w:noProof/>
          <w:webHidden/>
        </w:rPr>
        <w:instrText xml:space="preserve"> PAGEREF _Toc226010212 \h </w:instrText>
      </w:r>
      <w:r>
        <w:rPr>
          <w:noProof/>
          <w:webHidden/>
        </w:rPr>
      </w:r>
      <w:r>
        <w:rPr>
          <w:noProof/>
          <w:webHidden/>
        </w:rPr>
        <w:fldChar w:fldCharType="separate"/>
      </w:r>
      <w:r w:rsidR="00415255">
        <w:rPr>
          <w:noProof/>
          <w:webHidden/>
        </w:rPr>
        <w:t>106</w:t>
      </w:r>
      <w:r>
        <w:rPr>
          <w:noProof/>
          <w:webHidden/>
        </w:rPr>
        <w:fldChar w:fldCharType="end"/>
      </w:r>
    </w:p>
    <w:p w14:paraId="0C556390" w14:textId="269674D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173</w:t>
      </w:r>
      <w:r>
        <w:rPr>
          <w:rFonts w:asciiTheme="minorHAnsi" w:eastAsiaTheme="minorEastAsia" w:hAnsiTheme="minorHAnsi" w:cstheme="minorBidi"/>
          <w:noProof/>
          <w:kern w:val="2"/>
          <w:sz w:val="24"/>
          <w:szCs w:val="24"/>
          <w:lang w:val="en-AU" w:eastAsia="en-AU"/>
          <w14:ligatures w14:val="standardContextual"/>
        </w:rPr>
        <w:tab/>
      </w:r>
      <w:r>
        <w:rPr>
          <w:noProof/>
        </w:rPr>
        <w:t>Minister may direct Utility to carry out works</w:t>
      </w:r>
      <w:r>
        <w:rPr>
          <w:noProof/>
          <w:webHidden/>
        </w:rPr>
        <w:tab/>
      </w:r>
      <w:r>
        <w:rPr>
          <w:noProof/>
          <w:webHidden/>
        </w:rPr>
        <w:fldChar w:fldCharType="begin"/>
      </w:r>
      <w:r>
        <w:rPr>
          <w:noProof/>
          <w:webHidden/>
        </w:rPr>
        <w:instrText xml:space="preserve"> PAGEREF _Toc226010213 \h </w:instrText>
      </w:r>
      <w:r>
        <w:rPr>
          <w:noProof/>
          <w:webHidden/>
        </w:rPr>
      </w:r>
      <w:r>
        <w:rPr>
          <w:noProof/>
          <w:webHidden/>
        </w:rPr>
        <w:fldChar w:fldCharType="separate"/>
      </w:r>
      <w:r w:rsidR="00415255">
        <w:rPr>
          <w:noProof/>
          <w:webHidden/>
        </w:rPr>
        <w:t>106</w:t>
      </w:r>
      <w:r>
        <w:rPr>
          <w:noProof/>
          <w:webHidden/>
        </w:rPr>
        <w:fldChar w:fldCharType="end"/>
      </w:r>
    </w:p>
    <w:p w14:paraId="42D93EB7" w14:textId="3C8184F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174</w:t>
      </w:r>
      <w:r>
        <w:rPr>
          <w:rFonts w:asciiTheme="minorHAnsi" w:eastAsiaTheme="minorEastAsia" w:hAnsiTheme="minorHAnsi" w:cstheme="minorBidi"/>
          <w:noProof/>
          <w:kern w:val="2"/>
          <w:sz w:val="24"/>
          <w:szCs w:val="24"/>
          <w:lang w:val="en-AU" w:eastAsia="en-AU"/>
          <w14:ligatures w14:val="standardContextual"/>
        </w:rPr>
        <w:tab/>
      </w:r>
      <w:r>
        <w:rPr>
          <w:noProof/>
        </w:rPr>
        <w:t>Direction to Freeway Corporation after notice to Minister</w:t>
      </w:r>
      <w:r>
        <w:rPr>
          <w:noProof/>
          <w:webHidden/>
        </w:rPr>
        <w:tab/>
      </w:r>
      <w:r>
        <w:rPr>
          <w:noProof/>
          <w:webHidden/>
        </w:rPr>
        <w:fldChar w:fldCharType="begin"/>
      </w:r>
      <w:r>
        <w:rPr>
          <w:noProof/>
          <w:webHidden/>
        </w:rPr>
        <w:instrText xml:space="preserve"> PAGEREF _Toc226010214 \h </w:instrText>
      </w:r>
      <w:r>
        <w:rPr>
          <w:noProof/>
          <w:webHidden/>
        </w:rPr>
      </w:r>
      <w:r>
        <w:rPr>
          <w:noProof/>
          <w:webHidden/>
        </w:rPr>
        <w:fldChar w:fldCharType="separate"/>
      </w:r>
      <w:r w:rsidR="00415255">
        <w:rPr>
          <w:noProof/>
          <w:webHidden/>
        </w:rPr>
        <w:t>107</w:t>
      </w:r>
      <w:r>
        <w:rPr>
          <w:noProof/>
          <w:webHidden/>
        </w:rPr>
        <w:fldChar w:fldCharType="end"/>
      </w:r>
    </w:p>
    <w:p w14:paraId="2347BD30" w14:textId="7293B11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175</w:t>
      </w:r>
      <w:r>
        <w:rPr>
          <w:rFonts w:asciiTheme="minorHAnsi" w:eastAsiaTheme="minorEastAsia" w:hAnsiTheme="minorHAnsi" w:cstheme="minorBidi"/>
          <w:noProof/>
          <w:kern w:val="2"/>
          <w:sz w:val="24"/>
          <w:szCs w:val="24"/>
          <w:lang w:val="en-AU" w:eastAsia="en-AU"/>
          <w14:ligatures w14:val="standardContextual"/>
        </w:rPr>
        <w:tab/>
      </w:r>
      <w:r>
        <w:rPr>
          <w:noProof/>
        </w:rPr>
        <w:t>Direction to Freeway Corporation after application to Minister</w:t>
      </w:r>
      <w:r>
        <w:rPr>
          <w:noProof/>
          <w:webHidden/>
        </w:rPr>
        <w:tab/>
      </w:r>
      <w:r>
        <w:rPr>
          <w:noProof/>
          <w:webHidden/>
        </w:rPr>
        <w:fldChar w:fldCharType="begin"/>
      </w:r>
      <w:r>
        <w:rPr>
          <w:noProof/>
          <w:webHidden/>
        </w:rPr>
        <w:instrText xml:space="preserve"> PAGEREF _Toc226010215 \h </w:instrText>
      </w:r>
      <w:r>
        <w:rPr>
          <w:noProof/>
          <w:webHidden/>
        </w:rPr>
      </w:r>
      <w:r>
        <w:rPr>
          <w:noProof/>
          <w:webHidden/>
        </w:rPr>
        <w:fldChar w:fldCharType="separate"/>
      </w:r>
      <w:r w:rsidR="00415255">
        <w:rPr>
          <w:noProof/>
          <w:webHidden/>
        </w:rPr>
        <w:t>108</w:t>
      </w:r>
      <w:r>
        <w:rPr>
          <w:noProof/>
          <w:webHidden/>
        </w:rPr>
        <w:fldChar w:fldCharType="end"/>
      </w:r>
    </w:p>
    <w:p w14:paraId="12319196" w14:textId="515F3F9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176</w:t>
      </w:r>
      <w:r>
        <w:rPr>
          <w:rFonts w:asciiTheme="minorHAnsi" w:eastAsiaTheme="minorEastAsia" w:hAnsiTheme="minorHAnsi" w:cstheme="minorBidi"/>
          <w:noProof/>
          <w:kern w:val="2"/>
          <w:sz w:val="24"/>
          <w:szCs w:val="24"/>
          <w:lang w:val="en-AU" w:eastAsia="en-AU"/>
          <w14:ligatures w14:val="standardContextual"/>
        </w:rPr>
        <w:tab/>
      </w:r>
      <w:r>
        <w:rPr>
          <w:noProof/>
        </w:rPr>
        <w:t>Requirements for directions</w:t>
      </w:r>
      <w:r>
        <w:rPr>
          <w:noProof/>
          <w:webHidden/>
        </w:rPr>
        <w:tab/>
      </w:r>
      <w:r>
        <w:rPr>
          <w:noProof/>
          <w:webHidden/>
        </w:rPr>
        <w:fldChar w:fldCharType="begin"/>
      </w:r>
      <w:r>
        <w:rPr>
          <w:noProof/>
          <w:webHidden/>
        </w:rPr>
        <w:instrText xml:space="preserve"> PAGEREF _Toc226010216 \h </w:instrText>
      </w:r>
      <w:r>
        <w:rPr>
          <w:noProof/>
          <w:webHidden/>
        </w:rPr>
      </w:r>
      <w:r>
        <w:rPr>
          <w:noProof/>
          <w:webHidden/>
        </w:rPr>
        <w:fldChar w:fldCharType="separate"/>
      </w:r>
      <w:r w:rsidR="00415255">
        <w:rPr>
          <w:noProof/>
          <w:webHidden/>
        </w:rPr>
        <w:t>109</w:t>
      </w:r>
      <w:r>
        <w:rPr>
          <w:noProof/>
          <w:webHidden/>
        </w:rPr>
        <w:fldChar w:fldCharType="end"/>
      </w:r>
    </w:p>
    <w:p w14:paraId="12AAF559" w14:textId="19A7D83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177</w:t>
      </w:r>
      <w:r>
        <w:rPr>
          <w:rFonts w:asciiTheme="minorHAnsi" w:eastAsiaTheme="minorEastAsia" w:hAnsiTheme="minorHAnsi" w:cstheme="minorBidi"/>
          <w:noProof/>
          <w:kern w:val="2"/>
          <w:sz w:val="24"/>
          <w:szCs w:val="24"/>
          <w:lang w:val="en-AU" w:eastAsia="en-AU"/>
          <w14:ligatures w14:val="standardContextual"/>
        </w:rPr>
        <w:tab/>
      </w:r>
      <w:r>
        <w:rPr>
          <w:noProof/>
        </w:rPr>
        <w:t>Direction to prevail over requirement to consent</w:t>
      </w:r>
      <w:r>
        <w:rPr>
          <w:noProof/>
          <w:webHidden/>
        </w:rPr>
        <w:tab/>
      </w:r>
      <w:r>
        <w:rPr>
          <w:noProof/>
          <w:webHidden/>
        </w:rPr>
        <w:fldChar w:fldCharType="begin"/>
      </w:r>
      <w:r>
        <w:rPr>
          <w:noProof/>
          <w:webHidden/>
        </w:rPr>
        <w:instrText xml:space="preserve"> PAGEREF _Toc226010217 \h </w:instrText>
      </w:r>
      <w:r>
        <w:rPr>
          <w:noProof/>
          <w:webHidden/>
        </w:rPr>
      </w:r>
      <w:r>
        <w:rPr>
          <w:noProof/>
          <w:webHidden/>
        </w:rPr>
        <w:fldChar w:fldCharType="separate"/>
      </w:r>
      <w:r w:rsidR="00415255">
        <w:rPr>
          <w:noProof/>
          <w:webHidden/>
        </w:rPr>
        <w:t>109</w:t>
      </w:r>
      <w:r>
        <w:rPr>
          <w:noProof/>
          <w:webHidden/>
        </w:rPr>
        <w:fldChar w:fldCharType="end"/>
      </w:r>
    </w:p>
    <w:p w14:paraId="4393003E" w14:textId="5209062F"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7—Liability for costs</w:t>
      </w:r>
      <w:r>
        <w:rPr>
          <w:noProof/>
          <w:webHidden/>
        </w:rPr>
        <w:tab/>
      </w:r>
      <w:r>
        <w:rPr>
          <w:noProof/>
          <w:webHidden/>
        </w:rPr>
        <w:fldChar w:fldCharType="begin"/>
      </w:r>
      <w:r>
        <w:rPr>
          <w:noProof/>
          <w:webHidden/>
        </w:rPr>
        <w:instrText xml:space="preserve"> PAGEREF _Toc226010218 \h </w:instrText>
      </w:r>
      <w:r>
        <w:rPr>
          <w:noProof/>
          <w:webHidden/>
        </w:rPr>
      </w:r>
      <w:r>
        <w:rPr>
          <w:noProof/>
          <w:webHidden/>
        </w:rPr>
        <w:fldChar w:fldCharType="separate"/>
      </w:r>
      <w:r w:rsidR="00415255">
        <w:rPr>
          <w:noProof/>
          <w:webHidden/>
        </w:rPr>
        <w:t>109</w:t>
      </w:r>
      <w:r>
        <w:rPr>
          <w:noProof/>
          <w:webHidden/>
        </w:rPr>
        <w:fldChar w:fldCharType="end"/>
      </w:r>
    </w:p>
    <w:p w14:paraId="797D2B1A" w14:textId="713E52C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178</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to be liable for certain relocation and rectification costs</w:t>
      </w:r>
      <w:r>
        <w:rPr>
          <w:noProof/>
          <w:webHidden/>
        </w:rPr>
        <w:tab/>
      </w:r>
      <w:r>
        <w:rPr>
          <w:noProof/>
          <w:webHidden/>
        </w:rPr>
        <w:fldChar w:fldCharType="begin"/>
      </w:r>
      <w:r>
        <w:rPr>
          <w:noProof/>
          <w:webHidden/>
        </w:rPr>
        <w:instrText xml:space="preserve"> PAGEREF _Toc226010219 \h </w:instrText>
      </w:r>
      <w:r>
        <w:rPr>
          <w:noProof/>
          <w:webHidden/>
        </w:rPr>
      </w:r>
      <w:r>
        <w:rPr>
          <w:noProof/>
          <w:webHidden/>
        </w:rPr>
        <w:fldChar w:fldCharType="separate"/>
      </w:r>
      <w:r w:rsidR="00415255">
        <w:rPr>
          <w:noProof/>
          <w:webHidden/>
        </w:rPr>
        <w:t>109</w:t>
      </w:r>
      <w:r>
        <w:rPr>
          <w:noProof/>
          <w:webHidden/>
        </w:rPr>
        <w:fldChar w:fldCharType="end"/>
      </w:r>
    </w:p>
    <w:p w14:paraId="51EB89D1" w14:textId="4D0AB0C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179</w:t>
      </w:r>
      <w:r>
        <w:rPr>
          <w:rFonts w:asciiTheme="minorHAnsi" w:eastAsiaTheme="minorEastAsia" w:hAnsiTheme="minorHAnsi" w:cstheme="minorBidi"/>
          <w:noProof/>
          <w:kern w:val="2"/>
          <w:sz w:val="24"/>
          <w:szCs w:val="24"/>
          <w:lang w:val="en-AU" w:eastAsia="en-AU"/>
          <w14:ligatures w14:val="standardContextual"/>
        </w:rPr>
        <w:tab/>
      </w:r>
      <w:r>
        <w:rPr>
          <w:noProof/>
        </w:rPr>
        <w:t>Standard to apply to relocation or rectification</w:t>
      </w:r>
      <w:r>
        <w:rPr>
          <w:noProof/>
          <w:webHidden/>
        </w:rPr>
        <w:tab/>
      </w:r>
      <w:r>
        <w:rPr>
          <w:noProof/>
          <w:webHidden/>
        </w:rPr>
        <w:fldChar w:fldCharType="begin"/>
      </w:r>
      <w:r>
        <w:rPr>
          <w:noProof/>
          <w:webHidden/>
        </w:rPr>
        <w:instrText xml:space="preserve"> PAGEREF _Toc226010220 \h </w:instrText>
      </w:r>
      <w:r>
        <w:rPr>
          <w:noProof/>
          <w:webHidden/>
        </w:rPr>
      </w:r>
      <w:r>
        <w:rPr>
          <w:noProof/>
          <w:webHidden/>
        </w:rPr>
        <w:fldChar w:fldCharType="separate"/>
      </w:r>
      <w:r w:rsidR="00415255">
        <w:rPr>
          <w:noProof/>
          <w:webHidden/>
        </w:rPr>
        <w:t>110</w:t>
      </w:r>
      <w:r>
        <w:rPr>
          <w:noProof/>
          <w:webHidden/>
        </w:rPr>
        <w:fldChar w:fldCharType="end"/>
      </w:r>
    </w:p>
    <w:p w14:paraId="5412FD0D" w14:textId="1379BAB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180</w:t>
      </w:r>
      <w:r>
        <w:rPr>
          <w:rFonts w:asciiTheme="minorHAnsi" w:eastAsiaTheme="minorEastAsia" w:hAnsiTheme="minorHAnsi" w:cstheme="minorBidi"/>
          <w:noProof/>
          <w:kern w:val="2"/>
          <w:sz w:val="24"/>
          <w:szCs w:val="24"/>
          <w:lang w:val="en-AU" w:eastAsia="en-AU"/>
          <w14:ligatures w14:val="standardContextual"/>
        </w:rPr>
        <w:tab/>
      </w:r>
      <w:r>
        <w:rPr>
          <w:noProof/>
        </w:rPr>
        <w:t>Liability for costs of disruption of infrastructure services</w:t>
      </w:r>
      <w:r>
        <w:rPr>
          <w:noProof/>
          <w:webHidden/>
        </w:rPr>
        <w:tab/>
      </w:r>
      <w:r>
        <w:rPr>
          <w:noProof/>
          <w:webHidden/>
        </w:rPr>
        <w:fldChar w:fldCharType="begin"/>
      </w:r>
      <w:r>
        <w:rPr>
          <w:noProof/>
          <w:webHidden/>
        </w:rPr>
        <w:instrText xml:space="preserve"> PAGEREF _Toc226010221 \h </w:instrText>
      </w:r>
      <w:r>
        <w:rPr>
          <w:noProof/>
          <w:webHidden/>
        </w:rPr>
      </w:r>
      <w:r>
        <w:rPr>
          <w:noProof/>
          <w:webHidden/>
        </w:rPr>
        <w:fldChar w:fldCharType="separate"/>
      </w:r>
      <w:r w:rsidR="00415255">
        <w:rPr>
          <w:noProof/>
          <w:webHidden/>
        </w:rPr>
        <w:t>110</w:t>
      </w:r>
      <w:r>
        <w:rPr>
          <w:noProof/>
          <w:webHidden/>
        </w:rPr>
        <w:fldChar w:fldCharType="end"/>
      </w:r>
    </w:p>
    <w:p w14:paraId="7782CBAA" w14:textId="38A0302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181</w:t>
      </w:r>
      <w:r>
        <w:rPr>
          <w:rFonts w:asciiTheme="minorHAnsi" w:eastAsiaTheme="minorEastAsia" w:hAnsiTheme="minorHAnsi" w:cstheme="minorBidi"/>
          <w:noProof/>
          <w:kern w:val="2"/>
          <w:sz w:val="24"/>
          <w:szCs w:val="24"/>
          <w:lang w:val="en-AU" w:eastAsia="en-AU"/>
          <w14:ligatures w14:val="standardContextual"/>
        </w:rPr>
        <w:tab/>
      </w:r>
      <w:r>
        <w:rPr>
          <w:noProof/>
        </w:rPr>
        <w:t>Utility liable for differential if it requests upgrade</w:t>
      </w:r>
      <w:r>
        <w:rPr>
          <w:noProof/>
          <w:webHidden/>
        </w:rPr>
        <w:tab/>
      </w:r>
      <w:r>
        <w:rPr>
          <w:noProof/>
          <w:webHidden/>
        </w:rPr>
        <w:fldChar w:fldCharType="begin"/>
      </w:r>
      <w:r>
        <w:rPr>
          <w:noProof/>
          <w:webHidden/>
        </w:rPr>
        <w:instrText xml:space="preserve"> PAGEREF _Toc226010222 \h </w:instrText>
      </w:r>
      <w:r>
        <w:rPr>
          <w:noProof/>
          <w:webHidden/>
        </w:rPr>
      </w:r>
      <w:r>
        <w:rPr>
          <w:noProof/>
          <w:webHidden/>
        </w:rPr>
        <w:fldChar w:fldCharType="separate"/>
      </w:r>
      <w:r w:rsidR="00415255">
        <w:rPr>
          <w:noProof/>
          <w:webHidden/>
        </w:rPr>
        <w:t>111</w:t>
      </w:r>
      <w:r>
        <w:rPr>
          <w:noProof/>
          <w:webHidden/>
        </w:rPr>
        <w:fldChar w:fldCharType="end"/>
      </w:r>
    </w:p>
    <w:p w14:paraId="6FCC20D5" w14:textId="45E8B9C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182</w:t>
      </w:r>
      <w:r>
        <w:rPr>
          <w:rFonts w:asciiTheme="minorHAnsi" w:eastAsiaTheme="minorEastAsia" w:hAnsiTheme="minorHAnsi" w:cstheme="minorBidi"/>
          <w:noProof/>
          <w:kern w:val="2"/>
          <w:sz w:val="24"/>
          <w:szCs w:val="24"/>
          <w:lang w:val="en-AU" w:eastAsia="en-AU"/>
          <w14:ligatures w14:val="standardContextual"/>
        </w:rPr>
        <w:tab/>
      </w:r>
      <w:r>
        <w:rPr>
          <w:noProof/>
        </w:rPr>
        <w:t>Utility liable for delay costs</w:t>
      </w:r>
      <w:r>
        <w:rPr>
          <w:noProof/>
          <w:webHidden/>
        </w:rPr>
        <w:tab/>
      </w:r>
      <w:r>
        <w:rPr>
          <w:noProof/>
          <w:webHidden/>
        </w:rPr>
        <w:fldChar w:fldCharType="begin"/>
      </w:r>
      <w:r>
        <w:rPr>
          <w:noProof/>
          <w:webHidden/>
        </w:rPr>
        <w:instrText xml:space="preserve"> PAGEREF _Toc226010223 \h </w:instrText>
      </w:r>
      <w:r>
        <w:rPr>
          <w:noProof/>
          <w:webHidden/>
        </w:rPr>
      </w:r>
      <w:r>
        <w:rPr>
          <w:noProof/>
          <w:webHidden/>
        </w:rPr>
        <w:fldChar w:fldCharType="separate"/>
      </w:r>
      <w:r w:rsidR="00415255">
        <w:rPr>
          <w:noProof/>
          <w:webHidden/>
        </w:rPr>
        <w:t>111</w:t>
      </w:r>
      <w:r>
        <w:rPr>
          <w:noProof/>
          <w:webHidden/>
        </w:rPr>
        <w:fldChar w:fldCharType="end"/>
      </w:r>
    </w:p>
    <w:p w14:paraId="051470C3" w14:textId="32A6D78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183</w:t>
      </w:r>
      <w:r>
        <w:rPr>
          <w:rFonts w:asciiTheme="minorHAnsi" w:eastAsiaTheme="minorEastAsia" w:hAnsiTheme="minorHAnsi" w:cstheme="minorBidi"/>
          <w:noProof/>
          <w:kern w:val="2"/>
          <w:sz w:val="24"/>
          <w:szCs w:val="24"/>
          <w:lang w:val="en-AU" w:eastAsia="en-AU"/>
          <w14:ligatures w14:val="standardContextual"/>
        </w:rPr>
        <w:tab/>
      </w:r>
      <w:r>
        <w:rPr>
          <w:noProof/>
        </w:rPr>
        <w:t>Limitation of liability</w:t>
      </w:r>
      <w:r>
        <w:rPr>
          <w:noProof/>
          <w:webHidden/>
        </w:rPr>
        <w:tab/>
      </w:r>
      <w:r>
        <w:rPr>
          <w:noProof/>
          <w:webHidden/>
        </w:rPr>
        <w:fldChar w:fldCharType="begin"/>
      </w:r>
      <w:r>
        <w:rPr>
          <w:noProof/>
          <w:webHidden/>
        </w:rPr>
        <w:instrText xml:space="preserve"> PAGEREF _Toc226010224 \h </w:instrText>
      </w:r>
      <w:r>
        <w:rPr>
          <w:noProof/>
          <w:webHidden/>
        </w:rPr>
      </w:r>
      <w:r>
        <w:rPr>
          <w:noProof/>
          <w:webHidden/>
        </w:rPr>
        <w:fldChar w:fldCharType="separate"/>
      </w:r>
      <w:r w:rsidR="00415255">
        <w:rPr>
          <w:noProof/>
          <w:webHidden/>
        </w:rPr>
        <w:t>111</w:t>
      </w:r>
      <w:r>
        <w:rPr>
          <w:noProof/>
          <w:webHidden/>
        </w:rPr>
        <w:fldChar w:fldCharType="end"/>
      </w:r>
    </w:p>
    <w:p w14:paraId="7C36932C" w14:textId="2E5407F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184</w:t>
      </w:r>
      <w:r>
        <w:rPr>
          <w:rFonts w:asciiTheme="minorHAnsi" w:eastAsiaTheme="minorEastAsia" w:hAnsiTheme="minorHAnsi" w:cstheme="minorBidi"/>
          <w:noProof/>
          <w:kern w:val="2"/>
          <w:sz w:val="24"/>
          <w:szCs w:val="24"/>
          <w:lang w:val="en-AU" w:eastAsia="en-AU"/>
          <w14:ligatures w14:val="standardContextual"/>
        </w:rPr>
        <w:tab/>
      </w:r>
      <w:r>
        <w:rPr>
          <w:noProof/>
        </w:rPr>
        <w:t>Dispute as to cost of relocation or rectification</w:t>
      </w:r>
      <w:r>
        <w:rPr>
          <w:noProof/>
          <w:webHidden/>
        </w:rPr>
        <w:tab/>
      </w:r>
      <w:r>
        <w:rPr>
          <w:noProof/>
          <w:webHidden/>
        </w:rPr>
        <w:fldChar w:fldCharType="begin"/>
      </w:r>
      <w:r>
        <w:rPr>
          <w:noProof/>
          <w:webHidden/>
        </w:rPr>
        <w:instrText xml:space="preserve"> PAGEREF _Toc226010225 \h </w:instrText>
      </w:r>
      <w:r>
        <w:rPr>
          <w:noProof/>
          <w:webHidden/>
        </w:rPr>
      </w:r>
      <w:r>
        <w:rPr>
          <w:noProof/>
          <w:webHidden/>
        </w:rPr>
        <w:fldChar w:fldCharType="separate"/>
      </w:r>
      <w:r w:rsidR="00415255">
        <w:rPr>
          <w:noProof/>
          <w:webHidden/>
        </w:rPr>
        <w:t>112</w:t>
      </w:r>
      <w:r>
        <w:rPr>
          <w:noProof/>
          <w:webHidden/>
        </w:rPr>
        <w:fldChar w:fldCharType="end"/>
      </w:r>
    </w:p>
    <w:p w14:paraId="54B8F0E0" w14:textId="1A150A2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185</w:t>
      </w:r>
      <w:r>
        <w:rPr>
          <w:rFonts w:asciiTheme="minorHAnsi" w:eastAsiaTheme="minorEastAsia" w:hAnsiTheme="minorHAnsi" w:cstheme="minorBidi"/>
          <w:noProof/>
          <w:kern w:val="2"/>
          <w:sz w:val="24"/>
          <w:szCs w:val="24"/>
          <w:lang w:val="en-AU" w:eastAsia="en-AU"/>
          <w14:ligatures w14:val="standardContextual"/>
        </w:rPr>
        <w:tab/>
      </w:r>
      <w:r>
        <w:rPr>
          <w:noProof/>
        </w:rPr>
        <w:t>Certification of work</w:t>
      </w:r>
      <w:r>
        <w:rPr>
          <w:noProof/>
          <w:webHidden/>
        </w:rPr>
        <w:tab/>
      </w:r>
      <w:r>
        <w:rPr>
          <w:noProof/>
          <w:webHidden/>
        </w:rPr>
        <w:fldChar w:fldCharType="begin"/>
      </w:r>
      <w:r>
        <w:rPr>
          <w:noProof/>
          <w:webHidden/>
        </w:rPr>
        <w:instrText xml:space="preserve"> PAGEREF _Toc226010226 \h </w:instrText>
      </w:r>
      <w:r>
        <w:rPr>
          <w:noProof/>
          <w:webHidden/>
        </w:rPr>
      </w:r>
      <w:r>
        <w:rPr>
          <w:noProof/>
          <w:webHidden/>
        </w:rPr>
        <w:fldChar w:fldCharType="separate"/>
      </w:r>
      <w:r w:rsidR="00415255">
        <w:rPr>
          <w:noProof/>
          <w:webHidden/>
        </w:rPr>
        <w:t>112</w:t>
      </w:r>
      <w:r>
        <w:rPr>
          <w:noProof/>
          <w:webHidden/>
        </w:rPr>
        <w:fldChar w:fldCharType="end"/>
      </w:r>
    </w:p>
    <w:p w14:paraId="55FD9ECF" w14:textId="42780F9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186</w:t>
      </w:r>
      <w:r>
        <w:rPr>
          <w:rFonts w:asciiTheme="minorHAnsi" w:eastAsiaTheme="minorEastAsia" w:hAnsiTheme="minorHAnsi" w:cstheme="minorBidi"/>
          <w:noProof/>
          <w:kern w:val="2"/>
          <w:sz w:val="24"/>
          <w:szCs w:val="24"/>
          <w:lang w:val="en-AU" w:eastAsia="en-AU"/>
          <w14:ligatures w14:val="standardContextual"/>
        </w:rPr>
        <w:tab/>
      </w:r>
      <w:r>
        <w:rPr>
          <w:noProof/>
        </w:rPr>
        <w:t>Referral of matters by Utilities to Ministers for determination</w:t>
      </w:r>
      <w:r>
        <w:rPr>
          <w:noProof/>
          <w:webHidden/>
        </w:rPr>
        <w:tab/>
      </w:r>
      <w:r>
        <w:rPr>
          <w:noProof/>
          <w:webHidden/>
        </w:rPr>
        <w:fldChar w:fldCharType="begin"/>
      </w:r>
      <w:r>
        <w:rPr>
          <w:noProof/>
          <w:webHidden/>
        </w:rPr>
        <w:instrText xml:space="preserve"> PAGEREF _Toc226010227 \h </w:instrText>
      </w:r>
      <w:r>
        <w:rPr>
          <w:noProof/>
          <w:webHidden/>
        </w:rPr>
      </w:r>
      <w:r>
        <w:rPr>
          <w:noProof/>
          <w:webHidden/>
        </w:rPr>
        <w:fldChar w:fldCharType="separate"/>
      </w:r>
      <w:r w:rsidR="00415255">
        <w:rPr>
          <w:noProof/>
          <w:webHidden/>
        </w:rPr>
        <w:t>113</w:t>
      </w:r>
      <w:r>
        <w:rPr>
          <w:noProof/>
          <w:webHidden/>
        </w:rPr>
        <w:fldChar w:fldCharType="end"/>
      </w:r>
    </w:p>
    <w:p w14:paraId="7DC25871" w14:textId="4A5C1A2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187</w:t>
      </w:r>
      <w:r>
        <w:rPr>
          <w:rFonts w:asciiTheme="minorHAnsi" w:eastAsiaTheme="minorEastAsia" w:hAnsiTheme="minorHAnsi" w:cstheme="minorBidi"/>
          <w:noProof/>
          <w:kern w:val="2"/>
          <w:sz w:val="24"/>
          <w:szCs w:val="24"/>
          <w:lang w:val="en-AU" w:eastAsia="en-AU"/>
          <w14:ligatures w14:val="standardContextual"/>
        </w:rPr>
        <w:tab/>
      </w:r>
      <w:r>
        <w:rPr>
          <w:noProof/>
        </w:rPr>
        <w:t>Referral of matters by Freeway Corporation to Ministers for determination</w:t>
      </w:r>
      <w:r>
        <w:rPr>
          <w:noProof/>
          <w:webHidden/>
        </w:rPr>
        <w:tab/>
      </w:r>
      <w:r>
        <w:rPr>
          <w:noProof/>
          <w:webHidden/>
        </w:rPr>
        <w:fldChar w:fldCharType="begin"/>
      </w:r>
      <w:r>
        <w:rPr>
          <w:noProof/>
          <w:webHidden/>
        </w:rPr>
        <w:instrText xml:space="preserve"> PAGEREF _Toc226010228 \h </w:instrText>
      </w:r>
      <w:r>
        <w:rPr>
          <w:noProof/>
          <w:webHidden/>
        </w:rPr>
      </w:r>
      <w:r>
        <w:rPr>
          <w:noProof/>
          <w:webHidden/>
        </w:rPr>
        <w:fldChar w:fldCharType="separate"/>
      </w:r>
      <w:r w:rsidR="00415255">
        <w:rPr>
          <w:noProof/>
          <w:webHidden/>
        </w:rPr>
        <w:t>113</w:t>
      </w:r>
      <w:r>
        <w:rPr>
          <w:noProof/>
          <w:webHidden/>
        </w:rPr>
        <w:fldChar w:fldCharType="end"/>
      </w:r>
    </w:p>
    <w:p w14:paraId="23C7E0D0" w14:textId="790C345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188</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no longer liable if work satisfactory</w:t>
      </w:r>
      <w:r>
        <w:rPr>
          <w:noProof/>
          <w:webHidden/>
        </w:rPr>
        <w:tab/>
      </w:r>
      <w:r>
        <w:rPr>
          <w:noProof/>
          <w:webHidden/>
        </w:rPr>
        <w:fldChar w:fldCharType="begin"/>
      </w:r>
      <w:r>
        <w:rPr>
          <w:noProof/>
          <w:webHidden/>
        </w:rPr>
        <w:instrText xml:space="preserve"> PAGEREF _Toc226010229 \h </w:instrText>
      </w:r>
      <w:r>
        <w:rPr>
          <w:noProof/>
          <w:webHidden/>
        </w:rPr>
      </w:r>
      <w:r>
        <w:rPr>
          <w:noProof/>
          <w:webHidden/>
        </w:rPr>
        <w:fldChar w:fldCharType="separate"/>
      </w:r>
      <w:r w:rsidR="00415255">
        <w:rPr>
          <w:noProof/>
          <w:webHidden/>
        </w:rPr>
        <w:t>113</w:t>
      </w:r>
      <w:r>
        <w:rPr>
          <w:noProof/>
          <w:webHidden/>
        </w:rPr>
        <w:fldChar w:fldCharType="end"/>
      </w:r>
    </w:p>
    <w:p w14:paraId="4608457B" w14:textId="39E1B84E"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8</w:t>
      </w:r>
      <w:r w:rsidRPr="00CE3785">
        <w:rPr>
          <w:bCs/>
          <w:noProof/>
        </w:rPr>
        <w:t>—</w:t>
      </w:r>
      <w:r>
        <w:rPr>
          <w:noProof/>
        </w:rPr>
        <w:t>Dispute resolution</w:t>
      </w:r>
      <w:r>
        <w:rPr>
          <w:noProof/>
          <w:webHidden/>
        </w:rPr>
        <w:tab/>
      </w:r>
      <w:r>
        <w:rPr>
          <w:noProof/>
          <w:webHidden/>
        </w:rPr>
        <w:fldChar w:fldCharType="begin"/>
      </w:r>
      <w:r>
        <w:rPr>
          <w:noProof/>
          <w:webHidden/>
        </w:rPr>
        <w:instrText xml:space="preserve"> PAGEREF _Toc226010230 \h </w:instrText>
      </w:r>
      <w:r>
        <w:rPr>
          <w:noProof/>
          <w:webHidden/>
        </w:rPr>
      </w:r>
      <w:r>
        <w:rPr>
          <w:noProof/>
          <w:webHidden/>
        </w:rPr>
        <w:fldChar w:fldCharType="separate"/>
      </w:r>
      <w:r w:rsidR="00415255">
        <w:rPr>
          <w:noProof/>
          <w:webHidden/>
        </w:rPr>
        <w:t>114</w:t>
      </w:r>
      <w:r>
        <w:rPr>
          <w:noProof/>
          <w:webHidden/>
        </w:rPr>
        <w:fldChar w:fldCharType="end"/>
      </w:r>
    </w:p>
    <w:p w14:paraId="465E692F" w14:textId="746BE27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189</w:t>
      </w:r>
      <w:r>
        <w:rPr>
          <w:rFonts w:asciiTheme="minorHAnsi" w:eastAsiaTheme="minorEastAsia" w:hAnsiTheme="minorHAnsi" w:cstheme="minorBidi"/>
          <w:noProof/>
          <w:kern w:val="2"/>
          <w:sz w:val="24"/>
          <w:szCs w:val="24"/>
          <w:lang w:val="en-AU" w:eastAsia="en-AU"/>
          <w14:ligatures w14:val="standardContextual"/>
        </w:rPr>
        <w:tab/>
      </w:r>
      <w:r>
        <w:rPr>
          <w:noProof/>
        </w:rPr>
        <w:t>Who can determine matters referred to the Ministers?</w:t>
      </w:r>
      <w:r>
        <w:rPr>
          <w:noProof/>
          <w:webHidden/>
        </w:rPr>
        <w:tab/>
      </w:r>
      <w:r>
        <w:rPr>
          <w:noProof/>
          <w:webHidden/>
        </w:rPr>
        <w:fldChar w:fldCharType="begin"/>
      </w:r>
      <w:r>
        <w:rPr>
          <w:noProof/>
          <w:webHidden/>
        </w:rPr>
        <w:instrText xml:space="preserve"> PAGEREF _Toc226010231 \h </w:instrText>
      </w:r>
      <w:r>
        <w:rPr>
          <w:noProof/>
          <w:webHidden/>
        </w:rPr>
      </w:r>
      <w:r>
        <w:rPr>
          <w:noProof/>
          <w:webHidden/>
        </w:rPr>
        <w:fldChar w:fldCharType="separate"/>
      </w:r>
      <w:r w:rsidR="00415255">
        <w:rPr>
          <w:noProof/>
          <w:webHidden/>
        </w:rPr>
        <w:t>114</w:t>
      </w:r>
      <w:r>
        <w:rPr>
          <w:noProof/>
          <w:webHidden/>
        </w:rPr>
        <w:fldChar w:fldCharType="end"/>
      </w:r>
    </w:p>
    <w:p w14:paraId="2EF60053" w14:textId="2BAA182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190</w:t>
      </w:r>
      <w:r>
        <w:rPr>
          <w:rFonts w:asciiTheme="minorHAnsi" w:eastAsiaTheme="minorEastAsia" w:hAnsiTheme="minorHAnsi" w:cstheme="minorBidi"/>
          <w:noProof/>
          <w:kern w:val="2"/>
          <w:sz w:val="24"/>
          <w:szCs w:val="24"/>
          <w:lang w:val="en-AU" w:eastAsia="en-AU"/>
          <w14:ligatures w14:val="standardContextual"/>
        </w:rPr>
        <w:tab/>
      </w:r>
      <w:r>
        <w:rPr>
          <w:noProof/>
        </w:rPr>
        <w:t>What must be considered in determining a matter?</w:t>
      </w:r>
      <w:r>
        <w:rPr>
          <w:noProof/>
          <w:webHidden/>
        </w:rPr>
        <w:tab/>
      </w:r>
      <w:r>
        <w:rPr>
          <w:noProof/>
          <w:webHidden/>
        </w:rPr>
        <w:fldChar w:fldCharType="begin"/>
      </w:r>
      <w:r>
        <w:rPr>
          <w:noProof/>
          <w:webHidden/>
        </w:rPr>
        <w:instrText xml:space="preserve"> PAGEREF _Toc226010232 \h </w:instrText>
      </w:r>
      <w:r>
        <w:rPr>
          <w:noProof/>
          <w:webHidden/>
        </w:rPr>
      </w:r>
      <w:r>
        <w:rPr>
          <w:noProof/>
          <w:webHidden/>
        </w:rPr>
        <w:fldChar w:fldCharType="separate"/>
      </w:r>
      <w:r w:rsidR="00415255">
        <w:rPr>
          <w:noProof/>
          <w:webHidden/>
        </w:rPr>
        <w:t>114</w:t>
      </w:r>
      <w:r>
        <w:rPr>
          <w:noProof/>
          <w:webHidden/>
        </w:rPr>
        <w:fldChar w:fldCharType="end"/>
      </w:r>
    </w:p>
    <w:p w14:paraId="2E77383C" w14:textId="012E7F5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191</w:t>
      </w:r>
      <w:r>
        <w:rPr>
          <w:rFonts w:asciiTheme="minorHAnsi" w:eastAsiaTheme="minorEastAsia" w:hAnsiTheme="minorHAnsi" w:cstheme="minorBidi"/>
          <w:noProof/>
          <w:kern w:val="2"/>
          <w:sz w:val="24"/>
          <w:szCs w:val="24"/>
          <w:lang w:val="en-AU" w:eastAsia="en-AU"/>
          <w14:ligatures w14:val="standardContextual"/>
        </w:rPr>
        <w:tab/>
      </w:r>
      <w:r>
        <w:rPr>
          <w:noProof/>
        </w:rPr>
        <w:t>Requirements for determinations</w:t>
      </w:r>
      <w:r>
        <w:rPr>
          <w:noProof/>
          <w:webHidden/>
        </w:rPr>
        <w:tab/>
      </w:r>
      <w:r>
        <w:rPr>
          <w:noProof/>
          <w:webHidden/>
        </w:rPr>
        <w:fldChar w:fldCharType="begin"/>
      </w:r>
      <w:r>
        <w:rPr>
          <w:noProof/>
          <w:webHidden/>
        </w:rPr>
        <w:instrText xml:space="preserve"> PAGEREF _Toc226010233 \h </w:instrText>
      </w:r>
      <w:r>
        <w:rPr>
          <w:noProof/>
          <w:webHidden/>
        </w:rPr>
      </w:r>
      <w:r>
        <w:rPr>
          <w:noProof/>
          <w:webHidden/>
        </w:rPr>
        <w:fldChar w:fldCharType="separate"/>
      </w:r>
      <w:r w:rsidR="00415255">
        <w:rPr>
          <w:noProof/>
          <w:webHidden/>
        </w:rPr>
        <w:t>114</w:t>
      </w:r>
      <w:r>
        <w:rPr>
          <w:noProof/>
          <w:webHidden/>
        </w:rPr>
        <w:fldChar w:fldCharType="end"/>
      </w:r>
    </w:p>
    <w:p w14:paraId="2EB52599" w14:textId="58B973A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192</w:t>
      </w:r>
      <w:r>
        <w:rPr>
          <w:rFonts w:asciiTheme="minorHAnsi" w:eastAsiaTheme="minorEastAsia" w:hAnsiTheme="minorHAnsi" w:cstheme="minorBidi"/>
          <w:noProof/>
          <w:kern w:val="2"/>
          <w:sz w:val="24"/>
          <w:szCs w:val="24"/>
          <w:lang w:val="en-AU" w:eastAsia="en-AU"/>
          <w14:ligatures w14:val="standardContextual"/>
        </w:rPr>
        <w:tab/>
      </w:r>
      <w:r>
        <w:rPr>
          <w:noProof/>
        </w:rPr>
        <w:t>Determination to prevail over inconsistent laws</w:t>
      </w:r>
      <w:r>
        <w:rPr>
          <w:noProof/>
          <w:webHidden/>
        </w:rPr>
        <w:tab/>
      </w:r>
      <w:r>
        <w:rPr>
          <w:noProof/>
          <w:webHidden/>
        </w:rPr>
        <w:fldChar w:fldCharType="begin"/>
      </w:r>
      <w:r>
        <w:rPr>
          <w:noProof/>
          <w:webHidden/>
        </w:rPr>
        <w:instrText xml:space="preserve"> PAGEREF _Toc226010234 \h </w:instrText>
      </w:r>
      <w:r>
        <w:rPr>
          <w:noProof/>
          <w:webHidden/>
        </w:rPr>
      </w:r>
      <w:r>
        <w:rPr>
          <w:noProof/>
          <w:webHidden/>
        </w:rPr>
        <w:fldChar w:fldCharType="separate"/>
      </w:r>
      <w:r w:rsidR="00415255">
        <w:rPr>
          <w:noProof/>
          <w:webHidden/>
        </w:rPr>
        <w:t>114</w:t>
      </w:r>
      <w:r>
        <w:rPr>
          <w:noProof/>
          <w:webHidden/>
        </w:rPr>
        <w:fldChar w:fldCharType="end"/>
      </w:r>
    </w:p>
    <w:p w14:paraId="76702337" w14:textId="598792C0"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9</w:t>
      </w:r>
      <w:r w:rsidRPr="00CE3785">
        <w:rPr>
          <w:bCs/>
          <w:noProof/>
        </w:rPr>
        <w:t>—</w:t>
      </w:r>
      <w:r>
        <w:rPr>
          <w:noProof/>
        </w:rPr>
        <w:t>No review of determination or direction</w:t>
      </w:r>
      <w:r>
        <w:rPr>
          <w:noProof/>
          <w:webHidden/>
        </w:rPr>
        <w:tab/>
      </w:r>
      <w:r>
        <w:rPr>
          <w:noProof/>
          <w:webHidden/>
        </w:rPr>
        <w:fldChar w:fldCharType="begin"/>
      </w:r>
      <w:r>
        <w:rPr>
          <w:noProof/>
          <w:webHidden/>
        </w:rPr>
        <w:instrText xml:space="preserve"> PAGEREF _Toc226010235 \h </w:instrText>
      </w:r>
      <w:r>
        <w:rPr>
          <w:noProof/>
          <w:webHidden/>
        </w:rPr>
      </w:r>
      <w:r>
        <w:rPr>
          <w:noProof/>
          <w:webHidden/>
        </w:rPr>
        <w:fldChar w:fldCharType="separate"/>
      </w:r>
      <w:r w:rsidR="00415255">
        <w:rPr>
          <w:noProof/>
          <w:webHidden/>
        </w:rPr>
        <w:t>115</w:t>
      </w:r>
      <w:r>
        <w:rPr>
          <w:noProof/>
          <w:webHidden/>
        </w:rPr>
        <w:fldChar w:fldCharType="end"/>
      </w:r>
    </w:p>
    <w:p w14:paraId="4703DD81" w14:textId="77A1D15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193</w:t>
      </w:r>
      <w:r>
        <w:rPr>
          <w:rFonts w:asciiTheme="minorHAnsi" w:eastAsiaTheme="minorEastAsia" w:hAnsiTheme="minorHAnsi" w:cstheme="minorBidi"/>
          <w:noProof/>
          <w:kern w:val="2"/>
          <w:sz w:val="24"/>
          <w:szCs w:val="24"/>
          <w:lang w:val="en-AU" w:eastAsia="en-AU"/>
          <w14:ligatures w14:val="standardContextual"/>
        </w:rPr>
        <w:tab/>
      </w:r>
      <w:r>
        <w:rPr>
          <w:noProof/>
        </w:rPr>
        <w:t>No appeal or review</w:t>
      </w:r>
      <w:r>
        <w:rPr>
          <w:noProof/>
          <w:webHidden/>
        </w:rPr>
        <w:tab/>
      </w:r>
      <w:r>
        <w:rPr>
          <w:noProof/>
          <w:webHidden/>
        </w:rPr>
        <w:fldChar w:fldCharType="begin"/>
      </w:r>
      <w:r>
        <w:rPr>
          <w:noProof/>
          <w:webHidden/>
        </w:rPr>
        <w:instrText xml:space="preserve"> PAGEREF _Toc226010236 \h </w:instrText>
      </w:r>
      <w:r>
        <w:rPr>
          <w:noProof/>
          <w:webHidden/>
        </w:rPr>
      </w:r>
      <w:r>
        <w:rPr>
          <w:noProof/>
          <w:webHidden/>
        </w:rPr>
        <w:fldChar w:fldCharType="separate"/>
      </w:r>
      <w:r w:rsidR="00415255">
        <w:rPr>
          <w:noProof/>
          <w:webHidden/>
        </w:rPr>
        <w:t>115</w:t>
      </w:r>
      <w:r>
        <w:rPr>
          <w:noProof/>
          <w:webHidden/>
        </w:rPr>
        <w:fldChar w:fldCharType="end"/>
      </w:r>
    </w:p>
    <w:p w14:paraId="7A5586AF" w14:textId="01DB8D5C"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Part 9</w:t>
      </w:r>
      <w:r w:rsidRPr="008B2E22">
        <w:rPr>
          <w:bCs/>
          <w:noProof/>
        </w:rPr>
        <w:t>—</w:t>
      </w:r>
      <w:r w:rsidRPr="008B2E22">
        <w:rPr>
          <w:noProof/>
        </w:rPr>
        <w:t>Tolls</w:t>
      </w:r>
      <w:r w:rsidRPr="008B2E22">
        <w:rPr>
          <w:noProof/>
          <w:webHidden/>
        </w:rPr>
        <w:tab/>
      </w:r>
      <w:r w:rsidRPr="008B2E22">
        <w:rPr>
          <w:noProof/>
          <w:webHidden/>
        </w:rPr>
        <w:fldChar w:fldCharType="begin"/>
      </w:r>
      <w:r w:rsidRPr="008B2E22">
        <w:rPr>
          <w:noProof/>
          <w:webHidden/>
        </w:rPr>
        <w:instrText xml:space="preserve"> PAGEREF _Toc226010237 \h </w:instrText>
      </w:r>
      <w:r w:rsidRPr="008B2E22">
        <w:rPr>
          <w:noProof/>
          <w:webHidden/>
        </w:rPr>
      </w:r>
      <w:r w:rsidRPr="008B2E22">
        <w:rPr>
          <w:noProof/>
          <w:webHidden/>
        </w:rPr>
        <w:fldChar w:fldCharType="separate"/>
      </w:r>
      <w:r w:rsidR="00415255">
        <w:rPr>
          <w:noProof/>
          <w:webHidden/>
        </w:rPr>
        <w:t>116</w:t>
      </w:r>
      <w:r w:rsidRPr="008B2E22">
        <w:rPr>
          <w:noProof/>
          <w:webHidden/>
        </w:rPr>
        <w:fldChar w:fldCharType="end"/>
      </w:r>
    </w:p>
    <w:p w14:paraId="3E1CEC33" w14:textId="2409CF34"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w:t>
      </w:r>
      <w:r w:rsidRPr="00CE3785">
        <w:rPr>
          <w:bCs/>
          <w:noProof/>
        </w:rPr>
        <w:t>—</w:t>
      </w:r>
      <w:r>
        <w:rPr>
          <w:noProof/>
        </w:rPr>
        <w:t>Right to toll</w:t>
      </w:r>
      <w:r>
        <w:rPr>
          <w:noProof/>
          <w:webHidden/>
        </w:rPr>
        <w:tab/>
      </w:r>
      <w:r>
        <w:rPr>
          <w:noProof/>
          <w:webHidden/>
        </w:rPr>
        <w:fldChar w:fldCharType="begin"/>
      </w:r>
      <w:r>
        <w:rPr>
          <w:noProof/>
          <w:webHidden/>
        </w:rPr>
        <w:instrText xml:space="preserve"> PAGEREF _Toc226010238 \h </w:instrText>
      </w:r>
      <w:r>
        <w:rPr>
          <w:noProof/>
          <w:webHidden/>
        </w:rPr>
      </w:r>
      <w:r>
        <w:rPr>
          <w:noProof/>
          <w:webHidden/>
        </w:rPr>
        <w:fldChar w:fldCharType="separate"/>
      </w:r>
      <w:r w:rsidR="00415255">
        <w:rPr>
          <w:noProof/>
          <w:webHidden/>
        </w:rPr>
        <w:t>116</w:t>
      </w:r>
      <w:r>
        <w:rPr>
          <w:noProof/>
          <w:webHidden/>
        </w:rPr>
        <w:fldChar w:fldCharType="end"/>
      </w:r>
    </w:p>
    <w:p w14:paraId="769E277B" w14:textId="77906BC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194</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may fix, charge and collect tolls and toll administration fees</w:t>
      </w:r>
      <w:r>
        <w:rPr>
          <w:noProof/>
          <w:webHidden/>
        </w:rPr>
        <w:tab/>
      </w:r>
      <w:r>
        <w:rPr>
          <w:noProof/>
          <w:webHidden/>
        </w:rPr>
        <w:fldChar w:fldCharType="begin"/>
      </w:r>
      <w:r>
        <w:rPr>
          <w:noProof/>
          <w:webHidden/>
        </w:rPr>
        <w:instrText xml:space="preserve"> PAGEREF _Toc226010239 \h </w:instrText>
      </w:r>
      <w:r>
        <w:rPr>
          <w:noProof/>
          <w:webHidden/>
        </w:rPr>
      </w:r>
      <w:r>
        <w:rPr>
          <w:noProof/>
          <w:webHidden/>
        </w:rPr>
        <w:fldChar w:fldCharType="separate"/>
      </w:r>
      <w:r w:rsidR="00415255">
        <w:rPr>
          <w:noProof/>
          <w:webHidden/>
        </w:rPr>
        <w:t>116</w:t>
      </w:r>
      <w:r>
        <w:rPr>
          <w:noProof/>
          <w:webHidden/>
        </w:rPr>
        <w:fldChar w:fldCharType="end"/>
      </w:r>
    </w:p>
    <w:p w14:paraId="2C5D9A69" w14:textId="14F010B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195</w:t>
      </w:r>
      <w:r>
        <w:rPr>
          <w:rFonts w:asciiTheme="minorHAnsi" w:eastAsiaTheme="minorEastAsia" w:hAnsiTheme="minorHAnsi" w:cstheme="minorBidi"/>
          <w:noProof/>
          <w:kern w:val="2"/>
          <w:sz w:val="24"/>
          <w:szCs w:val="24"/>
          <w:lang w:val="en-AU" w:eastAsia="en-AU"/>
          <w14:ligatures w14:val="standardContextual"/>
        </w:rPr>
        <w:tab/>
      </w:r>
      <w:r>
        <w:rPr>
          <w:noProof/>
        </w:rPr>
        <w:t>Fixing of tolls and toll administration fees</w:t>
      </w:r>
      <w:r>
        <w:rPr>
          <w:noProof/>
          <w:webHidden/>
        </w:rPr>
        <w:tab/>
      </w:r>
      <w:r>
        <w:rPr>
          <w:noProof/>
          <w:webHidden/>
        </w:rPr>
        <w:fldChar w:fldCharType="begin"/>
      </w:r>
      <w:r>
        <w:rPr>
          <w:noProof/>
          <w:webHidden/>
        </w:rPr>
        <w:instrText xml:space="preserve"> PAGEREF _Toc226010240 \h </w:instrText>
      </w:r>
      <w:r>
        <w:rPr>
          <w:noProof/>
          <w:webHidden/>
        </w:rPr>
      </w:r>
      <w:r>
        <w:rPr>
          <w:noProof/>
          <w:webHidden/>
        </w:rPr>
        <w:fldChar w:fldCharType="separate"/>
      </w:r>
      <w:r w:rsidR="00415255">
        <w:rPr>
          <w:noProof/>
          <w:webHidden/>
        </w:rPr>
        <w:t>116</w:t>
      </w:r>
      <w:r>
        <w:rPr>
          <w:noProof/>
          <w:webHidden/>
        </w:rPr>
        <w:fldChar w:fldCharType="end"/>
      </w:r>
    </w:p>
    <w:p w14:paraId="1DF98A62" w14:textId="006AC63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196</w:t>
      </w:r>
      <w:r>
        <w:rPr>
          <w:rFonts w:asciiTheme="minorHAnsi" w:eastAsiaTheme="minorEastAsia" w:hAnsiTheme="minorHAnsi" w:cstheme="minorBidi"/>
          <w:noProof/>
          <w:kern w:val="2"/>
          <w:sz w:val="24"/>
          <w:szCs w:val="24"/>
          <w:lang w:val="en-AU" w:eastAsia="en-AU"/>
          <w14:ligatures w14:val="standardContextual"/>
        </w:rPr>
        <w:tab/>
      </w:r>
      <w:r>
        <w:rPr>
          <w:noProof/>
        </w:rPr>
        <w:t>Commencement of tolling</w:t>
      </w:r>
      <w:r>
        <w:rPr>
          <w:noProof/>
          <w:webHidden/>
        </w:rPr>
        <w:tab/>
      </w:r>
      <w:r>
        <w:rPr>
          <w:noProof/>
          <w:webHidden/>
        </w:rPr>
        <w:fldChar w:fldCharType="begin"/>
      </w:r>
      <w:r>
        <w:rPr>
          <w:noProof/>
          <w:webHidden/>
        </w:rPr>
        <w:instrText xml:space="preserve"> PAGEREF _Toc226010241 \h </w:instrText>
      </w:r>
      <w:r>
        <w:rPr>
          <w:noProof/>
          <w:webHidden/>
        </w:rPr>
      </w:r>
      <w:r>
        <w:rPr>
          <w:noProof/>
          <w:webHidden/>
        </w:rPr>
        <w:fldChar w:fldCharType="separate"/>
      </w:r>
      <w:r w:rsidR="00415255">
        <w:rPr>
          <w:noProof/>
          <w:webHidden/>
        </w:rPr>
        <w:t>117</w:t>
      </w:r>
      <w:r>
        <w:rPr>
          <w:noProof/>
          <w:webHidden/>
        </w:rPr>
        <w:fldChar w:fldCharType="end"/>
      </w:r>
    </w:p>
    <w:p w14:paraId="093E9C15" w14:textId="1AA72C4F"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2—Charge and collection of tolls</w:t>
      </w:r>
      <w:r>
        <w:rPr>
          <w:noProof/>
          <w:webHidden/>
        </w:rPr>
        <w:tab/>
      </w:r>
      <w:r>
        <w:rPr>
          <w:noProof/>
          <w:webHidden/>
        </w:rPr>
        <w:fldChar w:fldCharType="begin"/>
      </w:r>
      <w:r>
        <w:rPr>
          <w:noProof/>
          <w:webHidden/>
        </w:rPr>
        <w:instrText xml:space="preserve"> PAGEREF _Toc226010242 \h </w:instrText>
      </w:r>
      <w:r>
        <w:rPr>
          <w:noProof/>
          <w:webHidden/>
        </w:rPr>
      </w:r>
      <w:r>
        <w:rPr>
          <w:noProof/>
          <w:webHidden/>
        </w:rPr>
        <w:fldChar w:fldCharType="separate"/>
      </w:r>
      <w:r w:rsidR="00415255">
        <w:rPr>
          <w:noProof/>
          <w:webHidden/>
        </w:rPr>
        <w:t>118</w:t>
      </w:r>
      <w:r>
        <w:rPr>
          <w:noProof/>
          <w:webHidden/>
        </w:rPr>
        <w:fldChar w:fldCharType="end"/>
      </w:r>
    </w:p>
    <w:p w14:paraId="41F69A3C" w14:textId="4782E81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197AA</w:t>
      </w:r>
      <w:r>
        <w:rPr>
          <w:rFonts w:asciiTheme="minorHAnsi" w:eastAsiaTheme="minorEastAsia" w:hAnsiTheme="minorHAnsi" w:cstheme="minorBidi"/>
          <w:noProof/>
          <w:kern w:val="2"/>
          <w:sz w:val="24"/>
          <w:szCs w:val="24"/>
          <w:lang w:val="en-AU" w:eastAsia="en-AU"/>
          <w14:ligatures w14:val="standardContextual"/>
        </w:rPr>
        <w:tab/>
      </w:r>
      <w:r>
        <w:rPr>
          <w:noProof/>
        </w:rPr>
        <w:t>Authorisation of authorised persons</w:t>
      </w:r>
      <w:r>
        <w:rPr>
          <w:noProof/>
          <w:webHidden/>
        </w:rPr>
        <w:tab/>
      </w:r>
      <w:r>
        <w:rPr>
          <w:noProof/>
          <w:webHidden/>
        </w:rPr>
        <w:fldChar w:fldCharType="begin"/>
      </w:r>
      <w:r>
        <w:rPr>
          <w:noProof/>
          <w:webHidden/>
        </w:rPr>
        <w:instrText xml:space="preserve"> PAGEREF _Toc226010243 \h </w:instrText>
      </w:r>
      <w:r>
        <w:rPr>
          <w:noProof/>
          <w:webHidden/>
        </w:rPr>
      </w:r>
      <w:r>
        <w:rPr>
          <w:noProof/>
          <w:webHidden/>
        </w:rPr>
        <w:fldChar w:fldCharType="separate"/>
      </w:r>
      <w:r w:rsidR="00415255">
        <w:rPr>
          <w:noProof/>
          <w:webHidden/>
        </w:rPr>
        <w:t>118</w:t>
      </w:r>
      <w:r>
        <w:rPr>
          <w:noProof/>
          <w:webHidden/>
        </w:rPr>
        <w:fldChar w:fldCharType="end"/>
      </w:r>
    </w:p>
    <w:p w14:paraId="2C87CA03" w14:textId="15DEF60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197</w:t>
      </w:r>
      <w:r>
        <w:rPr>
          <w:rFonts w:asciiTheme="minorHAnsi" w:eastAsiaTheme="minorEastAsia" w:hAnsiTheme="minorHAnsi" w:cstheme="minorBidi"/>
          <w:noProof/>
          <w:kern w:val="2"/>
          <w:sz w:val="24"/>
          <w:szCs w:val="24"/>
          <w:lang w:val="en-AU" w:eastAsia="en-AU"/>
          <w14:ligatures w14:val="standardContextual"/>
        </w:rPr>
        <w:tab/>
      </w:r>
      <w:r>
        <w:rPr>
          <w:noProof/>
        </w:rPr>
        <w:t>Liability to pay toll charged</w:t>
      </w:r>
      <w:r>
        <w:rPr>
          <w:noProof/>
          <w:webHidden/>
        </w:rPr>
        <w:tab/>
      </w:r>
      <w:r>
        <w:rPr>
          <w:noProof/>
          <w:webHidden/>
        </w:rPr>
        <w:fldChar w:fldCharType="begin"/>
      </w:r>
      <w:r>
        <w:rPr>
          <w:noProof/>
          <w:webHidden/>
        </w:rPr>
        <w:instrText xml:space="preserve"> PAGEREF _Toc226010244 \h </w:instrText>
      </w:r>
      <w:r>
        <w:rPr>
          <w:noProof/>
          <w:webHidden/>
        </w:rPr>
      </w:r>
      <w:r>
        <w:rPr>
          <w:noProof/>
          <w:webHidden/>
        </w:rPr>
        <w:fldChar w:fldCharType="separate"/>
      </w:r>
      <w:r w:rsidR="00415255">
        <w:rPr>
          <w:noProof/>
          <w:webHidden/>
        </w:rPr>
        <w:t>118</w:t>
      </w:r>
      <w:r>
        <w:rPr>
          <w:noProof/>
          <w:webHidden/>
        </w:rPr>
        <w:fldChar w:fldCharType="end"/>
      </w:r>
    </w:p>
    <w:p w14:paraId="705DA33D" w14:textId="529722A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198</w:t>
      </w:r>
      <w:r>
        <w:rPr>
          <w:rFonts w:asciiTheme="minorHAnsi" w:eastAsiaTheme="minorEastAsia" w:hAnsiTheme="minorHAnsi" w:cstheme="minorBidi"/>
          <w:noProof/>
          <w:kern w:val="2"/>
          <w:sz w:val="24"/>
          <w:szCs w:val="24"/>
          <w:lang w:val="en-AU" w:eastAsia="en-AU"/>
          <w14:ligatures w14:val="standardContextual"/>
        </w:rPr>
        <w:tab/>
      </w:r>
      <w:r>
        <w:rPr>
          <w:noProof/>
        </w:rPr>
        <w:t xml:space="preserve">Exemptions from toll and toll administration </w:t>
      </w:r>
      <w:r w:rsidRPr="00CE3785">
        <w:rPr>
          <w:bCs/>
          <w:noProof/>
        </w:rPr>
        <w:t>fees</w:t>
      </w:r>
      <w:r>
        <w:rPr>
          <w:noProof/>
          <w:webHidden/>
        </w:rPr>
        <w:tab/>
      </w:r>
      <w:r>
        <w:rPr>
          <w:noProof/>
          <w:webHidden/>
        </w:rPr>
        <w:fldChar w:fldCharType="begin"/>
      </w:r>
      <w:r>
        <w:rPr>
          <w:noProof/>
          <w:webHidden/>
        </w:rPr>
        <w:instrText xml:space="preserve"> PAGEREF _Toc226010245 \h </w:instrText>
      </w:r>
      <w:r>
        <w:rPr>
          <w:noProof/>
          <w:webHidden/>
        </w:rPr>
      </w:r>
      <w:r>
        <w:rPr>
          <w:noProof/>
          <w:webHidden/>
        </w:rPr>
        <w:fldChar w:fldCharType="separate"/>
      </w:r>
      <w:r w:rsidR="00415255">
        <w:rPr>
          <w:noProof/>
          <w:webHidden/>
        </w:rPr>
        <w:t>119</w:t>
      </w:r>
      <w:r>
        <w:rPr>
          <w:noProof/>
          <w:webHidden/>
        </w:rPr>
        <w:fldChar w:fldCharType="end"/>
      </w:r>
    </w:p>
    <w:p w14:paraId="534C464F" w14:textId="5F233EB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199</w:t>
      </w:r>
      <w:r>
        <w:rPr>
          <w:rFonts w:asciiTheme="minorHAnsi" w:eastAsiaTheme="minorEastAsia" w:hAnsiTheme="minorHAnsi" w:cstheme="minorBidi"/>
          <w:noProof/>
          <w:kern w:val="2"/>
          <w:sz w:val="24"/>
          <w:szCs w:val="24"/>
          <w:lang w:val="en-AU" w:eastAsia="en-AU"/>
          <w14:ligatures w14:val="standardContextual"/>
        </w:rPr>
        <w:tab/>
      </w:r>
      <w:r>
        <w:rPr>
          <w:noProof/>
        </w:rPr>
        <w:t>Operator not liable if effective tolling statement made</w:t>
      </w:r>
      <w:r>
        <w:rPr>
          <w:noProof/>
          <w:webHidden/>
        </w:rPr>
        <w:tab/>
      </w:r>
      <w:r>
        <w:rPr>
          <w:noProof/>
          <w:webHidden/>
        </w:rPr>
        <w:fldChar w:fldCharType="begin"/>
      </w:r>
      <w:r>
        <w:rPr>
          <w:noProof/>
          <w:webHidden/>
        </w:rPr>
        <w:instrText xml:space="preserve"> PAGEREF _Toc226010246 \h </w:instrText>
      </w:r>
      <w:r>
        <w:rPr>
          <w:noProof/>
          <w:webHidden/>
        </w:rPr>
      </w:r>
      <w:r>
        <w:rPr>
          <w:noProof/>
          <w:webHidden/>
        </w:rPr>
        <w:fldChar w:fldCharType="separate"/>
      </w:r>
      <w:r w:rsidR="00415255">
        <w:rPr>
          <w:noProof/>
          <w:webHidden/>
        </w:rPr>
        <w:t>119</w:t>
      </w:r>
      <w:r>
        <w:rPr>
          <w:noProof/>
          <w:webHidden/>
        </w:rPr>
        <w:fldChar w:fldCharType="end"/>
      </w:r>
    </w:p>
    <w:p w14:paraId="303214F3" w14:textId="6931DE4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199A</w:t>
      </w:r>
      <w:r>
        <w:rPr>
          <w:rFonts w:asciiTheme="minorHAnsi" w:eastAsiaTheme="minorEastAsia" w:hAnsiTheme="minorHAnsi" w:cstheme="minorBidi"/>
          <w:noProof/>
          <w:kern w:val="2"/>
          <w:sz w:val="24"/>
          <w:szCs w:val="24"/>
          <w:lang w:val="en-AU" w:eastAsia="en-AU"/>
          <w14:ligatures w14:val="standardContextual"/>
        </w:rPr>
        <w:tab/>
      </w:r>
      <w:r>
        <w:rPr>
          <w:noProof/>
        </w:rPr>
        <w:t>Cancellation of acceptance of statement</w:t>
      </w:r>
      <w:r>
        <w:rPr>
          <w:noProof/>
          <w:webHidden/>
        </w:rPr>
        <w:tab/>
      </w:r>
      <w:r>
        <w:rPr>
          <w:noProof/>
          <w:webHidden/>
        </w:rPr>
        <w:fldChar w:fldCharType="begin"/>
      </w:r>
      <w:r>
        <w:rPr>
          <w:noProof/>
          <w:webHidden/>
        </w:rPr>
        <w:instrText xml:space="preserve"> PAGEREF _Toc226010247 \h </w:instrText>
      </w:r>
      <w:r>
        <w:rPr>
          <w:noProof/>
          <w:webHidden/>
        </w:rPr>
      </w:r>
      <w:r>
        <w:rPr>
          <w:noProof/>
          <w:webHidden/>
        </w:rPr>
        <w:fldChar w:fldCharType="separate"/>
      </w:r>
      <w:r w:rsidR="00415255">
        <w:rPr>
          <w:noProof/>
          <w:webHidden/>
        </w:rPr>
        <w:t>121</w:t>
      </w:r>
      <w:r>
        <w:rPr>
          <w:noProof/>
          <w:webHidden/>
        </w:rPr>
        <w:fldChar w:fldCharType="end"/>
      </w:r>
    </w:p>
    <w:p w14:paraId="0C5A765D" w14:textId="5EC64C5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199B</w:t>
      </w:r>
      <w:r>
        <w:rPr>
          <w:rFonts w:asciiTheme="minorHAnsi" w:eastAsiaTheme="minorEastAsia" w:hAnsiTheme="minorHAnsi" w:cstheme="minorBidi"/>
          <w:noProof/>
          <w:kern w:val="2"/>
          <w:sz w:val="24"/>
          <w:szCs w:val="24"/>
          <w:lang w:val="en-AU" w:eastAsia="en-AU"/>
          <w14:ligatures w14:val="standardContextual"/>
        </w:rPr>
        <w:tab/>
      </w:r>
      <w:r>
        <w:rPr>
          <w:noProof/>
        </w:rPr>
        <w:t>Offence to provide false or misleading information</w:t>
      </w:r>
      <w:r>
        <w:rPr>
          <w:noProof/>
          <w:webHidden/>
        </w:rPr>
        <w:tab/>
      </w:r>
      <w:r>
        <w:rPr>
          <w:noProof/>
          <w:webHidden/>
        </w:rPr>
        <w:fldChar w:fldCharType="begin"/>
      </w:r>
      <w:r>
        <w:rPr>
          <w:noProof/>
          <w:webHidden/>
        </w:rPr>
        <w:instrText xml:space="preserve"> PAGEREF _Toc226010248 \h </w:instrText>
      </w:r>
      <w:r>
        <w:rPr>
          <w:noProof/>
          <w:webHidden/>
        </w:rPr>
      </w:r>
      <w:r>
        <w:rPr>
          <w:noProof/>
          <w:webHidden/>
        </w:rPr>
        <w:fldChar w:fldCharType="separate"/>
      </w:r>
      <w:r w:rsidR="00415255">
        <w:rPr>
          <w:noProof/>
          <w:webHidden/>
        </w:rPr>
        <w:t>122</w:t>
      </w:r>
      <w:r>
        <w:rPr>
          <w:noProof/>
          <w:webHidden/>
        </w:rPr>
        <w:fldChar w:fldCharType="end"/>
      </w:r>
    </w:p>
    <w:p w14:paraId="057B7739" w14:textId="7DFFECF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200</w:t>
      </w:r>
      <w:r>
        <w:rPr>
          <w:rFonts w:asciiTheme="minorHAnsi" w:eastAsiaTheme="minorEastAsia" w:hAnsiTheme="minorHAnsi" w:cstheme="minorBidi"/>
          <w:noProof/>
          <w:kern w:val="2"/>
          <w:sz w:val="24"/>
          <w:szCs w:val="24"/>
          <w:lang w:val="en-AU" w:eastAsia="en-AU"/>
          <w14:ligatures w14:val="standardContextual"/>
        </w:rPr>
        <w:tab/>
      </w:r>
      <w:r>
        <w:rPr>
          <w:noProof/>
        </w:rPr>
        <w:t>Charge of toll</w:t>
      </w:r>
      <w:r>
        <w:rPr>
          <w:noProof/>
          <w:webHidden/>
        </w:rPr>
        <w:tab/>
      </w:r>
      <w:r>
        <w:rPr>
          <w:noProof/>
          <w:webHidden/>
        </w:rPr>
        <w:fldChar w:fldCharType="begin"/>
      </w:r>
      <w:r>
        <w:rPr>
          <w:noProof/>
          <w:webHidden/>
        </w:rPr>
        <w:instrText xml:space="preserve"> PAGEREF _Toc226010249 \h </w:instrText>
      </w:r>
      <w:r>
        <w:rPr>
          <w:noProof/>
          <w:webHidden/>
        </w:rPr>
      </w:r>
      <w:r>
        <w:rPr>
          <w:noProof/>
          <w:webHidden/>
        </w:rPr>
        <w:fldChar w:fldCharType="separate"/>
      </w:r>
      <w:r w:rsidR="00415255">
        <w:rPr>
          <w:noProof/>
          <w:webHidden/>
        </w:rPr>
        <w:t>122</w:t>
      </w:r>
      <w:r>
        <w:rPr>
          <w:noProof/>
          <w:webHidden/>
        </w:rPr>
        <w:fldChar w:fldCharType="end"/>
      </w:r>
    </w:p>
    <w:p w14:paraId="6C998A57" w14:textId="7612590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201</w:t>
      </w:r>
      <w:r>
        <w:rPr>
          <w:rFonts w:asciiTheme="minorHAnsi" w:eastAsiaTheme="minorEastAsia" w:hAnsiTheme="minorHAnsi" w:cstheme="minorBidi"/>
          <w:noProof/>
          <w:kern w:val="2"/>
          <w:sz w:val="24"/>
          <w:szCs w:val="24"/>
          <w:lang w:val="en-AU" w:eastAsia="en-AU"/>
          <w14:ligatures w14:val="standardContextual"/>
        </w:rPr>
        <w:tab/>
      </w:r>
      <w:r>
        <w:rPr>
          <w:noProof/>
        </w:rPr>
        <w:t>Payment of toll</w:t>
      </w:r>
      <w:r>
        <w:rPr>
          <w:noProof/>
          <w:webHidden/>
        </w:rPr>
        <w:tab/>
      </w:r>
      <w:r>
        <w:rPr>
          <w:noProof/>
          <w:webHidden/>
        </w:rPr>
        <w:fldChar w:fldCharType="begin"/>
      </w:r>
      <w:r>
        <w:rPr>
          <w:noProof/>
          <w:webHidden/>
        </w:rPr>
        <w:instrText xml:space="preserve"> PAGEREF _Toc226010250 \h </w:instrText>
      </w:r>
      <w:r>
        <w:rPr>
          <w:noProof/>
          <w:webHidden/>
        </w:rPr>
      </w:r>
      <w:r>
        <w:rPr>
          <w:noProof/>
          <w:webHidden/>
        </w:rPr>
        <w:fldChar w:fldCharType="separate"/>
      </w:r>
      <w:r w:rsidR="00415255">
        <w:rPr>
          <w:noProof/>
          <w:webHidden/>
        </w:rPr>
        <w:t>124</w:t>
      </w:r>
      <w:r>
        <w:rPr>
          <w:noProof/>
          <w:webHidden/>
        </w:rPr>
        <w:fldChar w:fldCharType="end"/>
      </w:r>
    </w:p>
    <w:p w14:paraId="595D1421" w14:textId="1829348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202</w:t>
      </w:r>
      <w:r>
        <w:rPr>
          <w:rFonts w:asciiTheme="minorHAnsi" w:eastAsiaTheme="minorEastAsia" w:hAnsiTheme="minorHAnsi" w:cstheme="minorBidi"/>
          <w:noProof/>
          <w:kern w:val="2"/>
          <w:sz w:val="24"/>
          <w:szCs w:val="24"/>
          <w:lang w:val="en-AU" w:eastAsia="en-AU"/>
          <w14:ligatures w14:val="standardContextual"/>
        </w:rPr>
        <w:tab/>
      </w:r>
      <w:r>
        <w:rPr>
          <w:noProof/>
        </w:rPr>
        <w:t>Declared freeway use agreements</w:t>
      </w:r>
      <w:r>
        <w:rPr>
          <w:noProof/>
          <w:webHidden/>
        </w:rPr>
        <w:tab/>
      </w:r>
      <w:r>
        <w:rPr>
          <w:noProof/>
          <w:webHidden/>
        </w:rPr>
        <w:fldChar w:fldCharType="begin"/>
      </w:r>
      <w:r>
        <w:rPr>
          <w:noProof/>
          <w:webHidden/>
        </w:rPr>
        <w:instrText xml:space="preserve"> PAGEREF _Toc226010251 \h </w:instrText>
      </w:r>
      <w:r>
        <w:rPr>
          <w:noProof/>
          <w:webHidden/>
        </w:rPr>
      </w:r>
      <w:r>
        <w:rPr>
          <w:noProof/>
          <w:webHidden/>
        </w:rPr>
        <w:fldChar w:fldCharType="separate"/>
      </w:r>
      <w:r w:rsidR="00415255">
        <w:rPr>
          <w:noProof/>
          <w:webHidden/>
        </w:rPr>
        <w:t>124</w:t>
      </w:r>
      <w:r>
        <w:rPr>
          <w:noProof/>
          <w:webHidden/>
        </w:rPr>
        <w:fldChar w:fldCharType="end"/>
      </w:r>
    </w:p>
    <w:p w14:paraId="62DA1ED0" w14:textId="1E4236F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203</w:t>
      </w:r>
      <w:r>
        <w:rPr>
          <w:rFonts w:asciiTheme="minorHAnsi" w:eastAsiaTheme="minorEastAsia" w:hAnsiTheme="minorHAnsi" w:cstheme="minorBidi"/>
          <w:noProof/>
          <w:kern w:val="2"/>
          <w:sz w:val="24"/>
          <w:szCs w:val="24"/>
          <w:lang w:val="en-AU" w:eastAsia="en-AU"/>
          <w14:ligatures w14:val="standardContextual"/>
        </w:rPr>
        <w:tab/>
      </w:r>
      <w:r>
        <w:rPr>
          <w:noProof/>
        </w:rPr>
        <w:t>Prescribed tolling system not surveillance device</w:t>
      </w:r>
      <w:r>
        <w:rPr>
          <w:noProof/>
          <w:webHidden/>
        </w:rPr>
        <w:tab/>
      </w:r>
      <w:r>
        <w:rPr>
          <w:noProof/>
          <w:webHidden/>
        </w:rPr>
        <w:fldChar w:fldCharType="begin"/>
      </w:r>
      <w:r>
        <w:rPr>
          <w:noProof/>
          <w:webHidden/>
        </w:rPr>
        <w:instrText xml:space="preserve"> PAGEREF _Toc226010252 \h </w:instrText>
      </w:r>
      <w:r>
        <w:rPr>
          <w:noProof/>
          <w:webHidden/>
        </w:rPr>
      </w:r>
      <w:r>
        <w:rPr>
          <w:noProof/>
          <w:webHidden/>
        </w:rPr>
        <w:fldChar w:fldCharType="separate"/>
      </w:r>
      <w:r w:rsidR="00415255">
        <w:rPr>
          <w:noProof/>
          <w:webHidden/>
        </w:rPr>
        <w:t>124</w:t>
      </w:r>
      <w:r>
        <w:rPr>
          <w:noProof/>
          <w:webHidden/>
        </w:rPr>
        <w:fldChar w:fldCharType="end"/>
      </w:r>
    </w:p>
    <w:p w14:paraId="64DCEFD2" w14:textId="6E7BCD1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203A</w:t>
      </w:r>
      <w:r>
        <w:rPr>
          <w:rFonts w:asciiTheme="minorHAnsi" w:eastAsiaTheme="minorEastAsia" w:hAnsiTheme="minorHAnsi" w:cstheme="minorBidi"/>
          <w:noProof/>
          <w:kern w:val="2"/>
          <w:sz w:val="24"/>
          <w:szCs w:val="24"/>
          <w:lang w:val="en-AU" w:eastAsia="en-AU"/>
          <w14:ligatures w14:val="standardContextual"/>
        </w:rPr>
        <w:tab/>
      </w:r>
      <w:r>
        <w:rPr>
          <w:noProof/>
        </w:rPr>
        <w:t>Minimum debt recovery requirements</w:t>
      </w:r>
      <w:r>
        <w:rPr>
          <w:noProof/>
          <w:webHidden/>
        </w:rPr>
        <w:tab/>
      </w:r>
      <w:r>
        <w:rPr>
          <w:noProof/>
          <w:webHidden/>
        </w:rPr>
        <w:fldChar w:fldCharType="begin"/>
      </w:r>
      <w:r>
        <w:rPr>
          <w:noProof/>
          <w:webHidden/>
        </w:rPr>
        <w:instrText xml:space="preserve"> PAGEREF _Toc226010253 \h </w:instrText>
      </w:r>
      <w:r>
        <w:rPr>
          <w:noProof/>
          <w:webHidden/>
        </w:rPr>
      </w:r>
      <w:r>
        <w:rPr>
          <w:noProof/>
          <w:webHidden/>
        </w:rPr>
        <w:fldChar w:fldCharType="separate"/>
      </w:r>
      <w:r w:rsidR="00415255">
        <w:rPr>
          <w:noProof/>
          <w:webHidden/>
        </w:rPr>
        <w:t>125</w:t>
      </w:r>
      <w:r>
        <w:rPr>
          <w:noProof/>
          <w:webHidden/>
        </w:rPr>
        <w:fldChar w:fldCharType="end"/>
      </w:r>
    </w:p>
    <w:p w14:paraId="0AE93877" w14:textId="518FEB9D"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3—Tolling offences and registration of vehicles</w:t>
      </w:r>
      <w:r>
        <w:rPr>
          <w:noProof/>
          <w:webHidden/>
        </w:rPr>
        <w:tab/>
      </w:r>
      <w:r>
        <w:rPr>
          <w:noProof/>
          <w:webHidden/>
        </w:rPr>
        <w:fldChar w:fldCharType="begin"/>
      </w:r>
      <w:r>
        <w:rPr>
          <w:noProof/>
          <w:webHidden/>
        </w:rPr>
        <w:instrText xml:space="preserve"> PAGEREF _Toc226010254 \h </w:instrText>
      </w:r>
      <w:r>
        <w:rPr>
          <w:noProof/>
          <w:webHidden/>
        </w:rPr>
      </w:r>
      <w:r>
        <w:rPr>
          <w:noProof/>
          <w:webHidden/>
        </w:rPr>
        <w:fldChar w:fldCharType="separate"/>
      </w:r>
      <w:r w:rsidR="00415255">
        <w:rPr>
          <w:noProof/>
          <w:webHidden/>
        </w:rPr>
        <w:t>125</w:t>
      </w:r>
      <w:r>
        <w:rPr>
          <w:noProof/>
          <w:webHidden/>
        </w:rPr>
        <w:fldChar w:fldCharType="end"/>
      </w:r>
    </w:p>
    <w:p w14:paraId="3027D34C" w14:textId="7D43649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204</w:t>
      </w:r>
      <w:r>
        <w:rPr>
          <w:rFonts w:asciiTheme="minorHAnsi" w:eastAsiaTheme="minorEastAsia" w:hAnsiTheme="minorHAnsi" w:cstheme="minorBidi"/>
          <w:noProof/>
          <w:kern w:val="2"/>
          <w:sz w:val="24"/>
          <w:szCs w:val="24"/>
          <w:lang w:val="en-AU" w:eastAsia="en-AU"/>
          <w14:ligatures w14:val="standardContextual"/>
        </w:rPr>
        <w:tab/>
      </w:r>
      <w:r>
        <w:rPr>
          <w:noProof/>
        </w:rPr>
        <w:t>Offence to drive unregistered vehicle in toll zone</w:t>
      </w:r>
      <w:r>
        <w:rPr>
          <w:noProof/>
          <w:webHidden/>
        </w:rPr>
        <w:tab/>
      </w:r>
      <w:r>
        <w:rPr>
          <w:noProof/>
          <w:webHidden/>
        </w:rPr>
        <w:fldChar w:fldCharType="begin"/>
      </w:r>
      <w:r>
        <w:rPr>
          <w:noProof/>
          <w:webHidden/>
        </w:rPr>
        <w:instrText xml:space="preserve"> PAGEREF _Toc226010255 \h </w:instrText>
      </w:r>
      <w:r>
        <w:rPr>
          <w:noProof/>
          <w:webHidden/>
        </w:rPr>
      </w:r>
      <w:r>
        <w:rPr>
          <w:noProof/>
          <w:webHidden/>
        </w:rPr>
        <w:fldChar w:fldCharType="separate"/>
      </w:r>
      <w:r w:rsidR="00415255">
        <w:rPr>
          <w:noProof/>
          <w:webHidden/>
        </w:rPr>
        <w:t>125</w:t>
      </w:r>
      <w:r>
        <w:rPr>
          <w:noProof/>
          <w:webHidden/>
        </w:rPr>
        <w:fldChar w:fldCharType="end"/>
      </w:r>
    </w:p>
    <w:p w14:paraId="02E1C894" w14:textId="24856D3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205</w:t>
      </w:r>
      <w:r>
        <w:rPr>
          <w:rFonts w:asciiTheme="minorHAnsi" w:eastAsiaTheme="minorEastAsia" w:hAnsiTheme="minorHAnsi" w:cstheme="minorBidi"/>
          <w:noProof/>
          <w:kern w:val="2"/>
          <w:sz w:val="24"/>
          <w:szCs w:val="24"/>
          <w:lang w:val="en-AU" w:eastAsia="en-AU"/>
          <w14:ligatures w14:val="standardContextual"/>
        </w:rPr>
        <w:tab/>
      </w:r>
      <w:r>
        <w:rPr>
          <w:noProof/>
        </w:rPr>
        <w:t>Registration of vehicles</w:t>
      </w:r>
      <w:r>
        <w:rPr>
          <w:noProof/>
          <w:webHidden/>
        </w:rPr>
        <w:tab/>
      </w:r>
      <w:r>
        <w:rPr>
          <w:noProof/>
          <w:webHidden/>
        </w:rPr>
        <w:fldChar w:fldCharType="begin"/>
      </w:r>
      <w:r>
        <w:rPr>
          <w:noProof/>
          <w:webHidden/>
        </w:rPr>
        <w:instrText xml:space="preserve"> PAGEREF _Toc226010256 \h </w:instrText>
      </w:r>
      <w:r>
        <w:rPr>
          <w:noProof/>
          <w:webHidden/>
        </w:rPr>
      </w:r>
      <w:r>
        <w:rPr>
          <w:noProof/>
          <w:webHidden/>
        </w:rPr>
        <w:fldChar w:fldCharType="separate"/>
      </w:r>
      <w:r w:rsidR="00415255">
        <w:rPr>
          <w:noProof/>
          <w:webHidden/>
        </w:rPr>
        <w:t>128</w:t>
      </w:r>
      <w:r>
        <w:rPr>
          <w:noProof/>
          <w:webHidden/>
        </w:rPr>
        <w:fldChar w:fldCharType="end"/>
      </w:r>
    </w:p>
    <w:p w14:paraId="2AD8918F" w14:textId="06D0F75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205A</w:t>
      </w:r>
      <w:r>
        <w:rPr>
          <w:rFonts w:asciiTheme="minorHAnsi" w:eastAsiaTheme="minorEastAsia" w:hAnsiTheme="minorHAnsi" w:cstheme="minorBidi"/>
          <w:noProof/>
          <w:kern w:val="2"/>
          <w:sz w:val="24"/>
          <w:szCs w:val="24"/>
          <w:lang w:val="en-AU" w:eastAsia="en-AU"/>
          <w14:ligatures w14:val="standardContextual"/>
        </w:rPr>
        <w:tab/>
      </w:r>
      <w:r>
        <w:rPr>
          <w:noProof/>
        </w:rPr>
        <w:t>On-going registration</w:t>
      </w:r>
      <w:r>
        <w:rPr>
          <w:noProof/>
          <w:webHidden/>
        </w:rPr>
        <w:tab/>
      </w:r>
      <w:r>
        <w:rPr>
          <w:noProof/>
          <w:webHidden/>
        </w:rPr>
        <w:fldChar w:fldCharType="begin"/>
      </w:r>
      <w:r>
        <w:rPr>
          <w:noProof/>
          <w:webHidden/>
        </w:rPr>
        <w:instrText xml:space="preserve"> PAGEREF _Toc226010257 \h </w:instrText>
      </w:r>
      <w:r>
        <w:rPr>
          <w:noProof/>
          <w:webHidden/>
        </w:rPr>
      </w:r>
      <w:r>
        <w:rPr>
          <w:noProof/>
          <w:webHidden/>
        </w:rPr>
        <w:fldChar w:fldCharType="separate"/>
      </w:r>
      <w:r w:rsidR="00415255">
        <w:rPr>
          <w:noProof/>
          <w:webHidden/>
        </w:rPr>
        <w:t>129</w:t>
      </w:r>
      <w:r>
        <w:rPr>
          <w:noProof/>
          <w:webHidden/>
        </w:rPr>
        <w:fldChar w:fldCharType="end"/>
      </w:r>
    </w:p>
    <w:p w14:paraId="5154F2D7" w14:textId="444878E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205B</w:t>
      </w:r>
      <w:r>
        <w:rPr>
          <w:rFonts w:asciiTheme="minorHAnsi" w:eastAsiaTheme="minorEastAsia" w:hAnsiTheme="minorHAnsi" w:cstheme="minorBidi"/>
          <w:noProof/>
          <w:kern w:val="2"/>
          <w:sz w:val="24"/>
          <w:szCs w:val="24"/>
          <w:lang w:val="en-AU" w:eastAsia="en-AU"/>
          <w14:ligatures w14:val="standardContextual"/>
        </w:rPr>
        <w:tab/>
      </w:r>
      <w:r>
        <w:rPr>
          <w:noProof/>
        </w:rPr>
        <w:t>Temporary registration</w:t>
      </w:r>
      <w:r>
        <w:rPr>
          <w:noProof/>
          <w:webHidden/>
        </w:rPr>
        <w:tab/>
      </w:r>
      <w:r>
        <w:rPr>
          <w:noProof/>
          <w:webHidden/>
        </w:rPr>
        <w:fldChar w:fldCharType="begin"/>
      </w:r>
      <w:r>
        <w:rPr>
          <w:noProof/>
          <w:webHidden/>
        </w:rPr>
        <w:instrText xml:space="preserve"> PAGEREF _Toc226010258 \h </w:instrText>
      </w:r>
      <w:r>
        <w:rPr>
          <w:noProof/>
          <w:webHidden/>
        </w:rPr>
      </w:r>
      <w:r>
        <w:rPr>
          <w:noProof/>
          <w:webHidden/>
        </w:rPr>
        <w:fldChar w:fldCharType="separate"/>
      </w:r>
      <w:r w:rsidR="00415255">
        <w:rPr>
          <w:noProof/>
          <w:webHidden/>
        </w:rPr>
        <w:t>130</w:t>
      </w:r>
      <w:r>
        <w:rPr>
          <w:noProof/>
          <w:webHidden/>
        </w:rPr>
        <w:fldChar w:fldCharType="end"/>
      </w:r>
    </w:p>
    <w:p w14:paraId="42F5156C" w14:textId="5C90CE4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205C</w:t>
      </w:r>
      <w:r>
        <w:rPr>
          <w:rFonts w:asciiTheme="minorHAnsi" w:eastAsiaTheme="minorEastAsia" w:hAnsiTheme="minorHAnsi" w:cstheme="minorBidi"/>
          <w:noProof/>
          <w:kern w:val="2"/>
          <w:sz w:val="24"/>
          <w:szCs w:val="24"/>
          <w:lang w:val="en-AU" w:eastAsia="en-AU"/>
          <w14:ligatures w14:val="standardContextual"/>
        </w:rPr>
        <w:tab/>
      </w:r>
      <w:r>
        <w:rPr>
          <w:noProof/>
        </w:rPr>
        <w:t>Information to be given in relation to registration</w:t>
      </w:r>
      <w:r>
        <w:rPr>
          <w:noProof/>
          <w:webHidden/>
        </w:rPr>
        <w:tab/>
      </w:r>
      <w:r>
        <w:rPr>
          <w:noProof/>
          <w:webHidden/>
        </w:rPr>
        <w:fldChar w:fldCharType="begin"/>
      </w:r>
      <w:r>
        <w:rPr>
          <w:noProof/>
          <w:webHidden/>
        </w:rPr>
        <w:instrText xml:space="preserve"> PAGEREF _Toc226010259 \h </w:instrText>
      </w:r>
      <w:r>
        <w:rPr>
          <w:noProof/>
          <w:webHidden/>
        </w:rPr>
      </w:r>
      <w:r>
        <w:rPr>
          <w:noProof/>
          <w:webHidden/>
        </w:rPr>
        <w:fldChar w:fldCharType="separate"/>
      </w:r>
      <w:r w:rsidR="00415255">
        <w:rPr>
          <w:noProof/>
          <w:webHidden/>
        </w:rPr>
        <w:t>130</w:t>
      </w:r>
      <w:r>
        <w:rPr>
          <w:noProof/>
          <w:webHidden/>
        </w:rPr>
        <w:fldChar w:fldCharType="end"/>
      </w:r>
    </w:p>
    <w:p w14:paraId="4F43989D" w14:textId="3B616D3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205D</w:t>
      </w:r>
      <w:r>
        <w:rPr>
          <w:rFonts w:asciiTheme="minorHAnsi" w:eastAsiaTheme="minorEastAsia" w:hAnsiTheme="minorHAnsi" w:cstheme="minorBidi"/>
          <w:noProof/>
          <w:kern w:val="2"/>
          <w:sz w:val="24"/>
          <w:szCs w:val="24"/>
          <w:lang w:val="en-AU" w:eastAsia="en-AU"/>
          <w14:ligatures w14:val="standardContextual"/>
        </w:rPr>
        <w:tab/>
      </w:r>
      <w:r>
        <w:rPr>
          <w:noProof/>
        </w:rPr>
        <w:t>Cancellation or suspension of registration</w:t>
      </w:r>
      <w:r>
        <w:rPr>
          <w:noProof/>
          <w:webHidden/>
        </w:rPr>
        <w:tab/>
      </w:r>
      <w:r>
        <w:rPr>
          <w:noProof/>
          <w:webHidden/>
        </w:rPr>
        <w:fldChar w:fldCharType="begin"/>
      </w:r>
      <w:r>
        <w:rPr>
          <w:noProof/>
          <w:webHidden/>
        </w:rPr>
        <w:instrText xml:space="preserve"> PAGEREF _Toc226010260 \h </w:instrText>
      </w:r>
      <w:r>
        <w:rPr>
          <w:noProof/>
          <w:webHidden/>
        </w:rPr>
      </w:r>
      <w:r>
        <w:rPr>
          <w:noProof/>
          <w:webHidden/>
        </w:rPr>
        <w:fldChar w:fldCharType="separate"/>
      </w:r>
      <w:r w:rsidR="00415255">
        <w:rPr>
          <w:noProof/>
          <w:webHidden/>
        </w:rPr>
        <w:t>132</w:t>
      </w:r>
      <w:r>
        <w:rPr>
          <w:noProof/>
          <w:webHidden/>
        </w:rPr>
        <w:fldChar w:fldCharType="end"/>
      </w:r>
    </w:p>
    <w:p w14:paraId="6F42AAB4" w14:textId="745F4CA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206</w:t>
      </w:r>
      <w:r>
        <w:rPr>
          <w:rFonts w:asciiTheme="minorHAnsi" w:eastAsiaTheme="minorEastAsia" w:hAnsiTheme="minorHAnsi" w:cstheme="minorBidi"/>
          <w:noProof/>
          <w:kern w:val="2"/>
          <w:sz w:val="24"/>
          <w:szCs w:val="24"/>
          <w:lang w:val="en-AU" w:eastAsia="en-AU"/>
          <w14:ligatures w14:val="standardContextual"/>
        </w:rPr>
        <w:tab/>
      </w:r>
      <w:r>
        <w:rPr>
          <w:noProof/>
        </w:rPr>
        <w:t>Offence to tamper with prescribed tolling devices</w:t>
      </w:r>
      <w:r>
        <w:rPr>
          <w:noProof/>
          <w:webHidden/>
        </w:rPr>
        <w:tab/>
      </w:r>
      <w:r>
        <w:rPr>
          <w:noProof/>
          <w:webHidden/>
        </w:rPr>
        <w:fldChar w:fldCharType="begin"/>
      </w:r>
      <w:r>
        <w:rPr>
          <w:noProof/>
          <w:webHidden/>
        </w:rPr>
        <w:instrText xml:space="preserve"> PAGEREF _Toc226010261 \h </w:instrText>
      </w:r>
      <w:r>
        <w:rPr>
          <w:noProof/>
          <w:webHidden/>
        </w:rPr>
      </w:r>
      <w:r>
        <w:rPr>
          <w:noProof/>
          <w:webHidden/>
        </w:rPr>
        <w:fldChar w:fldCharType="separate"/>
      </w:r>
      <w:r w:rsidR="00415255">
        <w:rPr>
          <w:noProof/>
          <w:webHidden/>
        </w:rPr>
        <w:t>133</w:t>
      </w:r>
      <w:r>
        <w:rPr>
          <w:noProof/>
          <w:webHidden/>
        </w:rPr>
        <w:fldChar w:fldCharType="end"/>
      </w:r>
    </w:p>
    <w:p w14:paraId="6B9BBC44" w14:textId="7362049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206A</w:t>
      </w:r>
      <w:r>
        <w:rPr>
          <w:rFonts w:asciiTheme="minorHAnsi" w:eastAsiaTheme="minorEastAsia" w:hAnsiTheme="minorHAnsi" w:cstheme="minorBidi"/>
          <w:noProof/>
          <w:kern w:val="2"/>
          <w:sz w:val="24"/>
          <w:szCs w:val="24"/>
          <w:lang w:val="en-AU" w:eastAsia="en-AU"/>
          <w14:ligatures w14:val="standardContextual"/>
        </w:rPr>
        <w:tab/>
      </w:r>
      <w:r>
        <w:rPr>
          <w:noProof/>
        </w:rPr>
        <w:t>Offence to fraudulently induce registration</w:t>
      </w:r>
      <w:r>
        <w:rPr>
          <w:noProof/>
          <w:webHidden/>
        </w:rPr>
        <w:tab/>
      </w:r>
      <w:r>
        <w:rPr>
          <w:noProof/>
          <w:webHidden/>
        </w:rPr>
        <w:fldChar w:fldCharType="begin"/>
      </w:r>
      <w:r>
        <w:rPr>
          <w:noProof/>
          <w:webHidden/>
        </w:rPr>
        <w:instrText xml:space="preserve"> PAGEREF _Toc226010262 \h </w:instrText>
      </w:r>
      <w:r>
        <w:rPr>
          <w:noProof/>
          <w:webHidden/>
        </w:rPr>
      </w:r>
      <w:r>
        <w:rPr>
          <w:noProof/>
          <w:webHidden/>
        </w:rPr>
        <w:fldChar w:fldCharType="separate"/>
      </w:r>
      <w:r w:rsidR="00415255">
        <w:rPr>
          <w:noProof/>
          <w:webHidden/>
        </w:rPr>
        <w:t>134</w:t>
      </w:r>
      <w:r>
        <w:rPr>
          <w:noProof/>
          <w:webHidden/>
        </w:rPr>
        <w:fldChar w:fldCharType="end"/>
      </w:r>
    </w:p>
    <w:p w14:paraId="509266BA" w14:textId="2755CAEF"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4—Tolling enforcement</w:t>
      </w:r>
      <w:r>
        <w:rPr>
          <w:noProof/>
          <w:webHidden/>
        </w:rPr>
        <w:tab/>
      </w:r>
      <w:r>
        <w:rPr>
          <w:noProof/>
          <w:webHidden/>
        </w:rPr>
        <w:fldChar w:fldCharType="begin"/>
      </w:r>
      <w:r>
        <w:rPr>
          <w:noProof/>
          <w:webHidden/>
        </w:rPr>
        <w:instrText xml:space="preserve"> PAGEREF _Toc226010263 \h </w:instrText>
      </w:r>
      <w:r>
        <w:rPr>
          <w:noProof/>
          <w:webHidden/>
        </w:rPr>
      </w:r>
      <w:r>
        <w:rPr>
          <w:noProof/>
          <w:webHidden/>
        </w:rPr>
        <w:fldChar w:fldCharType="separate"/>
      </w:r>
      <w:r w:rsidR="00415255">
        <w:rPr>
          <w:noProof/>
          <w:webHidden/>
        </w:rPr>
        <w:t>134</w:t>
      </w:r>
      <w:r>
        <w:rPr>
          <w:noProof/>
          <w:webHidden/>
        </w:rPr>
        <w:fldChar w:fldCharType="end"/>
      </w:r>
    </w:p>
    <w:p w14:paraId="1B7BC850" w14:textId="211DE37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206B</w:t>
      </w:r>
      <w:r>
        <w:rPr>
          <w:rFonts w:asciiTheme="minorHAnsi" w:eastAsiaTheme="minorEastAsia" w:hAnsiTheme="minorHAnsi" w:cstheme="minorBidi"/>
          <w:noProof/>
          <w:kern w:val="2"/>
          <w:sz w:val="24"/>
          <w:szCs w:val="24"/>
          <w:lang w:val="en-AU" w:eastAsia="en-AU"/>
          <w14:ligatures w14:val="standardContextual"/>
        </w:rPr>
        <w:tab/>
      </w:r>
      <w:r>
        <w:rPr>
          <w:noProof/>
        </w:rPr>
        <w:t>Payment of prescribed administrative amount</w:t>
      </w:r>
      <w:r>
        <w:rPr>
          <w:noProof/>
          <w:webHidden/>
        </w:rPr>
        <w:tab/>
      </w:r>
      <w:r>
        <w:rPr>
          <w:noProof/>
          <w:webHidden/>
        </w:rPr>
        <w:fldChar w:fldCharType="begin"/>
      </w:r>
      <w:r>
        <w:rPr>
          <w:noProof/>
          <w:webHidden/>
        </w:rPr>
        <w:instrText xml:space="preserve"> PAGEREF _Toc226010264 \h </w:instrText>
      </w:r>
      <w:r>
        <w:rPr>
          <w:noProof/>
          <w:webHidden/>
        </w:rPr>
      </w:r>
      <w:r>
        <w:rPr>
          <w:noProof/>
          <w:webHidden/>
        </w:rPr>
        <w:fldChar w:fldCharType="separate"/>
      </w:r>
      <w:r w:rsidR="00415255">
        <w:rPr>
          <w:noProof/>
          <w:webHidden/>
        </w:rPr>
        <w:t>134</w:t>
      </w:r>
      <w:r>
        <w:rPr>
          <w:noProof/>
          <w:webHidden/>
        </w:rPr>
        <w:fldChar w:fldCharType="end"/>
      </w:r>
    </w:p>
    <w:p w14:paraId="76C05743" w14:textId="1B334EE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207</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may notify enforcement agency of non</w:t>
      </w:r>
      <w:r>
        <w:rPr>
          <w:noProof/>
        </w:rPr>
        <w:noBreakHyphen/>
        <w:t>payment of toll</w:t>
      </w:r>
      <w:r>
        <w:rPr>
          <w:noProof/>
          <w:webHidden/>
        </w:rPr>
        <w:tab/>
      </w:r>
      <w:r>
        <w:rPr>
          <w:noProof/>
          <w:webHidden/>
        </w:rPr>
        <w:fldChar w:fldCharType="begin"/>
      </w:r>
      <w:r>
        <w:rPr>
          <w:noProof/>
          <w:webHidden/>
        </w:rPr>
        <w:instrText xml:space="preserve"> PAGEREF _Toc226010265 \h </w:instrText>
      </w:r>
      <w:r>
        <w:rPr>
          <w:noProof/>
          <w:webHidden/>
        </w:rPr>
      </w:r>
      <w:r>
        <w:rPr>
          <w:noProof/>
          <w:webHidden/>
        </w:rPr>
        <w:fldChar w:fldCharType="separate"/>
      </w:r>
      <w:r w:rsidR="00415255">
        <w:rPr>
          <w:noProof/>
          <w:webHidden/>
        </w:rPr>
        <w:t>135</w:t>
      </w:r>
      <w:r>
        <w:rPr>
          <w:noProof/>
          <w:webHidden/>
        </w:rPr>
        <w:fldChar w:fldCharType="end"/>
      </w:r>
    </w:p>
    <w:p w14:paraId="4BE09A01" w14:textId="0F1CCFB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207A</w:t>
      </w:r>
      <w:r>
        <w:rPr>
          <w:rFonts w:asciiTheme="minorHAnsi" w:eastAsiaTheme="minorEastAsia" w:hAnsiTheme="minorHAnsi" w:cstheme="minorBidi"/>
          <w:noProof/>
          <w:kern w:val="2"/>
          <w:sz w:val="24"/>
          <w:szCs w:val="24"/>
          <w:lang w:val="en-AU" w:eastAsia="en-AU"/>
          <w14:ligatures w14:val="standardContextual"/>
        </w:rPr>
        <w:tab/>
      </w:r>
      <w:r>
        <w:rPr>
          <w:noProof/>
        </w:rPr>
        <w:t>Disputes in relation to payment of tolls</w:t>
      </w:r>
      <w:r>
        <w:rPr>
          <w:noProof/>
          <w:webHidden/>
        </w:rPr>
        <w:tab/>
      </w:r>
      <w:r>
        <w:rPr>
          <w:noProof/>
          <w:webHidden/>
        </w:rPr>
        <w:fldChar w:fldCharType="begin"/>
      </w:r>
      <w:r>
        <w:rPr>
          <w:noProof/>
          <w:webHidden/>
        </w:rPr>
        <w:instrText xml:space="preserve"> PAGEREF _Toc226010266 \h </w:instrText>
      </w:r>
      <w:r>
        <w:rPr>
          <w:noProof/>
          <w:webHidden/>
        </w:rPr>
      </w:r>
      <w:r>
        <w:rPr>
          <w:noProof/>
          <w:webHidden/>
        </w:rPr>
        <w:fldChar w:fldCharType="separate"/>
      </w:r>
      <w:r w:rsidR="00415255">
        <w:rPr>
          <w:noProof/>
          <w:webHidden/>
        </w:rPr>
        <w:t>137</w:t>
      </w:r>
      <w:r>
        <w:rPr>
          <w:noProof/>
          <w:webHidden/>
        </w:rPr>
        <w:fldChar w:fldCharType="end"/>
      </w:r>
    </w:p>
    <w:p w14:paraId="0280EB2A" w14:textId="61B3190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208</w:t>
      </w:r>
      <w:r>
        <w:rPr>
          <w:rFonts w:asciiTheme="minorHAnsi" w:eastAsiaTheme="minorEastAsia" w:hAnsiTheme="minorHAnsi" w:cstheme="minorBidi"/>
          <w:noProof/>
          <w:kern w:val="2"/>
          <w:sz w:val="24"/>
          <w:szCs w:val="24"/>
          <w:lang w:val="en-AU" w:eastAsia="en-AU"/>
          <w14:ligatures w14:val="standardContextual"/>
        </w:rPr>
        <w:tab/>
      </w:r>
      <w:r>
        <w:rPr>
          <w:noProof/>
        </w:rPr>
        <w:t>Enforcement officers</w:t>
      </w:r>
      <w:r>
        <w:rPr>
          <w:noProof/>
          <w:webHidden/>
        </w:rPr>
        <w:tab/>
      </w:r>
      <w:r>
        <w:rPr>
          <w:noProof/>
          <w:webHidden/>
        </w:rPr>
        <w:fldChar w:fldCharType="begin"/>
      </w:r>
      <w:r>
        <w:rPr>
          <w:noProof/>
          <w:webHidden/>
        </w:rPr>
        <w:instrText xml:space="preserve"> PAGEREF _Toc226010267 \h </w:instrText>
      </w:r>
      <w:r>
        <w:rPr>
          <w:noProof/>
          <w:webHidden/>
        </w:rPr>
      </w:r>
      <w:r>
        <w:rPr>
          <w:noProof/>
          <w:webHidden/>
        </w:rPr>
        <w:fldChar w:fldCharType="separate"/>
      </w:r>
      <w:r w:rsidR="00415255">
        <w:rPr>
          <w:noProof/>
          <w:webHidden/>
        </w:rPr>
        <w:t>138</w:t>
      </w:r>
      <w:r>
        <w:rPr>
          <w:noProof/>
          <w:webHidden/>
        </w:rPr>
        <w:fldChar w:fldCharType="end"/>
      </w:r>
    </w:p>
    <w:p w14:paraId="26CA52B9" w14:textId="24A2208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209</w:t>
      </w:r>
      <w:r>
        <w:rPr>
          <w:rFonts w:asciiTheme="minorHAnsi" w:eastAsiaTheme="minorEastAsia" w:hAnsiTheme="minorHAnsi" w:cstheme="minorBidi"/>
          <w:noProof/>
          <w:kern w:val="2"/>
          <w:sz w:val="24"/>
          <w:szCs w:val="24"/>
          <w:lang w:val="en-AU" w:eastAsia="en-AU"/>
          <w14:ligatures w14:val="standardContextual"/>
        </w:rPr>
        <w:tab/>
      </w:r>
      <w:r>
        <w:rPr>
          <w:noProof/>
        </w:rPr>
        <w:t>Identification of enforcement officers</w:t>
      </w:r>
      <w:r>
        <w:rPr>
          <w:noProof/>
          <w:webHidden/>
        </w:rPr>
        <w:tab/>
      </w:r>
      <w:r>
        <w:rPr>
          <w:noProof/>
          <w:webHidden/>
        </w:rPr>
        <w:fldChar w:fldCharType="begin"/>
      </w:r>
      <w:r>
        <w:rPr>
          <w:noProof/>
          <w:webHidden/>
        </w:rPr>
        <w:instrText xml:space="preserve"> PAGEREF _Toc226010268 \h </w:instrText>
      </w:r>
      <w:r>
        <w:rPr>
          <w:noProof/>
          <w:webHidden/>
        </w:rPr>
      </w:r>
      <w:r>
        <w:rPr>
          <w:noProof/>
          <w:webHidden/>
        </w:rPr>
        <w:fldChar w:fldCharType="separate"/>
      </w:r>
      <w:r w:rsidR="00415255">
        <w:rPr>
          <w:noProof/>
          <w:webHidden/>
        </w:rPr>
        <w:t>138</w:t>
      </w:r>
      <w:r>
        <w:rPr>
          <w:noProof/>
          <w:webHidden/>
        </w:rPr>
        <w:fldChar w:fldCharType="end"/>
      </w:r>
    </w:p>
    <w:p w14:paraId="3AD439FC" w14:textId="2899781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210</w:t>
      </w:r>
      <w:r>
        <w:rPr>
          <w:rFonts w:asciiTheme="minorHAnsi" w:eastAsiaTheme="minorEastAsia" w:hAnsiTheme="minorHAnsi" w:cstheme="minorBidi"/>
          <w:noProof/>
          <w:kern w:val="2"/>
          <w:sz w:val="24"/>
          <w:szCs w:val="24"/>
          <w:lang w:val="en-AU" w:eastAsia="en-AU"/>
          <w14:ligatures w14:val="standardContextual"/>
        </w:rPr>
        <w:tab/>
      </w:r>
      <w:r>
        <w:rPr>
          <w:noProof/>
        </w:rPr>
        <w:t>Power to serve a notice</w:t>
      </w:r>
      <w:r>
        <w:rPr>
          <w:noProof/>
          <w:webHidden/>
        </w:rPr>
        <w:tab/>
      </w:r>
      <w:r>
        <w:rPr>
          <w:noProof/>
          <w:webHidden/>
        </w:rPr>
        <w:fldChar w:fldCharType="begin"/>
      </w:r>
      <w:r>
        <w:rPr>
          <w:noProof/>
          <w:webHidden/>
        </w:rPr>
        <w:instrText xml:space="preserve"> PAGEREF _Toc226010269 \h </w:instrText>
      </w:r>
      <w:r>
        <w:rPr>
          <w:noProof/>
          <w:webHidden/>
        </w:rPr>
      </w:r>
      <w:r>
        <w:rPr>
          <w:noProof/>
          <w:webHidden/>
        </w:rPr>
        <w:fldChar w:fldCharType="separate"/>
      </w:r>
      <w:r w:rsidR="00415255">
        <w:rPr>
          <w:noProof/>
          <w:webHidden/>
        </w:rPr>
        <w:t>139</w:t>
      </w:r>
      <w:r>
        <w:rPr>
          <w:noProof/>
          <w:webHidden/>
        </w:rPr>
        <w:fldChar w:fldCharType="end"/>
      </w:r>
    </w:p>
    <w:p w14:paraId="7AC13A8E" w14:textId="79B3B47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212</w:t>
      </w:r>
      <w:r>
        <w:rPr>
          <w:rFonts w:asciiTheme="minorHAnsi" w:eastAsiaTheme="minorEastAsia" w:hAnsiTheme="minorHAnsi" w:cstheme="minorBidi"/>
          <w:noProof/>
          <w:kern w:val="2"/>
          <w:sz w:val="24"/>
          <w:szCs w:val="24"/>
          <w:lang w:val="en-AU" w:eastAsia="en-AU"/>
          <w14:ligatures w14:val="standardContextual"/>
        </w:rPr>
        <w:tab/>
      </w:r>
      <w:r>
        <w:rPr>
          <w:noProof/>
        </w:rPr>
        <w:t>Infringement penalty</w:t>
      </w:r>
      <w:r>
        <w:rPr>
          <w:noProof/>
          <w:webHidden/>
        </w:rPr>
        <w:tab/>
      </w:r>
      <w:r>
        <w:rPr>
          <w:noProof/>
          <w:webHidden/>
        </w:rPr>
        <w:fldChar w:fldCharType="begin"/>
      </w:r>
      <w:r>
        <w:rPr>
          <w:noProof/>
          <w:webHidden/>
        </w:rPr>
        <w:instrText xml:space="preserve"> PAGEREF _Toc226010270 \h </w:instrText>
      </w:r>
      <w:r>
        <w:rPr>
          <w:noProof/>
          <w:webHidden/>
        </w:rPr>
      </w:r>
      <w:r>
        <w:rPr>
          <w:noProof/>
          <w:webHidden/>
        </w:rPr>
        <w:fldChar w:fldCharType="separate"/>
      </w:r>
      <w:r w:rsidR="00415255">
        <w:rPr>
          <w:noProof/>
          <w:webHidden/>
        </w:rPr>
        <w:t>140</w:t>
      </w:r>
      <w:r>
        <w:rPr>
          <w:noProof/>
          <w:webHidden/>
        </w:rPr>
        <w:fldChar w:fldCharType="end"/>
      </w:r>
    </w:p>
    <w:p w14:paraId="61F05AC3" w14:textId="7A6A553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215</w:t>
      </w:r>
      <w:r>
        <w:rPr>
          <w:rFonts w:asciiTheme="minorHAnsi" w:eastAsiaTheme="minorEastAsia" w:hAnsiTheme="minorHAnsi" w:cstheme="minorBidi"/>
          <w:noProof/>
          <w:kern w:val="2"/>
          <w:sz w:val="24"/>
          <w:szCs w:val="24"/>
          <w:lang w:val="en-AU" w:eastAsia="en-AU"/>
          <w14:ligatures w14:val="standardContextual"/>
        </w:rPr>
        <w:tab/>
      </w:r>
      <w:r>
        <w:rPr>
          <w:noProof/>
        </w:rPr>
        <w:t>Additional effect of expiation</w:t>
      </w:r>
      <w:r>
        <w:rPr>
          <w:noProof/>
          <w:webHidden/>
        </w:rPr>
        <w:tab/>
      </w:r>
      <w:r>
        <w:rPr>
          <w:noProof/>
          <w:webHidden/>
        </w:rPr>
        <w:fldChar w:fldCharType="begin"/>
      </w:r>
      <w:r>
        <w:rPr>
          <w:noProof/>
          <w:webHidden/>
        </w:rPr>
        <w:instrText xml:space="preserve"> PAGEREF _Toc226010271 \h </w:instrText>
      </w:r>
      <w:r>
        <w:rPr>
          <w:noProof/>
          <w:webHidden/>
        </w:rPr>
      </w:r>
      <w:r>
        <w:rPr>
          <w:noProof/>
          <w:webHidden/>
        </w:rPr>
        <w:fldChar w:fldCharType="separate"/>
      </w:r>
      <w:r w:rsidR="00415255">
        <w:rPr>
          <w:noProof/>
          <w:webHidden/>
        </w:rPr>
        <w:t>140</w:t>
      </w:r>
      <w:r>
        <w:rPr>
          <w:noProof/>
          <w:webHidden/>
        </w:rPr>
        <w:fldChar w:fldCharType="end"/>
      </w:r>
    </w:p>
    <w:p w14:paraId="5CD6CA5F" w14:textId="241A4A5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216</w:t>
      </w:r>
      <w:r>
        <w:rPr>
          <w:rFonts w:asciiTheme="minorHAnsi" w:eastAsiaTheme="minorEastAsia" w:hAnsiTheme="minorHAnsi" w:cstheme="minorBidi"/>
          <w:noProof/>
          <w:kern w:val="2"/>
          <w:sz w:val="24"/>
          <w:szCs w:val="24"/>
          <w:lang w:val="en-AU" w:eastAsia="en-AU"/>
          <w14:ligatures w14:val="standardContextual"/>
        </w:rPr>
        <w:tab/>
      </w:r>
      <w:r>
        <w:rPr>
          <w:noProof/>
        </w:rPr>
        <w:t>Application of penalty</w:t>
      </w:r>
      <w:r>
        <w:rPr>
          <w:noProof/>
          <w:webHidden/>
        </w:rPr>
        <w:tab/>
      </w:r>
      <w:r>
        <w:rPr>
          <w:noProof/>
          <w:webHidden/>
        </w:rPr>
        <w:fldChar w:fldCharType="begin"/>
      </w:r>
      <w:r>
        <w:rPr>
          <w:noProof/>
          <w:webHidden/>
        </w:rPr>
        <w:instrText xml:space="preserve"> PAGEREF _Toc226010272 \h </w:instrText>
      </w:r>
      <w:r>
        <w:rPr>
          <w:noProof/>
          <w:webHidden/>
        </w:rPr>
      </w:r>
      <w:r>
        <w:rPr>
          <w:noProof/>
          <w:webHidden/>
        </w:rPr>
        <w:fldChar w:fldCharType="separate"/>
      </w:r>
      <w:r w:rsidR="00415255">
        <w:rPr>
          <w:noProof/>
          <w:webHidden/>
        </w:rPr>
        <w:t>141</w:t>
      </w:r>
      <w:r>
        <w:rPr>
          <w:noProof/>
          <w:webHidden/>
        </w:rPr>
        <w:fldChar w:fldCharType="end"/>
      </w:r>
    </w:p>
    <w:p w14:paraId="371E8F0E" w14:textId="55ADFB11"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218</w:t>
      </w:r>
      <w:r>
        <w:rPr>
          <w:rFonts w:asciiTheme="minorHAnsi" w:eastAsiaTheme="minorEastAsia" w:hAnsiTheme="minorHAnsi" w:cstheme="minorBidi"/>
          <w:noProof/>
          <w:kern w:val="2"/>
          <w:sz w:val="24"/>
          <w:szCs w:val="24"/>
          <w:lang w:val="en-AU" w:eastAsia="en-AU"/>
          <w14:ligatures w14:val="standardContextual"/>
        </w:rPr>
        <w:tab/>
      </w:r>
      <w:r>
        <w:rPr>
          <w:noProof/>
        </w:rPr>
        <w:t>Enforcement of infringement penalty</w:t>
      </w:r>
      <w:r>
        <w:rPr>
          <w:noProof/>
          <w:webHidden/>
        </w:rPr>
        <w:tab/>
      </w:r>
      <w:r>
        <w:rPr>
          <w:noProof/>
          <w:webHidden/>
        </w:rPr>
        <w:fldChar w:fldCharType="begin"/>
      </w:r>
      <w:r>
        <w:rPr>
          <w:noProof/>
          <w:webHidden/>
        </w:rPr>
        <w:instrText xml:space="preserve"> PAGEREF _Toc226010273 \h </w:instrText>
      </w:r>
      <w:r>
        <w:rPr>
          <w:noProof/>
          <w:webHidden/>
        </w:rPr>
      </w:r>
      <w:r>
        <w:rPr>
          <w:noProof/>
          <w:webHidden/>
        </w:rPr>
        <w:fldChar w:fldCharType="separate"/>
      </w:r>
      <w:r w:rsidR="00415255">
        <w:rPr>
          <w:noProof/>
          <w:webHidden/>
        </w:rPr>
        <w:t>141</w:t>
      </w:r>
      <w:r>
        <w:rPr>
          <w:noProof/>
          <w:webHidden/>
        </w:rPr>
        <w:fldChar w:fldCharType="end"/>
      </w:r>
    </w:p>
    <w:p w14:paraId="2A62DF2F" w14:textId="3805915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219</w:t>
      </w:r>
      <w:r>
        <w:rPr>
          <w:rFonts w:asciiTheme="minorHAnsi" w:eastAsiaTheme="minorEastAsia" w:hAnsiTheme="minorHAnsi" w:cstheme="minorBidi"/>
          <w:noProof/>
          <w:kern w:val="2"/>
          <w:sz w:val="24"/>
          <w:szCs w:val="24"/>
          <w:lang w:val="en-AU" w:eastAsia="en-AU"/>
          <w14:ligatures w14:val="standardContextual"/>
        </w:rPr>
        <w:tab/>
      </w:r>
      <w:r>
        <w:rPr>
          <w:noProof/>
        </w:rPr>
        <w:t>Operator onus offence</w:t>
      </w:r>
      <w:r>
        <w:rPr>
          <w:noProof/>
          <w:webHidden/>
        </w:rPr>
        <w:tab/>
      </w:r>
      <w:r>
        <w:rPr>
          <w:noProof/>
          <w:webHidden/>
        </w:rPr>
        <w:fldChar w:fldCharType="begin"/>
      </w:r>
      <w:r>
        <w:rPr>
          <w:noProof/>
          <w:webHidden/>
        </w:rPr>
        <w:instrText xml:space="preserve"> PAGEREF _Toc226010274 \h </w:instrText>
      </w:r>
      <w:r>
        <w:rPr>
          <w:noProof/>
          <w:webHidden/>
        </w:rPr>
      </w:r>
      <w:r>
        <w:rPr>
          <w:noProof/>
          <w:webHidden/>
        </w:rPr>
        <w:fldChar w:fldCharType="separate"/>
      </w:r>
      <w:r w:rsidR="00415255">
        <w:rPr>
          <w:noProof/>
          <w:webHidden/>
        </w:rPr>
        <w:t>142</w:t>
      </w:r>
      <w:r>
        <w:rPr>
          <w:noProof/>
          <w:webHidden/>
        </w:rPr>
        <w:fldChar w:fldCharType="end"/>
      </w:r>
    </w:p>
    <w:p w14:paraId="2E18D269" w14:textId="28351EA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219A</w:t>
      </w:r>
      <w:r>
        <w:rPr>
          <w:rFonts w:asciiTheme="minorHAnsi" w:eastAsiaTheme="minorEastAsia" w:hAnsiTheme="minorHAnsi" w:cstheme="minorBidi"/>
          <w:noProof/>
          <w:kern w:val="2"/>
          <w:sz w:val="24"/>
          <w:szCs w:val="24"/>
          <w:lang w:val="en-AU" w:eastAsia="en-AU"/>
          <w14:ligatures w14:val="standardContextual"/>
        </w:rPr>
        <w:tab/>
      </w:r>
      <w:r>
        <w:rPr>
          <w:noProof/>
        </w:rPr>
        <w:t>Extension of time if no actual notice for offence to drive unregistered vehicle in toll zone</w:t>
      </w:r>
      <w:r>
        <w:rPr>
          <w:noProof/>
          <w:webHidden/>
        </w:rPr>
        <w:tab/>
      </w:r>
      <w:r>
        <w:rPr>
          <w:noProof/>
          <w:webHidden/>
        </w:rPr>
        <w:fldChar w:fldCharType="begin"/>
      </w:r>
      <w:r>
        <w:rPr>
          <w:noProof/>
          <w:webHidden/>
        </w:rPr>
        <w:instrText xml:space="preserve"> PAGEREF _Toc226010275 \h </w:instrText>
      </w:r>
      <w:r>
        <w:rPr>
          <w:noProof/>
          <w:webHidden/>
        </w:rPr>
      </w:r>
      <w:r>
        <w:rPr>
          <w:noProof/>
          <w:webHidden/>
        </w:rPr>
        <w:fldChar w:fldCharType="separate"/>
      </w:r>
      <w:r w:rsidR="00415255">
        <w:rPr>
          <w:noProof/>
          <w:webHidden/>
        </w:rPr>
        <w:t>143</w:t>
      </w:r>
      <w:r>
        <w:rPr>
          <w:noProof/>
          <w:webHidden/>
        </w:rPr>
        <w:fldChar w:fldCharType="end"/>
      </w:r>
    </w:p>
    <w:p w14:paraId="094CD2CD" w14:textId="3FDDF357"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5</w:t>
      </w:r>
      <w:r w:rsidRPr="00CE3785">
        <w:rPr>
          <w:bCs/>
          <w:noProof/>
        </w:rPr>
        <w:t>—</w:t>
      </w:r>
      <w:r>
        <w:rPr>
          <w:noProof/>
        </w:rPr>
        <w:t>Evidentiary provisions</w:t>
      </w:r>
      <w:r>
        <w:rPr>
          <w:noProof/>
          <w:webHidden/>
        </w:rPr>
        <w:tab/>
      </w:r>
      <w:r>
        <w:rPr>
          <w:noProof/>
          <w:webHidden/>
        </w:rPr>
        <w:fldChar w:fldCharType="begin"/>
      </w:r>
      <w:r>
        <w:rPr>
          <w:noProof/>
          <w:webHidden/>
        </w:rPr>
        <w:instrText xml:space="preserve"> PAGEREF _Toc226010276 \h </w:instrText>
      </w:r>
      <w:r>
        <w:rPr>
          <w:noProof/>
          <w:webHidden/>
        </w:rPr>
      </w:r>
      <w:r>
        <w:rPr>
          <w:noProof/>
          <w:webHidden/>
        </w:rPr>
        <w:fldChar w:fldCharType="separate"/>
      </w:r>
      <w:r w:rsidR="00415255">
        <w:rPr>
          <w:noProof/>
          <w:webHidden/>
        </w:rPr>
        <w:t>149</w:t>
      </w:r>
      <w:r>
        <w:rPr>
          <w:noProof/>
          <w:webHidden/>
        </w:rPr>
        <w:fldChar w:fldCharType="end"/>
      </w:r>
    </w:p>
    <w:p w14:paraId="633FAEFA" w14:textId="1B8E75D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220</w:t>
      </w:r>
      <w:r>
        <w:rPr>
          <w:rFonts w:asciiTheme="minorHAnsi" w:eastAsiaTheme="minorEastAsia" w:hAnsiTheme="minorHAnsi" w:cstheme="minorBidi"/>
          <w:noProof/>
          <w:kern w:val="2"/>
          <w:sz w:val="24"/>
          <w:szCs w:val="24"/>
          <w:lang w:val="en-AU" w:eastAsia="en-AU"/>
          <w14:ligatures w14:val="standardContextual"/>
        </w:rPr>
        <w:tab/>
      </w:r>
      <w:r>
        <w:rPr>
          <w:noProof/>
        </w:rPr>
        <w:t>Proof that vehicle driven on EastLink</w:t>
      </w:r>
      <w:r w:rsidRPr="00CE3785">
        <w:rPr>
          <w:noProof/>
        </w:rPr>
        <w:t xml:space="preserve"> </w:t>
      </w:r>
      <w:r>
        <w:rPr>
          <w:noProof/>
        </w:rPr>
        <w:t>in a toll zone</w:t>
      </w:r>
      <w:r>
        <w:rPr>
          <w:noProof/>
          <w:webHidden/>
        </w:rPr>
        <w:tab/>
      </w:r>
      <w:r>
        <w:rPr>
          <w:noProof/>
          <w:webHidden/>
        </w:rPr>
        <w:fldChar w:fldCharType="begin"/>
      </w:r>
      <w:r>
        <w:rPr>
          <w:noProof/>
          <w:webHidden/>
        </w:rPr>
        <w:instrText xml:space="preserve"> PAGEREF _Toc226010277 \h </w:instrText>
      </w:r>
      <w:r>
        <w:rPr>
          <w:noProof/>
          <w:webHidden/>
        </w:rPr>
      </w:r>
      <w:r>
        <w:rPr>
          <w:noProof/>
          <w:webHidden/>
        </w:rPr>
        <w:fldChar w:fldCharType="separate"/>
      </w:r>
      <w:r w:rsidR="00415255">
        <w:rPr>
          <w:noProof/>
          <w:webHidden/>
        </w:rPr>
        <w:t>149</w:t>
      </w:r>
      <w:r>
        <w:rPr>
          <w:noProof/>
          <w:webHidden/>
        </w:rPr>
        <w:fldChar w:fldCharType="end"/>
      </w:r>
    </w:p>
    <w:p w14:paraId="1D28A8FB" w14:textId="22B8CE0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221</w:t>
      </w:r>
      <w:r>
        <w:rPr>
          <w:rFonts w:asciiTheme="minorHAnsi" w:eastAsiaTheme="minorEastAsia" w:hAnsiTheme="minorHAnsi" w:cstheme="minorBidi"/>
          <w:noProof/>
          <w:kern w:val="2"/>
          <w:sz w:val="24"/>
          <w:szCs w:val="24"/>
          <w:lang w:val="en-AU" w:eastAsia="en-AU"/>
          <w14:ligatures w14:val="standardContextual"/>
        </w:rPr>
        <w:tab/>
      </w:r>
      <w:r>
        <w:rPr>
          <w:noProof/>
        </w:rPr>
        <w:t>Evidence of certificate or document from Transport Secretary</w:t>
      </w:r>
      <w:r>
        <w:rPr>
          <w:noProof/>
          <w:webHidden/>
        </w:rPr>
        <w:tab/>
      </w:r>
      <w:r>
        <w:rPr>
          <w:noProof/>
          <w:webHidden/>
        </w:rPr>
        <w:fldChar w:fldCharType="begin"/>
      </w:r>
      <w:r>
        <w:rPr>
          <w:noProof/>
          <w:webHidden/>
        </w:rPr>
        <w:instrText xml:space="preserve"> PAGEREF _Toc226010278 \h </w:instrText>
      </w:r>
      <w:r>
        <w:rPr>
          <w:noProof/>
          <w:webHidden/>
        </w:rPr>
      </w:r>
      <w:r>
        <w:rPr>
          <w:noProof/>
          <w:webHidden/>
        </w:rPr>
        <w:fldChar w:fldCharType="separate"/>
      </w:r>
      <w:r w:rsidR="00415255">
        <w:rPr>
          <w:noProof/>
          <w:webHidden/>
        </w:rPr>
        <w:t>150</w:t>
      </w:r>
      <w:r>
        <w:rPr>
          <w:noProof/>
          <w:webHidden/>
        </w:rPr>
        <w:fldChar w:fldCharType="end"/>
      </w:r>
    </w:p>
    <w:p w14:paraId="3BE757D6" w14:textId="7578E99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221A</w:t>
      </w:r>
      <w:r>
        <w:rPr>
          <w:rFonts w:asciiTheme="minorHAnsi" w:eastAsiaTheme="minorEastAsia" w:hAnsiTheme="minorHAnsi" w:cstheme="minorBidi"/>
          <w:noProof/>
          <w:kern w:val="2"/>
          <w:sz w:val="24"/>
          <w:szCs w:val="24"/>
          <w:lang w:val="en-AU" w:eastAsia="en-AU"/>
          <w14:ligatures w14:val="standardContextual"/>
        </w:rPr>
        <w:tab/>
      </w:r>
      <w:r>
        <w:rPr>
          <w:noProof/>
        </w:rPr>
        <w:t>General evidentiary provision</w:t>
      </w:r>
      <w:r>
        <w:rPr>
          <w:noProof/>
          <w:webHidden/>
        </w:rPr>
        <w:tab/>
      </w:r>
      <w:r>
        <w:rPr>
          <w:noProof/>
          <w:webHidden/>
        </w:rPr>
        <w:fldChar w:fldCharType="begin"/>
      </w:r>
      <w:r>
        <w:rPr>
          <w:noProof/>
          <w:webHidden/>
        </w:rPr>
        <w:instrText xml:space="preserve"> PAGEREF _Toc226010279 \h </w:instrText>
      </w:r>
      <w:r>
        <w:rPr>
          <w:noProof/>
          <w:webHidden/>
        </w:rPr>
      </w:r>
      <w:r>
        <w:rPr>
          <w:noProof/>
          <w:webHidden/>
        </w:rPr>
        <w:fldChar w:fldCharType="separate"/>
      </w:r>
      <w:r w:rsidR="00415255">
        <w:rPr>
          <w:noProof/>
          <w:webHidden/>
        </w:rPr>
        <w:t>152</w:t>
      </w:r>
      <w:r>
        <w:rPr>
          <w:noProof/>
          <w:webHidden/>
        </w:rPr>
        <w:fldChar w:fldCharType="end"/>
      </w:r>
    </w:p>
    <w:p w14:paraId="35217E7D" w14:textId="25FD7C7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222</w:t>
      </w:r>
      <w:r>
        <w:rPr>
          <w:rFonts w:asciiTheme="minorHAnsi" w:eastAsiaTheme="minorEastAsia" w:hAnsiTheme="minorHAnsi" w:cstheme="minorBidi"/>
          <w:noProof/>
          <w:kern w:val="2"/>
          <w:sz w:val="24"/>
          <w:szCs w:val="24"/>
          <w:lang w:val="en-AU" w:eastAsia="en-AU"/>
          <w14:ligatures w14:val="standardContextual"/>
        </w:rPr>
        <w:tab/>
      </w:r>
      <w:r>
        <w:rPr>
          <w:noProof/>
        </w:rPr>
        <w:t>Evidence of certificate issued by Freeway Corporation</w:t>
      </w:r>
      <w:r>
        <w:rPr>
          <w:noProof/>
          <w:webHidden/>
        </w:rPr>
        <w:tab/>
      </w:r>
      <w:r>
        <w:rPr>
          <w:noProof/>
          <w:webHidden/>
        </w:rPr>
        <w:fldChar w:fldCharType="begin"/>
      </w:r>
      <w:r>
        <w:rPr>
          <w:noProof/>
          <w:webHidden/>
        </w:rPr>
        <w:instrText xml:space="preserve"> PAGEREF _Toc226010280 \h </w:instrText>
      </w:r>
      <w:r>
        <w:rPr>
          <w:noProof/>
          <w:webHidden/>
        </w:rPr>
      </w:r>
      <w:r>
        <w:rPr>
          <w:noProof/>
          <w:webHidden/>
        </w:rPr>
        <w:fldChar w:fldCharType="separate"/>
      </w:r>
      <w:r w:rsidR="00415255">
        <w:rPr>
          <w:noProof/>
          <w:webHidden/>
        </w:rPr>
        <w:t>152</w:t>
      </w:r>
      <w:r>
        <w:rPr>
          <w:noProof/>
          <w:webHidden/>
        </w:rPr>
        <w:fldChar w:fldCharType="end"/>
      </w:r>
    </w:p>
    <w:p w14:paraId="60FE61C4" w14:textId="696094F5"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6</w:t>
      </w:r>
      <w:r w:rsidRPr="00CE3785">
        <w:rPr>
          <w:bCs/>
          <w:noProof/>
        </w:rPr>
        <w:t>—Disclosure</w:t>
      </w:r>
      <w:r>
        <w:rPr>
          <w:noProof/>
        </w:rPr>
        <w:t xml:space="preserve"> and keeping of records</w:t>
      </w:r>
      <w:r>
        <w:rPr>
          <w:noProof/>
          <w:webHidden/>
        </w:rPr>
        <w:tab/>
      </w:r>
      <w:r>
        <w:rPr>
          <w:noProof/>
          <w:webHidden/>
        </w:rPr>
        <w:fldChar w:fldCharType="begin"/>
      </w:r>
      <w:r>
        <w:rPr>
          <w:noProof/>
          <w:webHidden/>
        </w:rPr>
        <w:instrText xml:space="preserve"> PAGEREF _Toc226010281 \h </w:instrText>
      </w:r>
      <w:r>
        <w:rPr>
          <w:noProof/>
          <w:webHidden/>
        </w:rPr>
      </w:r>
      <w:r>
        <w:rPr>
          <w:noProof/>
          <w:webHidden/>
        </w:rPr>
        <w:fldChar w:fldCharType="separate"/>
      </w:r>
      <w:r w:rsidR="00415255">
        <w:rPr>
          <w:noProof/>
          <w:webHidden/>
        </w:rPr>
        <w:t>153</w:t>
      </w:r>
      <w:r>
        <w:rPr>
          <w:noProof/>
          <w:webHidden/>
        </w:rPr>
        <w:fldChar w:fldCharType="end"/>
      </w:r>
    </w:p>
    <w:p w14:paraId="19F98CAC" w14:textId="4E1C8ED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223</w:t>
      </w:r>
      <w:r>
        <w:rPr>
          <w:rFonts w:asciiTheme="minorHAnsi" w:eastAsiaTheme="minorEastAsia" w:hAnsiTheme="minorHAnsi" w:cstheme="minorBidi"/>
          <w:noProof/>
          <w:kern w:val="2"/>
          <w:sz w:val="24"/>
          <w:szCs w:val="24"/>
          <w:lang w:val="en-AU" w:eastAsia="en-AU"/>
          <w14:ligatures w14:val="standardContextual"/>
        </w:rPr>
        <w:tab/>
      </w:r>
      <w:r>
        <w:rPr>
          <w:noProof/>
        </w:rPr>
        <w:t>Transport Secretary may disclose certain information</w:t>
      </w:r>
      <w:r>
        <w:rPr>
          <w:noProof/>
          <w:webHidden/>
        </w:rPr>
        <w:tab/>
      </w:r>
      <w:r>
        <w:rPr>
          <w:noProof/>
          <w:webHidden/>
        </w:rPr>
        <w:fldChar w:fldCharType="begin"/>
      </w:r>
      <w:r>
        <w:rPr>
          <w:noProof/>
          <w:webHidden/>
        </w:rPr>
        <w:instrText xml:space="preserve"> PAGEREF _Toc226010282 \h </w:instrText>
      </w:r>
      <w:r>
        <w:rPr>
          <w:noProof/>
          <w:webHidden/>
        </w:rPr>
      </w:r>
      <w:r>
        <w:rPr>
          <w:noProof/>
          <w:webHidden/>
        </w:rPr>
        <w:fldChar w:fldCharType="separate"/>
      </w:r>
      <w:r w:rsidR="00415255">
        <w:rPr>
          <w:noProof/>
          <w:webHidden/>
        </w:rPr>
        <w:t>153</w:t>
      </w:r>
      <w:r>
        <w:rPr>
          <w:noProof/>
          <w:webHidden/>
        </w:rPr>
        <w:fldChar w:fldCharType="end"/>
      </w:r>
    </w:p>
    <w:p w14:paraId="15966E9D" w14:textId="03F37C2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223A</w:t>
      </w:r>
      <w:r>
        <w:rPr>
          <w:rFonts w:asciiTheme="minorHAnsi" w:eastAsiaTheme="minorEastAsia" w:hAnsiTheme="minorHAnsi" w:cstheme="minorBidi"/>
          <w:noProof/>
          <w:kern w:val="2"/>
          <w:sz w:val="24"/>
          <w:szCs w:val="24"/>
          <w:lang w:val="en-AU" w:eastAsia="en-AU"/>
          <w14:ligatures w14:val="standardContextual"/>
        </w:rPr>
        <w:tab/>
      </w:r>
      <w:r>
        <w:rPr>
          <w:noProof/>
        </w:rPr>
        <w:t>Transport Secretary must disclose certain interstate information</w:t>
      </w:r>
      <w:r>
        <w:rPr>
          <w:noProof/>
          <w:webHidden/>
        </w:rPr>
        <w:tab/>
      </w:r>
      <w:r>
        <w:rPr>
          <w:noProof/>
          <w:webHidden/>
        </w:rPr>
        <w:fldChar w:fldCharType="begin"/>
      </w:r>
      <w:r>
        <w:rPr>
          <w:noProof/>
          <w:webHidden/>
        </w:rPr>
        <w:instrText xml:space="preserve"> PAGEREF _Toc226010283 \h </w:instrText>
      </w:r>
      <w:r>
        <w:rPr>
          <w:noProof/>
          <w:webHidden/>
        </w:rPr>
      </w:r>
      <w:r>
        <w:rPr>
          <w:noProof/>
          <w:webHidden/>
        </w:rPr>
        <w:fldChar w:fldCharType="separate"/>
      </w:r>
      <w:r w:rsidR="00415255">
        <w:rPr>
          <w:noProof/>
          <w:webHidden/>
        </w:rPr>
        <w:t>155</w:t>
      </w:r>
      <w:r>
        <w:rPr>
          <w:noProof/>
          <w:webHidden/>
        </w:rPr>
        <w:fldChar w:fldCharType="end"/>
      </w:r>
    </w:p>
    <w:p w14:paraId="471E457E" w14:textId="7A7CD82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224</w:t>
      </w:r>
      <w:r>
        <w:rPr>
          <w:rFonts w:asciiTheme="minorHAnsi" w:eastAsiaTheme="minorEastAsia" w:hAnsiTheme="minorHAnsi" w:cstheme="minorBidi"/>
          <w:noProof/>
          <w:kern w:val="2"/>
          <w:sz w:val="24"/>
          <w:szCs w:val="24"/>
          <w:lang w:val="en-AU" w:eastAsia="en-AU"/>
          <w14:ligatures w14:val="standardContextual"/>
        </w:rPr>
        <w:tab/>
      </w:r>
      <w:r>
        <w:rPr>
          <w:noProof/>
        </w:rPr>
        <w:t>Freeway Corporation to keep proper records</w:t>
      </w:r>
      <w:r>
        <w:rPr>
          <w:noProof/>
          <w:webHidden/>
        </w:rPr>
        <w:tab/>
      </w:r>
      <w:r>
        <w:rPr>
          <w:noProof/>
          <w:webHidden/>
        </w:rPr>
        <w:fldChar w:fldCharType="begin"/>
      </w:r>
      <w:r>
        <w:rPr>
          <w:noProof/>
          <w:webHidden/>
        </w:rPr>
        <w:instrText xml:space="preserve"> PAGEREF _Toc226010284 \h </w:instrText>
      </w:r>
      <w:r>
        <w:rPr>
          <w:noProof/>
          <w:webHidden/>
        </w:rPr>
      </w:r>
      <w:r>
        <w:rPr>
          <w:noProof/>
          <w:webHidden/>
        </w:rPr>
        <w:fldChar w:fldCharType="separate"/>
      </w:r>
      <w:r w:rsidR="00415255">
        <w:rPr>
          <w:noProof/>
          <w:webHidden/>
        </w:rPr>
        <w:t>157</w:t>
      </w:r>
      <w:r>
        <w:rPr>
          <w:noProof/>
          <w:webHidden/>
        </w:rPr>
        <w:fldChar w:fldCharType="end"/>
      </w:r>
    </w:p>
    <w:p w14:paraId="6F5CBF0C" w14:textId="20D37D2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225</w:t>
      </w:r>
      <w:r>
        <w:rPr>
          <w:rFonts w:asciiTheme="minorHAnsi" w:eastAsiaTheme="minorEastAsia" w:hAnsiTheme="minorHAnsi" w:cstheme="minorBidi"/>
          <w:noProof/>
          <w:kern w:val="2"/>
          <w:sz w:val="24"/>
          <w:szCs w:val="24"/>
          <w:lang w:val="en-AU" w:eastAsia="en-AU"/>
          <w14:ligatures w14:val="standardContextual"/>
        </w:rPr>
        <w:tab/>
      </w:r>
      <w:r>
        <w:rPr>
          <w:noProof/>
        </w:rPr>
        <w:t>Destruction of records</w:t>
      </w:r>
      <w:r>
        <w:rPr>
          <w:noProof/>
          <w:webHidden/>
        </w:rPr>
        <w:tab/>
      </w:r>
      <w:r>
        <w:rPr>
          <w:noProof/>
          <w:webHidden/>
        </w:rPr>
        <w:fldChar w:fldCharType="begin"/>
      </w:r>
      <w:r>
        <w:rPr>
          <w:noProof/>
          <w:webHidden/>
        </w:rPr>
        <w:instrText xml:space="preserve"> PAGEREF _Toc226010285 \h </w:instrText>
      </w:r>
      <w:r>
        <w:rPr>
          <w:noProof/>
          <w:webHidden/>
        </w:rPr>
      </w:r>
      <w:r>
        <w:rPr>
          <w:noProof/>
          <w:webHidden/>
        </w:rPr>
        <w:fldChar w:fldCharType="separate"/>
      </w:r>
      <w:r w:rsidR="00415255">
        <w:rPr>
          <w:noProof/>
          <w:webHidden/>
        </w:rPr>
        <w:t>157</w:t>
      </w:r>
      <w:r>
        <w:rPr>
          <w:noProof/>
          <w:webHidden/>
        </w:rPr>
        <w:fldChar w:fldCharType="end"/>
      </w:r>
    </w:p>
    <w:p w14:paraId="541A2C1D" w14:textId="3673956B"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7—North East Link roaming agreement</w:t>
      </w:r>
      <w:r>
        <w:rPr>
          <w:noProof/>
          <w:webHidden/>
        </w:rPr>
        <w:tab/>
      </w:r>
      <w:r>
        <w:rPr>
          <w:noProof/>
          <w:webHidden/>
        </w:rPr>
        <w:fldChar w:fldCharType="begin"/>
      </w:r>
      <w:r>
        <w:rPr>
          <w:noProof/>
          <w:webHidden/>
        </w:rPr>
        <w:instrText xml:space="preserve"> PAGEREF _Toc226010286 \h </w:instrText>
      </w:r>
      <w:r>
        <w:rPr>
          <w:noProof/>
          <w:webHidden/>
        </w:rPr>
      </w:r>
      <w:r>
        <w:rPr>
          <w:noProof/>
          <w:webHidden/>
        </w:rPr>
        <w:fldChar w:fldCharType="separate"/>
      </w:r>
      <w:r w:rsidR="00415255">
        <w:rPr>
          <w:noProof/>
          <w:webHidden/>
        </w:rPr>
        <w:t>157</w:t>
      </w:r>
      <w:r>
        <w:rPr>
          <w:noProof/>
          <w:webHidden/>
        </w:rPr>
        <w:fldChar w:fldCharType="end"/>
      </w:r>
    </w:p>
    <w:p w14:paraId="0B1B3F03" w14:textId="7E91732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225A</w:t>
      </w:r>
      <w:r>
        <w:rPr>
          <w:rFonts w:asciiTheme="minorHAnsi" w:eastAsiaTheme="minorEastAsia" w:hAnsiTheme="minorHAnsi" w:cstheme="minorBidi"/>
          <w:noProof/>
          <w:kern w:val="2"/>
          <w:sz w:val="24"/>
          <w:szCs w:val="24"/>
          <w:lang w:val="en-AU" w:eastAsia="en-AU"/>
          <w14:ligatures w14:val="standardContextual"/>
        </w:rPr>
        <w:tab/>
      </w:r>
      <w:r>
        <w:rPr>
          <w:noProof/>
        </w:rPr>
        <w:t>Definitions</w:t>
      </w:r>
      <w:r>
        <w:rPr>
          <w:noProof/>
          <w:webHidden/>
        </w:rPr>
        <w:tab/>
      </w:r>
      <w:r>
        <w:rPr>
          <w:noProof/>
          <w:webHidden/>
        </w:rPr>
        <w:fldChar w:fldCharType="begin"/>
      </w:r>
      <w:r>
        <w:rPr>
          <w:noProof/>
          <w:webHidden/>
        </w:rPr>
        <w:instrText xml:space="preserve"> PAGEREF _Toc226010287 \h </w:instrText>
      </w:r>
      <w:r>
        <w:rPr>
          <w:noProof/>
          <w:webHidden/>
        </w:rPr>
      </w:r>
      <w:r>
        <w:rPr>
          <w:noProof/>
          <w:webHidden/>
        </w:rPr>
        <w:fldChar w:fldCharType="separate"/>
      </w:r>
      <w:r w:rsidR="00415255">
        <w:rPr>
          <w:noProof/>
          <w:webHidden/>
        </w:rPr>
        <w:t>157</w:t>
      </w:r>
      <w:r>
        <w:rPr>
          <w:noProof/>
          <w:webHidden/>
        </w:rPr>
        <w:fldChar w:fldCharType="end"/>
      </w:r>
    </w:p>
    <w:p w14:paraId="2F4D0DD6" w14:textId="780AD75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225B</w:t>
      </w:r>
      <w:r>
        <w:rPr>
          <w:rFonts w:asciiTheme="minorHAnsi" w:eastAsiaTheme="minorEastAsia" w:hAnsiTheme="minorHAnsi" w:cstheme="minorBidi"/>
          <w:noProof/>
          <w:kern w:val="2"/>
          <w:sz w:val="24"/>
          <w:szCs w:val="24"/>
          <w:lang w:val="en-AU" w:eastAsia="en-AU"/>
          <w14:ligatures w14:val="standardContextual"/>
        </w:rPr>
        <w:tab/>
      </w:r>
      <w:r>
        <w:rPr>
          <w:noProof/>
        </w:rPr>
        <w:t>Making North East Link roaming agreement</w:t>
      </w:r>
      <w:r>
        <w:rPr>
          <w:noProof/>
          <w:webHidden/>
        </w:rPr>
        <w:tab/>
      </w:r>
      <w:r>
        <w:rPr>
          <w:noProof/>
          <w:webHidden/>
        </w:rPr>
        <w:fldChar w:fldCharType="begin"/>
      </w:r>
      <w:r>
        <w:rPr>
          <w:noProof/>
          <w:webHidden/>
        </w:rPr>
        <w:instrText xml:space="preserve"> PAGEREF _Toc226010288 \h </w:instrText>
      </w:r>
      <w:r>
        <w:rPr>
          <w:noProof/>
          <w:webHidden/>
        </w:rPr>
      </w:r>
      <w:r>
        <w:rPr>
          <w:noProof/>
          <w:webHidden/>
        </w:rPr>
        <w:fldChar w:fldCharType="separate"/>
      </w:r>
      <w:r w:rsidR="00415255">
        <w:rPr>
          <w:noProof/>
          <w:webHidden/>
        </w:rPr>
        <w:t>159</w:t>
      </w:r>
      <w:r>
        <w:rPr>
          <w:noProof/>
          <w:webHidden/>
        </w:rPr>
        <w:fldChar w:fldCharType="end"/>
      </w:r>
    </w:p>
    <w:p w14:paraId="3A18A9FA" w14:textId="6F5693B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lastRenderedPageBreak/>
        <w:t>225C</w:t>
      </w:r>
      <w:r>
        <w:rPr>
          <w:rFonts w:asciiTheme="minorHAnsi" w:eastAsiaTheme="minorEastAsia" w:hAnsiTheme="minorHAnsi" w:cstheme="minorBidi"/>
          <w:noProof/>
          <w:kern w:val="2"/>
          <w:sz w:val="24"/>
          <w:szCs w:val="24"/>
          <w:lang w:val="en-AU" w:eastAsia="en-AU"/>
          <w14:ligatures w14:val="standardContextual"/>
        </w:rPr>
        <w:tab/>
      </w:r>
      <w:r>
        <w:rPr>
          <w:noProof/>
        </w:rPr>
        <w:t>Roaming fees</w:t>
      </w:r>
      <w:r>
        <w:rPr>
          <w:noProof/>
          <w:webHidden/>
        </w:rPr>
        <w:tab/>
      </w:r>
      <w:r>
        <w:rPr>
          <w:noProof/>
          <w:webHidden/>
        </w:rPr>
        <w:fldChar w:fldCharType="begin"/>
      </w:r>
      <w:r>
        <w:rPr>
          <w:noProof/>
          <w:webHidden/>
        </w:rPr>
        <w:instrText xml:space="preserve"> PAGEREF _Toc226010289 \h </w:instrText>
      </w:r>
      <w:r>
        <w:rPr>
          <w:noProof/>
          <w:webHidden/>
        </w:rPr>
      </w:r>
      <w:r>
        <w:rPr>
          <w:noProof/>
          <w:webHidden/>
        </w:rPr>
        <w:fldChar w:fldCharType="separate"/>
      </w:r>
      <w:r w:rsidR="00415255">
        <w:rPr>
          <w:noProof/>
          <w:webHidden/>
        </w:rPr>
        <w:t>159</w:t>
      </w:r>
      <w:r>
        <w:rPr>
          <w:noProof/>
          <w:webHidden/>
        </w:rPr>
        <w:fldChar w:fldCharType="end"/>
      </w:r>
    </w:p>
    <w:p w14:paraId="5F3DB07D" w14:textId="7AC6593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225D</w:t>
      </w:r>
      <w:r>
        <w:rPr>
          <w:rFonts w:asciiTheme="minorHAnsi" w:eastAsiaTheme="minorEastAsia" w:hAnsiTheme="minorHAnsi" w:cstheme="minorBidi"/>
          <w:noProof/>
          <w:kern w:val="2"/>
          <w:sz w:val="24"/>
          <w:szCs w:val="24"/>
          <w:lang w:val="en-AU" w:eastAsia="en-AU"/>
          <w14:ligatures w14:val="standardContextual"/>
        </w:rPr>
        <w:tab/>
      </w:r>
      <w:r>
        <w:rPr>
          <w:noProof/>
        </w:rPr>
        <w:t>Determination of net incremental marginal cost</w:t>
      </w:r>
      <w:r>
        <w:rPr>
          <w:noProof/>
          <w:webHidden/>
        </w:rPr>
        <w:tab/>
      </w:r>
      <w:r>
        <w:rPr>
          <w:noProof/>
          <w:webHidden/>
        </w:rPr>
        <w:fldChar w:fldCharType="begin"/>
      </w:r>
      <w:r>
        <w:rPr>
          <w:noProof/>
          <w:webHidden/>
        </w:rPr>
        <w:instrText xml:space="preserve"> PAGEREF _Toc226010290 \h </w:instrText>
      </w:r>
      <w:r>
        <w:rPr>
          <w:noProof/>
          <w:webHidden/>
        </w:rPr>
      </w:r>
      <w:r>
        <w:rPr>
          <w:noProof/>
          <w:webHidden/>
        </w:rPr>
        <w:fldChar w:fldCharType="separate"/>
      </w:r>
      <w:r w:rsidR="00415255">
        <w:rPr>
          <w:noProof/>
          <w:webHidden/>
        </w:rPr>
        <w:t>160</w:t>
      </w:r>
      <w:r>
        <w:rPr>
          <w:noProof/>
          <w:webHidden/>
        </w:rPr>
        <w:fldChar w:fldCharType="end"/>
      </w:r>
    </w:p>
    <w:p w14:paraId="5CA88EFD" w14:textId="03B04F35"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Part 10—Administration and enforcement</w:t>
      </w:r>
      <w:r w:rsidRPr="008B2E22">
        <w:rPr>
          <w:noProof/>
          <w:webHidden/>
        </w:rPr>
        <w:tab/>
      </w:r>
      <w:r w:rsidRPr="008B2E22">
        <w:rPr>
          <w:noProof/>
          <w:webHidden/>
        </w:rPr>
        <w:fldChar w:fldCharType="begin"/>
      </w:r>
      <w:r w:rsidRPr="008B2E22">
        <w:rPr>
          <w:noProof/>
          <w:webHidden/>
        </w:rPr>
        <w:instrText xml:space="preserve"> PAGEREF _Toc226010291 \h </w:instrText>
      </w:r>
      <w:r w:rsidRPr="008B2E22">
        <w:rPr>
          <w:noProof/>
          <w:webHidden/>
        </w:rPr>
      </w:r>
      <w:r w:rsidRPr="008B2E22">
        <w:rPr>
          <w:noProof/>
          <w:webHidden/>
        </w:rPr>
        <w:fldChar w:fldCharType="separate"/>
      </w:r>
      <w:r w:rsidR="00415255">
        <w:rPr>
          <w:noProof/>
          <w:webHidden/>
        </w:rPr>
        <w:t>161</w:t>
      </w:r>
      <w:r w:rsidRPr="008B2E22">
        <w:rPr>
          <w:noProof/>
          <w:webHidden/>
        </w:rPr>
        <w:fldChar w:fldCharType="end"/>
      </w:r>
    </w:p>
    <w:p w14:paraId="4982691C" w14:textId="02121A80"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1—Use of statutory powers and functions for Project</w:t>
      </w:r>
      <w:r>
        <w:rPr>
          <w:noProof/>
          <w:webHidden/>
        </w:rPr>
        <w:tab/>
      </w:r>
      <w:r>
        <w:rPr>
          <w:noProof/>
          <w:webHidden/>
        </w:rPr>
        <w:fldChar w:fldCharType="begin"/>
      </w:r>
      <w:r>
        <w:rPr>
          <w:noProof/>
          <w:webHidden/>
        </w:rPr>
        <w:instrText xml:space="preserve"> PAGEREF _Toc226010292 \h </w:instrText>
      </w:r>
      <w:r>
        <w:rPr>
          <w:noProof/>
          <w:webHidden/>
        </w:rPr>
      </w:r>
      <w:r>
        <w:rPr>
          <w:noProof/>
          <w:webHidden/>
        </w:rPr>
        <w:fldChar w:fldCharType="separate"/>
      </w:r>
      <w:r w:rsidR="00415255">
        <w:rPr>
          <w:noProof/>
          <w:webHidden/>
        </w:rPr>
        <w:t>161</w:t>
      </w:r>
      <w:r>
        <w:rPr>
          <w:noProof/>
          <w:webHidden/>
        </w:rPr>
        <w:fldChar w:fldCharType="end"/>
      </w:r>
    </w:p>
    <w:p w14:paraId="2B0731E9" w14:textId="11F1EDE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226</w:t>
      </w:r>
      <w:r>
        <w:rPr>
          <w:rFonts w:asciiTheme="minorHAnsi" w:eastAsiaTheme="minorEastAsia" w:hAnsiTheme="minorHAnsi" w:cstheme="minorBidi"/>
          <w:noProof/>
          <w:kern w:val="2"/>
          <w:sz w:val="24"/>
          <w:szCs w:val="24"/>
          <w:lang w:val="en-AU" w:eastAsia="en-AU"/>
          <w14:ligatures w14:val="standardContextual"/>
        </w:rPr>
        <w:tab/>
      </w:r>
      <w:r>
        <w:rPr>
          <w:noProof/>
        </w:rPr>
        <w:t>Governor in Council may require bodies to act</w:t>
      </w:r>
      <w:r>
        <w:rPr>
          <w:noProof/>
          <w:webHidden/>
        </w:rPr>
        <w:tab/>
      </w:r>
      <w:r>
        <w:rPr>
          <w:noProof/>
          <w:webHidden/>
        </w:rPr>
        <w:fldChar w:fldCharType="begin"/>
      </w:r>
      <w:r>
        <w:rPr>
          <w:noProof/>
          <w:webHidden/>
        </w:rPr>
        <w:instrText xml:space="preserve"> PAGEREF _Toc226010293 \h </w:instrText>
      </w:r>
      <w:r>
        <w:rPr>
          <w:noProof/>
          <w:webHidden/>
        </w:rPr>
      </w:r>
      <w:r>
        <w:rPr>
          <w:noProof/>
          <w:webHidden/>
        </w:rPr>
        <w:fldChar w:fldCharType="separate"/>
      </w:r>
      <w:r w:rsidR="00415255">
        <w:rPr>
          <w:noProof/>
          <w:webHidden/>
        </w:rPr>
        <w:t>161</w:t>
      </w:r>
      <w:r>
        <w:rPr>
          <w:noProof/>
          <w:webHidden/>
        </w:rPr>
        <w:fldChar w:fldCharType="end"/>
      </w:r>
    </w:p>
    <w:p w14:paraId="4E129036" w14:textId="7507AC2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227</w:t>
      </w:r>
      <w:r>
        <w:rPr>
          <w:rFonts w:asciiTheme="minorHAnsi" w:eastAsiaTheme="minorEastAsia" w:hAnsiTheme="minorHAnsi" w:cstheme="minorBidi"/>
          <w:noProof/>
          <w:kern w:val="2"/>
          <w:sz w:val="24"/>
          <w:szCs w:val="24"/>
          <w:lang w:val="en-AU" w:eastAsia="en-AU"/>
          <w14:ligatures w14:val="standardContextual"/>
        </w:rPr>
        <w:tab/>
      </w:r>
      <w:r>
        <w:rPr>
          <w:noProof/>
        </w:rPr>
        <w:t>Minister may direct certain bodies to act</w:t>
      </w:r>
      <w:r>
        <w:rPr>
          <w:noProof/>
          <w:webHidden/>
        </w:rPr>
        <w:tab/>
      </w:r>
      <w:r>
        <w:rPr>
          <w:noProof/>
          <w:webHidden/>
        </w:rPr>
        <w:fldChar w:fldCharType="begin"/>
      </w:r>
      <w:r>
        <w:rPr>
          <w:noProof/>
          <w:webHidden/>
        </w:rPr>
        <w:instrText xml:space="preserve"> PAGEREF _Toc226010294 \h </w:instrText>
      </w:r>
      <w:r>
        <w:rPr>
          <w:noProof/>
          <w:webHidden/>
        </w:rPr>
      </w:r>
      <w:r>
        <w:rPr>
          <w:noProof/>
          <w:webHidden/>
        </w:rPr>
        <w:fldChar w:fldCharType="separate"/>
      </w:r>
      <w:r w:rsidR="00415255">
        <w:rPr>
          <w:noProof/>
          <w:webHidden/>
        </w:rPr>
        <w:t>161</w:t>
      </w:r>
      <w:r>
        <w:rPr>
          <w:noProof/>
          <w:webHidden/>
        </w:rPr>
        <w:fldChar w:fldCharType="end"/>
      </w:r>
    </w:p>
    <w:p w14:paraId="393335EB" w14:textId="1CA851F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228</w:t>
      </w:r>
      <w:r>
        <w:rPr>
          <w:rFonts w:asciiTheme="minorHAnsi" w:eastAsiaTheme="minorEastAsia" w:hAnsiTheme="minorHAnsi" w:cstheme="minorBidi"/>
          <w:noProof/>
          <w:kern w:val="2"/>
          <w:sz w:val="24"/>
          <w:szCs w:val="24"/>
          <w:lang w:val="en-AU" w:eastAsia="en-AU"/>
          <w14:ligatures w14:val="standardContextual"/>
        </w:rPr>
        <w:tab/>
      </w:r>
      <w:r>
        <w:rPr>
          <w:noProof/>
        </w:rPr>
        <w:t>Powers of certain bodies extended</w:t>
      </w:r>
      <w:r>
        <w:rPr>
          <w:noProof/>
          <w:webHidden/>
        </w:rPr>
        <w:tab/>
      </w:r>
      <w:r>
        <w:rPr>
          <w:noProof/>
          <w:webHidden/>
        </w:rPr>
        <w:fldChar w:fldCharType="begin"/>
      </w:r>
      <w:r>
        <w:rPr>
          <w:noProof/>
          <w:webHidden/>
        </w:rPr>
        <w:instrText xml:space="preserve"> PAGEREF _Toc226010295 \h </w:instrText>
      </w:r>
      <w:r>
        <w:rPr>
          <w:noProof/>
          <w:webHidden/>
        </w:rPr>
      </w:r>
      <w:r>
        <w:rPr>
          <w:noProof/>
          <w:webHidden/>
        </w:rPr>
        <w:fldChar w:fldCharType="separate"/>
      </w:r>
      <w:r w:rsidR="00415255">
        <w:rPr>
          <w:noProof/>
          <w:webHidden/>
        </w:rPr>
        <w:t>162</w:t>
      </w:r>
      <w:r>
        <w:rPr>
          <w:noProof/>
          <w:webHidden/>
        </w:rPr>
        <w:fldChar w:fldCharType="end"/>
      </w:r>
    </w:p>
    <w:p w14:paraId="7CA84B17" w14:textId="68C53DC3"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2</w:t>
      </w:r>
      <w:r w:rsidRPr="00CE3785">
        <w:rPr>
          <w:bCs/>
          <w:noProof/>
        </w:rPr>
        <w:t>—</w:t>
      </w:r>
      <w:r>
        <w:rPr>
          <w:noProof/>
        </w:rPr>
        <w:t>Limitations on powers of Councils</w:t>
      </w:r>
      <w:r>
        <w:rPr>
          <w:noProof/>
          <w:webHidden/>
        </w:rPr>
        <w:tab/>
      </w:r>
      <w:r>
        <w:rPr>
          <w:noProof/>
          <w:webHidden/>
        </w:rPr>
        <w:fldChar w:fldCharType="begin"/>
      </w:r>
      <w:r>
        <w:rPr>
          <w:noProof/>
          <w:webHidden/>
        </w:rPr>
        <w:instrText xml:space="preserve"> PAGEREF _Toc226010296 \h </w:instrText>
      </w:r>
      <w:r>
        <w:rPr>
          <w:noProof/>
          <w:webHidden/>
        </w:rPr>
      </w:r>
      <w:r>
        <w:rPr>
          <w:noProof/>
          <w:webHidden/>
        </w:rPr>
        <w:fldChar w:fldCharType="separate"/>
      </w:r>
      <w:r w:rsidR="00415255">
        <w:rPr>
          <w:noProof/>
          <w:webHidden/>
        </w:rPr>
        <w:t>162</w:t>
      </w:r>
      <w:r>
        <w:rPr>
          <w:noProof/>
          <w:webHidden/>
        </w:rPr>
        <w:fldChar w:fldCharType="end"/>
      </w:r>
    </w:p>
    <w:p w14:paraId="5F559F93" w14:textId="208D8DE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229</w:t>
      </w:r>
      <w:r>
        <w:rPr>
          <w:rFonts w:asciiTheme="minorHAnsi" w:eastAsiaTheme="minorEastAsia" w:hAnsiTheme="minorHAnsi" w:cstheme="minorBidi"/>
          <w:noProof/>
          <w:kern w:val="2"/>
          <w:sz w:val="24"/>
          <w:szCs w:val="24"/>
          <w:lang w:val="en-AU" w:eastAsia="en-AU"/>
          <w14:ligatures w14:val="standardContextual"/>
        </w:rPr>
        <w:tab/>
      </w:r>
      <w:r>
        <w:rPr>
          <w:noProof/>
        </w:rPr>
        <w:t>Limitation on Council powers</w:t>
      </w:r>
      <w:r w:rsidRPr="00CE3785">
        <w:rPr>
          <w:bCs/>
          <w:noProof/>
        </w:rPr>
        <w:t>—</w:t>
      </w:r>
      <w:r>
        <w:rPr>
          <w:noProof/>
        </w:rPr>
        <w:t>generally</w:t>
      </w:r>
      <w:r>
        <w:rPr>
          <w:noProof/>
          <w:webHidden/>
        </w:rPr>
        <w:tab/>
      </w:r>
      <w:r>
        <w:rPr>
          <w:noProof/>
          <w:webHidden/>
        </w:rPr>
        <w:fldChar w:fldCharType="begin"/>
      </w:r>
      <w:r>
        <w:rPr>
          <w:noProof/>
          <w:webHidden/>
        </w:rPr>
        <w:instrText xml:space="preserve"> PAGEREF _Toc226010297 \h </w:instrText>
      </w:r>
      <w:r>
        <w:rPr>
          <w:noProof/>
          <w:webHidden/>
        </w:rPr>
      </w:r>
      <w:r>
        <w:rPr>
          <w:noProof/>
          <w:webHidden/>
        </w:rPr>
        <w:fldChar w:fldCharType="separate"/>
      </w:r>
      <w:r w:rsidR="00415255">
        <w:rPr>
          <w:noProof/>
          <w:webHidden/>
        </w:rPr>
        <w:t>162</w:t>
      </w:r>
      <w:r>
        <w:rPr>
          <w:noProof/>
          <w:webHidden/>
        </w:rPr>
        <w:fldChar w:fldCharType="end"/>
      </w:r>
    </w:p>
    <w:p w14:paraId="72D7ABBB" w14:textId="3B2082F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230</w:t>
      </w:r>
      <w:r>
        <w:rPr>
          <w:rFonts w:asciiTheme="minorHAnsi" w:eastAsiaTheme="minorEastAsia" w:hAnsiTheme="minorHAnsi" w:cstheme="minorBidi"/>
          <w:noProof/>
          <w:kern w:val="2"/>
          <w:sz w:val="24"/>
          <w:szCs w:val="24"/>
          <w:lang w:val="en-AU" w:eastAsia="en-AU"/>
          <w14:ligatures w14:val="standardContextual"/>
        </w:rPr>
        <w:tab/>
      </w:r>
      <w:r>
        <w:rPr>
          <w:noProof/>
        </w:rPr>
        <w:t>Limitation on powers to make local laws</w:t>
      </w:r>
      <w:r>
        <w:rPr>
          <w:noProof/>
          <w:webHidden/>
        </w:rPr>
        <w:tab/>
      </w:r>
      <w:r>
        <w:rPr>
          <w:noProof/>
          <w:webHidden/>
        </w:rPr>
        <w:fldChar w:fldCharType="begin"/>
      </w:r>
      <w:r>
        <w:rPr>
          <w:noProof/>
          <w:webHidden/>
        </w:rPr>
        <w:instrText xml:space="preserve"> PAGEREF _Toc226010298 \h </w:instrText>
      </w:r>
      <w:r>
        <w:rPr>
          <w:noProof/>
          <w:webHidden/>
        </w:rPr>
      </w:r>
      <w:r>
        <w:rPr>
          <w:noProof/>
          <w:webHidden/>
        </w:rPr>
        <w:fldChar w:fldCharType="separate"/>
      </w:r>
      <w:r w:rsidR="00415255">
        <w:rPr>
          <w:noProof/>
          <w:webHidden/>
        </w:rPr>
        <w:t>163</w:t>
      </w:r>
      <w:r>
        <w:rPr>
          <w:noProof/>
          <w:webHidden/>
        </w:rPr>
        <w:fldChar w:fldCharType="end"/>
      </w:r>
    </w:p>
    <w:p w14:paraId="56E42343" w14:textId="7CD96CFD"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3</w:t>
      </w:r>
      <w:r w:rsidRPr="00CE3785">
        <w:rPr>
          <w:bCs/>
          <w:noProof/>
        </w:rPr>
        <w:t>—</w:t>
      </w:r>
      <w:r>
        <w:rPr>
          <w:noProof/>
        </w:rPr>
        <w:t>Emergency orders</w:t>
      </w:r>
      <w:r>
        <w:rPr>
          <w:noProof/>
          <w:webHidden/>
        </w:rPr>
        <w:tab/>
      </w:r>
      <w:r>
        <w:rPr>
          <w:noProof/>
          <w:webHidden/>
        </w:rPr>
        <w:fldChar w:fldCharType="begin"/>
      </w:r>
      <w:r>
        <w:rPr>
          <w:noProof/>
          <w:webHidden/>
        </w:rPr>
        <w:instrText xml:space="preserve"> PAGEREF _Toc226010299 \h </w:instrText>
      </w:r>
      <w:r>
        <w:rPr>
          <w:noProof/>
          <w:webHidden/>
        </w:rPr>
      </w:r>
      <w:r>
        <w:rPr>
          <w:noProof/>
          <w:webHidden/>
        </w:rPr>
        <w:fldChar w:fldCharType="separate"/>
      </w:r>
      <w:r w:rsidR="00415255">
        <w:rPr>
          <w:noProof/>
          <w:webHidden/>
        </w:rPr>
        <w:t>165</w:t>
      </w:r>
      <w:r>
        <w:rPr>
          <w:noProof/>
          <w:webHidden/>
        </w:rPr>
        <w:fldChar w:fldCharType="end"/>
      </w:r>
    </w:p>
    <w:p w14:paraId="0929A4C6" w14:textId="2806579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231</w:t>
      </w:r>
      <w:r>
        <w:rPr>
          <w:rFonts w:asciiTheme="minorHAnsi" w:eastAsiaTheme="minorEastAsia" w:hAnsiTheme="minorHAnsi" w:cstheme="minorBidi"/>
          <w:noProof/>
          <w:kern w:val="2"/>
          <w:sz w:val="24"/>
          <w:szCs w:val="24"/>
          <w:lang w:val="en-AU" w:eastAsia="en-AU"/>
          <w14:ligatures w14:val="standardContextual"/>
        </w:rPr>
        <w:tab/>
      </w:r>
      <w:r>
        <w:rPr>
          <w:noProof/>
        </w:rPr>
        <w:t>Independent Reviewer</w:t>
      </w:r>
      <w:r>
        <w:rPr>
          <w:noProof/>
          <w:webHidden/>
        </w:rPr>
        <w:tab/>
      </w:r>
      <w:r>
        <w:rPr>
          <w:noProof/>
          <w:webHidden/>
        </w:rPr>
        <w:fldChar w:fldCharType="begin"/>
      </w:r>
      <w:r>
        <w:rPr>
          <w:noProof/>
          <w:webHidden/>
        </w:rPr>
        <w:instrText xml:space="preserve"> PAGEREF _Toc226010300 \h </w:instrText>
      </w:r>
      <w:r>
        <w:rPr>
          <w:noProof/>
          <w:webHidden/>
        </w:rPr>
      </w:r>
      <w:r>
        <w:rPr>
          <w:noProof/>
          <w:webHidden/>
        </w:rPr>
        <w:fldChar w:fldCharType="separate"/>
      </w:r>
      <w:r w:rsidR="00415255">
        <w:rPr>
          <w:noProof/>
          <w:webHidden/>
        </w:rPr>
        <w:t>165</w:t>
      </w:r>
      <w:r>
        <w:rPr>
          <w:noProof/>
          <w:webHidden/>
        </w:rPr>
        <w:fldChar w:fldCharType="end"/>
      </w:r>
    </w:p>
    <w:p w14:paraId="1DA2F4D5" w14:textId="2F113AF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232</w:t>
      </w:r>
      <w:r>
        <w:rPr>
          <w:rFonts w:asciiTheme="minorHAnsi" w:eastAsiaTheme="minorEastAsia" w:hAnsiTheme="minorHAnsi" w:cstheme="minorBidi"/>
          <w:noProof/>
          <w:kern w:val="2"/>
          <w:sz w:val="24"/>
          <w:szCs w:val="24"/>
          <w:lang w:val="en-AU" w:eastAsia="en-AU"/>
          <w14:ligatures w14:val="standardContextual"/>
        </w:rPr>
        <w:tab/>
      </w:r>
      <w:r>
        <w:rPr>
          <w:noProof/>
        </w:rPr>
        <w:t>Emergency orders</w:t>
      </w:r>
      <w:r>
        <w:rPr>
          <w:noProof/>
          <w:webHidden/>
        </w:rPr>
        <w:tab/>
      </w:r>
      <w:r>
        <w:rPr>
          <w:noProof/>
          <w:webHidden/>
        </w:rPr>
        <w:fldChar w:fldCharType="begin"/>
      </w:r>
      <w:r>
        <w:rPr>
          <w:noProof/>
          <w:webHidden/>
        </w:rPr>
        <w:instrText xml:space="preserve"> PAGEREF _Toc226010301 \h </w:instrText>
      </w:r>
      <w:r>
        <w:rPr>
          <w:noProof/>
          <w:webHidden/>
        </w:rPr>
      </w:r>
      <w:r>
        <w:rPr>
          <w:noProof/>
          <w:webHidden/>
        </w:rPr>
        <w:fldChar w:fldCharType="separate"/>
      </w:r>
      <w:r w:rsidR="00415255">
        <w:rPr>
          <w:noProof/>
          <w:webHidden/>
        </w:rPr>
        <w:t>165</w:t>
      </w:r>
      <w:r>
        <w:rPr>
          <w:noProof/>
          <w:webHidden/>
        </w:rPr>
        <w:fldChar w:fldCharType="end"/>
      </w:r>
    </w:p>
    <w:p w14:paraId="0F974C00" w14:textId="771321D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233</w:t>
      </w:r>
      <w:r>
        <w:rPr>
          <w:rFonts w:asciiTheme="minorHAnsi" w:eastAsiaTheme="minorEastAsia" w:hAnsiTheme="minorHAnsi" w:cstheme="minorBidi"/>
          <w:noProof/>
          <w:kern w:val="2"/>
          <w:sz w:val="24"/>
          <w:szCs w:val="24"/>
          <w:lang w:val="en-AU" w:eastAsia="en-AU"/>
          <w14:ligatures w14:val="standardContextual"/>
        </w:rPr>
        <w:tab/>
      </w:r>
      <w:r>
        <w:rPr>
          <w:noProof/>
        </w:rPr>
        <w:t>Service of emergency order</w:t>
      </w:r>
      <w:r>
        <w:rPr>
          <w:noProof/>
          <w:webHidden/>
        </w:rPr>
        <w:tab/>
      </w:r>
      <w:r>
        <w:rPr>
          <w:noProof/>
          <w:webHidden/>
        </w:rPr>
        <w:fldChar w:fldCharType="begin"/>
      </w:r>
      <w:r>
        <w:rPr>
          <w:noProof/>
          <w:webHidden/>
        </w:rPr>
        <w:instrText xml:space="preserve"> PAGEREF _Toc226010302 \h </w:instrText>
      </w:r>
      <w:r>
        <w:rPr>
          <w:noProof/>
          <w:webHidden/>
        </w:rPr>
      </w:r>
      <w:r>
        <w:rPr>
          <w:noProof/>
          <w:webHidden/>
        </w:rPr>
        <w:fldChar w:fldCharType="separate"/>
      </w:r>
      <w:r w:rsidR="00415255">
        <w:rPr>
          <w:noProof/>
          <w:webHidden/>
        </w:rPr>
        <w:t>165</w:t>
      </w:r>
      <w:r>
        <w:rPr>
          <w:noProof/>
          <w:webHidden/>
        </w:rPr>
        <w:fldChar w:fldCharType="end"/>
      </w:r>
    </w:p>
    <w:p w14:paraId="3A4B4D74" w14:textId="08FC898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234</w:t>
      </w:r>
      <w:r>
        <w:rPr>
          <w:rFonts w:asciiTheme="minorHAnsi" w:eastAsiaTheme="minorEastAsia" w:hAnsiTheme="minorHAnsi" w:cstheme="minorBidi"/>
          <w:noProof/>
          <w:kern w:val="2"/>
          <w:sz w:val="24"/>
          <w:szCs w:val="24"/>
          <w:lang w:val="en-AU" w:eastAsia="en-AU"/>
          <w14:ligatures w14:val="standardContextual"/>
        </w:rPr>
        <w:tab/>
      </w:r>
      <w:r>
        <w:rPr>
          <w:noProof/>
        </w:rPr>
        <w:t>Period of operation of emergency order</w:t>
      </w:r>
      <w:r>
        <w:rPr>
          <w:noProof/>
          <w:webHidden/>
        </w:rPr>
        <w:tab/>
      </w:r>
      <w:r>
        <w:rPr>
          <w:noProof/>
          <w:webHidden/>
        </w:rPr>
        <w:fldChar w:fldCharType="begin"/>
      </w:r>
      <w:r>
        <w:rPr>
          <w:noProof/>
          <w:webHidden/>
        </w:rPr>
        <w:instrText xml:space="preserve"> PAGEREF _Toc226010303 \h </w:instrText>
      </w:r>
      <w:r>
        <w:rPr>
          <w:noProof/>
          <w:webHidden/>
        </w:rPr>
      </w:r>
      <w:r>
        <w:rPr>
          <w:noProof/>
          <w:webHidden/>
        </w:rPr>
        <w:fldChar w:fldCharType="separate"/>
      </w:r>
      <w:r w:rsidR="00415255">
        <w:rPr>
          <w:noProof/>
          <w:webHidden/>
        </w:rPr>
        <w:t>166</w:t>
      </w:r>
      <w:r>
        <w:rPr>
          <w:noProof/>
          <w:webHidden/>
        </w:rPr>
        <w:fldChar w:fldCharType="end"/>
      </w:r>
    </w:p>
    <w:p w14:paraId="75E7307B" w14:textId="3441C39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235</w:t>
      </w:r>
      <w:r>
        <w:rPr>
          <w:rFonts w:asciiTheme="minorHAnsi" w:eastAsiaTheme="minorEastAsia" w:hAnsiTheme="minorHAnsi" w:cstheme="minorBidi"/>
          <w:noProof/>
          <w:kern w:val="2"/>
          <w:sz w:val="24"/>
          <w:szCs w:val="24"/>
          <w:lang w:val="en-AU" w:eastAsia="en-AU"/>
          <w14:ligatures w14:val="standardContextual"/>
        </w:rPr>
        <w:tab/>
      </w:r>
      <w:r>
        <w:rPr>
          <w:noProof/>
        </w:rPr>
        <w:t>Offence to fail to comply with emergency order</w:t>
      </w:r>
      <w:r>
        <w:rPr>
          <w:noProof/>
          <w:webHidden/>
        </w:rPr>
        <w:tab/>
      </w:r>
      <w:r>
        <w:rPr>
          <w:noProof/>
          <w:webHidden/>
        </w:rPr>
        <w:fldChar w:fldCharType="begin"/>
      </w:r>
      <w:r>
        <w:rPr>
          <w:noProof/>
          <w:webHidden/>
        </w:rPr>
        <w:instrText xml:space="preserve"> PAGEREF _Toc226010304 \h </w:instrText>
      </w:r>
      <w:r>
        <w:rPr>
          <w:noProof/>
          <w:webHidden/>
        </w:rPr>
      </w:r>
      <w:r>
        <w:rPr>
          <w:noProof/>
          <w:webHidden/>
        </w:rPr>
        <w:fldChar w:fldCharType="separate"/>
      </w:r>
      <w:r w:rsidR="00415255">
        <w:rPr>
          <w:noProof/>
          <w:webHidden/>
        </w:rPr>
        <w:t>166</w:t>
      </w:r>
      <w:r>
        <w:rPr>
          <w:noProof/>
          <w:webHidden/>
        </w:rPr>
        <w:fldChar w:fldCharType="end"/>
      </w:r>
    </w:p>
    <w:p w14:paraId="413BDA9E" w14:textId="44CFA6C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236</w:t>
      </w:r>
      <w:r>
        <w:rPr>
          <w:rFonts w:asciiTheme="minorHAnsi" w:eastAsiaTheme="minorEastAsia" w:hAnsiTheme="minorHAnsi" w:cstheme="minorBidi"/>
          <w:noProof/>
          <w:kern w:val="2"/>
          <w:sz w:val="24"/>
          <w:szCs w:val="24"/>
          <w:lang w:val="en-AU" w:eastAsia="en-AU"/>
          <w14:ligatures w14:val="standardContextual"/>
        </w:rPr>
        <w:tab/>
      </w:r>
      <w:r>
        <w:rPr>
          <w:noProof/>
        </w:rPr>
        <w:t>No appeal or review</w:t>
      </w:r>
      <w:r>
        <w:rPr>
          <w:noProof/>
          <w:webHidden/>
        </w:rPr>
        <w:tab/>
      </w:r>
      <w:r>
        <w:rPr>
          <w:noProof/>
          <w:webHidden/>
        </w:rPr>
        <w:fldChar w:fldCharType="begin"/>
      </w:r>
      <w:r>
        <w:rPr>
          <w:noProof/>
          <w:webHidden/>
        </w:rPr>
        <w:instrText xml:space="preserve"> PAGEREF _Toc226010305 \h </w:instrText>
      </w:r>
      <w:r>
        <w:rPr>
          <w:noProof/>
          <w:webHidden/>
        </w:rPr>
      </w:r>
      <w:r>
        <w:rPr>
          <w:noProof/>
          <w:webHidden/>
        </w:rPr>
        <w:fldChar w:fldCharType="separate"/>
      </w:r>
      <w:r w:rsidR="00415255">
        <w:rPr>
          <w:noProof/>
          <w:webHidden/>
        </w:rPr>
        <w:t>166</w:t>
      </w:r>
      <w:r>
        <w:rPr>
          <w:noProof/>
          <w:webHidden/>
        </w:rPr>
        <w:fldChar w:fldCharType="end"/>
      </w:r>
    </w:p>
    <w:p w14:paraId="303EA3A9" w14:textId="71D364B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237</w:t>
      </w:r>
      <w:r>
        <w:rPr>
          <w:rFonts w:asciiTheme="minorHAnsi" w:eastAsiaTheme="minorEastAsia" w:hAnsiTheme="minorHAnsi" w:cstheme="minorBidi"/>
          <w:noProof/>
          <w:kern w:val="2"/>
          <w:sz w:val="24"/>
          <w:szCs w:val="24"/>
          <w:lang w:val="en-AU" w:eastAsia="en-AU"/>
          <w14:ligatures w14:val="standardContextual"/>
        </w:rPr>
        <w:tab/>
      </w:r>
      <w:r>
        <w:rPr>
          <w:noProof/>
        </w:rPr>
        <w:t>Request for police assistance</w:t>
      </w:r>
      <w:r>
        <w:rPr>
          <w:noProof/>
          <w:webHidden/>
        </w:rPr>
        <w:tab/>
      </w:r>
      <w:r>
        <w:rPr>
          <w:noProof/>
          <w:webHidden/>
        </w:rPr>
        <w:fldChar w:fldCharType="begin"/>
      </w:r>
      <w:r>
        <w:rPr>
          <w:noProof/>
          <w:webHidden/>
        </w:rPr>
        <w:instrText xml:space="preserve"> PAGEREF _Toc226010306 \h </w:instrText>
      </w:r>
      <w:r>
        <w:rPr>
          <w:noProof/>
          <w:webHidden/>
        </w:rPr>
      </w:r>
      <w:r>
        <w:rPr>
          <w:noProof/>
          <w:webHidden/>
        </w:rPr>
        <w:fldChar w:fldCharType="separate"/>
      </w:r>
      <w:r w:rsidR="00415255">
        <w:rPr>
          <w:noProof/>
          <w:webHidden/>
        </w:rPr>
        <w:t>167</w:t>
      </w:r>
      <w:r>
        <w:rPr>
          <w:noProof/>
          <w:webHidden/>
        </w:rPr>
        <w:fldChar w:fldCharType="end"/>
      </w:r>
    </w:p>
    <w:p w14:paraId="6E195013" w14:textId="07BF67E4"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4</w:t>
      </w:r>
      <w:r w:rsidRPr="00CE3785">
        <w:rPr>
          <w:bCs/>
          <w:noProof/>
        </w:rPr>
        <w:t>—</w:t>
      </w:r>
      <w:r>
        <w:rPr>
          <w:noProof/>
        </w:rPr>
        <w:t>Emergency management</w:t>
      </w:r>
      <w:r>
        <w:rPr>
          <w:noProof/>
          <w:webHidden/>
        </w:rPr>
        <w:tab/>
      </w:r>
      <w:r>
        <w:rPr>
          <w:noProof/>
          <w:webHidden/>
        </w:rPr>
        <w:fldChar w:fldCharType="begin"/>
      </w:r>
      <w:r>
        <w:rPr>
          <w:noProof/>
          <w:webHidden/>
        </w:rPr>
        <w:instrText xml:space="preserve"> PAGEREF _Toc226010307 \h </w:instrText>
      </w:r>
      <w:r>
        <w:rPr>
          <w:noProof/>
          <w:webHidden/>
        </w:rPr>
      </w:r>
      <w:r>
        <w:rPr>
          <w:noProof/>
          <w:webHidden/>
        </w:rPr>
        <w:fldChar w:fldCharType="separate"/>
      </w:r>
      <w:r w:rsidR="00415255">
        <w:rPr>
          <w:noProof/>
          <w:webHidden/>
        </w:rPr>
        <w:t>167</w:t>
      </w:r>
      <w:r>
        <w:rPr>
          <w:noProof/>
          <w:webHidden/>
        </w:rPr>
        <w:fldChar w:fldCharType="end"/>
      </w:r>
    </w:p>
    <w:p w14:paraId="5C21E642" w14:textId="2BE1F878"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238</w:t>
      </w:r>
      <w:r>
        <w:rPr>
          <w:rFonts w:asciiTheme="minorHAnsi" w:eastAsiaTheme="minorEastAsia" w:hAnsiTheme="minorHAnsi" w:cstheme="minorBidi"/>
          <w:noProof/>
          <w:kern w:val="2"/>
          <w:sz w:val="24"/>
          <w:szCs w:val="24"/>
          <w:lang w:val="en-AU" w:eastAsia="en-AU"/>
          <w14:ligatures w14:val="standardContextual"/>
        </w:rPr>
        <w:tab/>
      </w:r>
      <w:r>
        <w:rPr>
          <w:noProof/>
        </w:rPr>
        <w:t>Emergency management</w:t>
      </w:r>
      <w:r>
        <w:rPr>
          <w:noProof/>
          <w:webHidden/>
        </w:rPr>
        <w:tab/>
      </w:r>
      <w:r>
        <w:rPr>
          <w:noProof/>
          <w:webHidden/>
        </w:rPr>
        <w:fldChar w:fldCharType="begin"/>
      </w:r>
      <w:r>
        <w:rPr>
          <w:noProof/>
          <w:webHidden/>
        </w:rPr>
        <w:instrText xml:space="preserve"> PAGEREF _Toc226010308 \h </w:instrText>
      </w:r>
      <w:r>
        <w:rPr>
          <w:noProof/>
          <w:webHidden/>
        </w:rPr>
      </w:r>
      <w:r>
        <w:rPr>
          <w:noProof/>
          <w:webHidden/>
        </w:rPr>
        <w:fldChar w:fldCharType="separate"/>
      </w:r>
      <w:r w:rsidR="00415255">
        <w:rPr>
          <w:noProof/>
          <w:webHidden/>
        </w:rPr>
        <w:t>167</w:t>
      </w:r>
      <w:r>
        <w:rPr>
          <w:noProof/>
          <w:webHidden/>
        </w:rPr>
        <w:fldChar w:fldCharType="end"/>
      </w:r>
    </w:p>
    <w:p w14:paraId="1B8B4779" w14:textId="56844EC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239</w:t>
      </w:r>
      <w:r>
        <w:rPr>
          <w:rFonts w:asciiTheme="minorHAnsi" w:eastAsiaTheme="minorEastAsia" w:hAnsiTheme="minorHAnsi" w:cstheme="minorBidi"/>
          <w:noProof/>
          <w:kern w:val="2"/>
          <w:sz w:val="24"/>
          <w:szCs w:val="24"/>
          <w:lang w:val="en-AU" w:eastAsia="en-AU"/>
          <w14:ligatures w14:val="standardContextual"/>
        </w:rPr>
        <w:tab/>
      </w:r>
      <w:r>
        <w:rPr>
          <w:noProof/>
        </w:rPr>
        <w:t>Emergency access to Project area</w:t>
      </w:r>
      <w:r>
        <w:rPr>
          <w:noProof/>
          <w:webHidden/>
        </w:rPr>
        <w:tab/>
      </w:r>
      <w:r>
        <w:rPr>
          <w:noProof/>
          <w:webHidden/>
        </w:rPr>
        <w:fldChar w:fldCharType="begin"/>
      </w:r>
      <w:r>
        <w:rPr>
          <w:noProof/>
          <w:webHidden/>
        </w:rPr>
        <w:instrText xml:space="preserve"> PAGEREF _Toc226010309 \h </w:instrText>
      </w:r>
      <w:r>
        <w:rPr>
          <w:noProof/>
          <w:webHidden/>
        </w:rPr>
      </w:r>
      <w:r>
        <w:rPr>
          <w:noProof/>
          <w:webHidden/>
        </w:rPr>
        <w:fldChar w:fldCharType="separate"/>
      </w:r>
      <w:r w:rsidR="00415255">
        <w:rPr>
          <w:noProof/>
          <w:webHidden/>
        </w:rPr>
        <w:t>167</w:t>
      </w:r>
      <w:r>
        <w:rPr>
          <w:noProof/>
          <w:webHidden/>
        </w:rPr>
        <w:fldChar w:fldCharType="end"/>
      </w:r>
    </w:p>
    <w:p w14:paraId="4941AA19" w14:textId="7478D1D8"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5</w:t>
      </w:r>
      <w:r w:rsidRPr="00CE3785">
        <w:rPr>
          <w:bCs/>
          <w:noProof/>
        </w:rPr>
        <w:t>—</w:t>
      </w:r>
      <w:r>
        <w:rPr>
          <w:noProof/>
        </w:rPr>
        <w:t>Powers of State to control EastLink</w:t>
      </w:r>
      <w:r>
        <w:rPr>
          <w:noProof/>
          <w:webHidden/>
        </w:rPr>
        <w:tab/>
      </w:r>
      <w:r>
        <w:rPr>
          <w:noProof/>
          <w:webHidden/>
        </w:rPr>
        <w:fldChar w:fldCharType="begin"/>
      </w:r>
      <w:r>
        <w:rPr>
          <w:noProof/>
          <w:webHidden/>
        </w:rPr>
        <w:instrText xml:space="preserve"> PAGEREF _Toc226010310 \h </w:instrText>
      </w:r>
      <w:r>
        <w:rPr>
          <w:noProof/>
          <w:webHidden/>
        </w:rPr>
      </w:r>
      <w:r>
        <w:rPr>
          <w:noProof/>
          <w:webHidden/>
        </w:rPr>
        <w:fldChar w:fldCharType="separate"/>
      </w:r>
      <w:r w:rsidR="00415255">
        <w:rPr>
          <w:noProof/>
          <w:webHidden/>
        </w:rPr>
        <w:t>168</w:t>
      </w:r>
      <w:r>
        <w:rPr>
          <w:noProof/>
          <w:webHidden/>
        </w:rPr>
        <w:fldChar w:fldCharType="end"/>
      </w:r>
    </w:p>
    <w:p w14:paraId="7727634F" w14:textId="48661256"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240</w:t>
      </w:r>
      <w:r>
        <w:rPr>
          <w:rFonts w:asciiTheme="minorHAnsi" w:eastAsiaTheme="minorEastAsia" w:hAnsiTheme="minorHAnsi" w:cstheme="minorBidi"/>
          <w:noProof/>
          <w:kern w:val="2"/>
          <w:sz w:val="24"/>
          <w:szCs w:val="24"/>
          <w:lang w:val="en-AU" w:eastAsia="en-AU"/>
          <w14:ligatures w14:val="standardContextual"/>
        </w:rPr>
        <w:tab/>
      </w:r>
      <w:r>
        <w:rPr>
          <w:noProof/>
        </w:rPr>
        <w:t>Powers of State to control Project</w:t>
      </w:r>
      <w:r>
        <w:rPr>
          <w:noProof/>
          <w:webHidden/>
        </w:rPr>
        <w:tab/>
      </w:r>
      <w:r>
        <w:rPr>
          <w:noProof/>
          <w:webHidden/>
        </w:rPr>
        <w:fldChar w:fldCharType="begin"/>
      </w:r>
      <w:r>
        <w:rPr>
          <w:noProof/>
          <w:webHidden/>
        </w:rPr>
        <w:instrText xml:space="preserve"> PAGEREF _Toc226010311 \h </w:instrText>
      </w:r>
      <w:r>
        <w:rPr>
          <w:noProof/>
          <w:webHidden/>
        </w:rPr>
      </w:r>
      <w:r>
        <w:rPr>
          <w:noProof/>
          <w:webHidden/>
        </w:rPr>
        <w:fldChar w:fldCharType="separate"/>
      </w:r>
      <w:r w:rsidR="00415255">
        <w:rPr>
          <w:noProof/>
          <w:webHidden/>
        </w:rPr>
        <w:t>168</w:t>
      </w:r>
      <w:r>
        <w:rPr>
          <w:noProof/>
          <w:webHidden/>
        </w:rPr>
        <w:fldChar w:fldCharType="end"/>
      </w:r>
    </w:p>
    <w:p w14:paraId="3D19D2EC" w14:textId="65C36F5C"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6</w:t>
      </w:r>
      <w:r w:rsidRPr="00CE3785">
        <w:rPr>
          <w:bCs/>
          <w:noProof/>
        </w:rPr>
        <w:t>—</w:t>
      </w:r>
      <w:r>
        <w:rPr>
          <w:noProof/>
        </w:rPr>
        <w:t>Powers of Authority to investigate</w:t>
      </w:r>
      <w:r>
        <w:rPr>
          <w:noProof/>
          <w:webHidden/>
        </w:rPr>
        <w:tab/>
      </w:r>
      <w:r>
        <w:rPr>
          <w:noProof/>
          <w:webHidden/>
        </w:rPr>
        <w:fldChar w:fldCharType="begin"/>
      </w:r>
      <w:r>
        <w:rPr>
          <w:noProof/>
          <w:webHidden/>
        </w:rPr>
        <w:instrText xml:space="preserve"> PAGEREF _Toc226010312 \h </w:instrText>
      </w:r>
      <w:r>
        <w:rPr>
          <w:noProof/>
          <w:webHidden/>
        </w:rPr>
      </w:r>
      <w:r>
        <w:rPr>
          <w:noProof/>
          <w:webHidden/>
        </w:rPr>
        <w:fldChar w:fldCharType="separate"/>
      </w:r>
      <w:r w:rsidR="00415255">
        <w:rPr>
          <w:noProof/>
          <w:webHidden/>
        </w:rPr>
        <w:t>169</w:t>
      </w:r>
      <w:r>
        <w:rPr>
          <w:noProof/>
          <w:webHidden/>
        </w:rPr>
        <w:fldChar w:fldCharType="end"/>
      </w:r>
    </w:p>
    <w:p w14:paraId="22BD8014" w14:textId="6D2C6287"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241</w:t>
      </w:r>
      <w:r>
        <w:rPr>
          <w:rFonts w:asciiTheme="minorHAnsi" w:eastAsiaTheme="minorEastAsia" w:hAnsiTheme="minorHAnsi" w:cstheme="minorBidi"/>
          <w:noProof/>
          <w:kern w:val="2"/>
          <w:sz w:val="24"/>
          <w:szCs w:val="24"/>
          <w:lang w:val="en-AU" w:eastAsia="en-AU"/>
          <w14:ligatures w14:val="standardContextual"/>
        </w:rPr>
        <w:tab/>
      </w:r>
      <w:r>
        <w:rPr>
          <w:noProof/>
        </w:rPr>
        <w:t>Who is a Project party?</w:t>
      </w:r>
      <w:r>
        <w:rPr>
          <w:noProof/>
          <w:webHidden/>
        </w:rPr>
        <w:tab/>
      </w:r>
      <w:r>
        <w:rPr>
          <w:noProof/>
          <w:webHidden/>
        </w:rPr>
        <w:fldChar w:fldCharType="begin"/>
      </w:r>
      <w:r>
        <w:rPr>
          <w:noProof/>
          <w:webHidden/>
        </w:rPr>
        <w:instrText xml:space="preserve"> PAGEREF _Toc226010313 \h </w:instrText>
      </w:r>
      <w:r>
        <w:rPr>
          <w:noProof/>
          <w:webHidden/>
        </w:rPr>
      </w:r>
      <w:r>
        <w:rPr>
          <w:noProof/>
          <w:webHidden/>
        </w:rPr>
        <w:fldChar w:fldCharType="separate"/>
      </w:r>
      <w:r w:rsidR="00415255">
        <w:rPr>
          <w:noProof/>
          <w:webHidden/>
        </w:rPr>
        <w:t>169</w:t>
      </w:r>
      <w:r>
        <w:rPr>
          <w:noProof/>
          <w:webHidden/>
        </w:rPr>
        <w:fldChar w:fldCharType="end"/>
      </w:r>
    </w:p>
    <w:p w14:paraId="5AE738A9" w14:textId="7E90CA0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242</w:t>
      </w:r>
      <w:r>
        <w:rPr>
          <w:rFonts w:asciiTheme="minorHAnsi" w:eastAsiaTheme="minorEastAsia" w:hAnsiTheme="minorHAnsi" w:cstheme="minorBidi"/>
          <w:noProof/>
          <w:kern w:val="2"/>
          <w:sz w:val="24"/>
          <w:szCs w:val="24"/>
          <w:lang w:val="en-AU" w:eastAsia="en-AU"/>
          <w14:ligatures w14:val="standardContextual"/>
        </w:rPr>
        <w:tab/>
      </w:r>
      <w:r>
        <w:rPr>
          <w:noProof/>
        </w:rPr>
        <w:t>Authority can require information</w:t>
      </w:r>
      <w:r>
        <w:rPr>
          <w:noProof/>
          <w:webHidden/>
        </w:rPr>
        <w:tab/>
      </w:r>
      <w:r>
        <w:rPr>
          <w:noProof/>
          <w:webHidden/>
        </w:rPr>
        <w:fldChar w:fldCharType="begin"/>
      </w:r>
      <w:r>
        <w:rPr>
          <w:noProof/>
          <w:webHidden/>
        </w:rPr>
        <w:instrText xml:space="preserve"> PAGEREF _Toc226010314 \h </w:instrText>
      </w:r>
      <w:r>
        <w:rPr>
          <w:noProof/>
          <w:webHidden/>
        </w:rPr>
      </w:r>
      <w:r>
        <w:rPr>
          <w:noProof/>
          <w:webHidden/>
        </w:rPr>
        <w:fldChar w:fldCharType="separate"/>
      </w:r>
      <w:r w:rsidR="00415255">
        <w:rPr>
          <w:noProof/>
          <w:webHidden/>
        </w:rPr>
        <w:t>169</w:t>
      </w:r>
      <w:r>
        <w:rPr>
          <w:noProof/>
          <w:webHidden/>
        </w:rPr>
        <w:fldChar w:fldCharType="end"/>
      </w:r>
    </w:p>
    <w:p w14:paraId="73758A7A" w14:textId="14A517D4"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243</w:t>
      </w:r>
      <w:r>
        <w:rPr>
          <w:rFonts w:asciiTheme="minorHAnsi" w:eastAsiaTheme="minorEastAsia" w:hAnsiTheme="minorHAnsi" w:cstheme="minorBidi"/>
          <w:noProof/>
          <w:kern w:val="2"/>
          <w:sz w:val="24"/>
          <w:szCs w:val="24"/>
          <w:lang w:val="en-AU" w:eastAsia="en-AU"/>
          <w14:ligatures w14:val="standardContextual"/>
        </w:rPr>
        <w:tab/>
      </w:r>
      <w:r>
        <w:rPr>
          <w:noProof/>
        </w:rPr>
        <w:t>Offence to fail to comply</w:t>
      </w:r>
      <w:r>
        <w:rPr>
          <w:noProof/>
          <w:webHidden/>
        </w:rPr>
        <w:tab/>
      </w:r>
      <w:r>
        <w:rPr>
          <w:noProof/>
          <w:webHidden/>
        </w:rPr>
        <w:fldChar w:fldCharType="begin"/>
      </w:r>
      <w:r>
        <w:rPr>
          <w:noProof/>
          <w:webHidden/>
        </w:rPr>
        <w:instrText xml:space="preserve"> PAGEREF _Toc226010315 \h </w:instrText>
      </w:r>
      <w:r>
        <w:rPr>
          <w:noProof/>
          <w:webHidden/>
        </w:rPr>
      </w:r>
      <w:r>
        <w:rPr>
          <w:noProof/>
          <w:webHidden/>
        </w:rPr>
        <w:fldChar w:fldCharType="separate"/>
      </w:r>
      <w:r w:rsidR="00415255">
        <w:rPr>
          <w:noProof/>
          <w:webHidden/>
        </w:rPr>
        <w:t>170</w:t>
      </w:r>
      <w:r>
        <w:rPr>
          <w:noProof/>
          <w:webHidden/>
        </w:rPr>
        <w:fldChar w:fldCharType="end"/>
      </w:r>
    </w:p>
    <w:p w14:paraId="7F4E576A" w14:textId="57A5586E"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244</w:t>
      </w:r>
      <w:r>
        <w:rPr>
          <w:rFonts w:asciiTheme="minorHAnsi" w:eastAsiaTheme="minorEastAsia" w:hAnsiTheme="minorHAnsi" w:cstheme="minorBidi"/>
          <w:noProof/>
          <w:kern w:val="2"/>
          <w:sz w:val="24"/>
          <w:szCs w:val="24"/>
          <w:lang w:val="en-AU" w:eastAsia="en-AU"/>
          <w14:ligatures w14:val="standardContextual"/>
        </w:rPr>
        <w:tab/>
      </w:r>
      <w:r>
        <w:rPr>
          <w:noProof/>
        </w:rPr>
        <w:t>Authorised officers</w:t>
      </w:r>
      <w:r>
        <w:rPr>
          <w:noProof/>
          <w:webHidden/>
        </w:rPr>
        <w:tab/>
      </w:r>
      <w:r>
        <w:rPr>
          <w:noProof/>
          <w:webHidden/>
        </w:rPr>
        <w:fldChar w:fldCharType="begin"/>
      </w:r>
      <w:r>
        <w:rPr>
          <w:noProof/>
          <w:webHidden/>
        </w:rPr>
        <w:instrText xml:space="preserve"> PAGEREF _Toc226010316 \h </w:instrText>
      </w:r>
      <w:r>
        <w:rPr>
          <w:noProof/>
          <w:webHidden/>
        </w:rPr>
      </w:r>
      <w:r>
        <w:rPr>
          <w:noProof/>
          <w:webHidden/>
        </w:rPr>
        <w:fldChar w:fldCharType="separate"/>
      </w:r>
      <w:r w:rsidR="00415255">
        <w:rPr>
          <w:noProof/>
          <w:webHidden/>
        </w:rPr>
        <w:t>170</w:t>
      </w:r>
      <w:r>
        <w:rPr>
          <w:noProof/>
          <w:webHidden/>
        </w:rPr>
        <w:fldChar w:fldCharType="end"/>
      </w:r>
    </w:p>
    <w:p w14:paraId="7B7C6954" w14:textId="5E77326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245</w:t>
      </w:r>
      <w:r>
        <w:rPr>
          <w:rFonts w:asciiTheme="minorHAnsi" w:eastAsiaTheme="minorEastAsia" w:hAnsiTheme="minorHAnsi" w:cstheme="minorBidi"/>
          <w:noProof/>
          <w:kern w:val="2"/>
          <w:sz w:val="24"/>
          <w:szCs w:val="24"/>
          <w:lang w:val="en-AU" w:eastAsia="en-AU"/>
          <w14:ligatures w14:val="standardContextual"/>
        </w:rPr>
        <w:tab/>
      </w:r>
      <w:r>
        <w:rPr>
          <w:noProof/>
        </w:rPr>
        <w:t>Identification of authorised officers</w:t>
      </w:r>
      <w:r>
        <w:rPr>
          <w:noProof/>
          <w:webHidden/>
        </w:rPr>
        <w:tab/>
      </w:r>
      <w:r>
        <w:rPr>
          <w:noProof/>
          <w:webHidden/>
        </w:rPr>
        <w:fldChar w:fldCharType="begin"/>
      </w:r>
      <w:r>
        <w:rPr>
          <w:noProof/>
          <w:webHidden/>
        </w:rPr>
        <w:instrText xml:space="preserve"> PAGEREF _Toc226010317 \h </w:instrText>
      </w:r>
      <w:r>
        <w:rPr>
          <w:noProof/>
          <w:webHidden/>
        </w:rPr>
      </w:r>
      <w:r>
        <w:rPr>
          <w:noProof/>
          <w:webHidden/>
        </w:rPr>
        <w:fldChar w:fldCharType="separate"/>
      </w:r>
      <w:r w:rsidR="00415255">
        <w:rPr>
          <w:noProof/>
          <w:webHidden/>
        </w:rPr>
        <w:t>170</w:t>
      </w:r>
      <w:r>
        <w:rPr>
          <w:noProof/>
          <w:webHidden/>
        </w:rPr>
        <w:fldChar w:fldCharType="end"/>
      </w:r>
    </w:p>
    <w:p w14:paraId="6EE1A40A" w14:textId="0C88E4E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246</w:t>
      </w:r>
      <w:r>
        <w:rPr>
          <w:rFonts w:asciiTheme="minorHAnsi" w:eastAsiaTheme="minorEastAsia" w:hAnsiTheme="minorHAnsi" w:cstheme="minorBidi"/>
          <w:noProof/>
          <w:kern w:val="2"/>
          <w:sz w:val="24"/>
          <w:szCs w:val="24"/>
          <w:lang w:val="en-AU" w:eastAsia="en-AU"/>
          <w14:ligatures w14:val="standardContextual"/>
        </w:rPr>
        <w:tab/>
      </w:r>
      <w:r>
        <w:rPr>
          <w:noProof/>
        </w:rPr>
        <w:t>Powers of entry and access</w:t>
      </w:r>
      <w:r>
        <w:rPr>
          <w:noProof/>
          <w:webHidden/>
        </w:rPr>
        <w:tab/>
      </w:r>
      <w:r>
        <w:rPr>
          <w:noProof/>
          <w:webHidden/>
        </w:rPr>
        <w:fldChar w:fldCharType="begin"/>
      </w:r>
      <w:r>
        <w:rPr>
          <w:noProof/>
          <w:webHidden/>
        </w:rPr>
        <w:instrText xml:space="preserve"> PAGEREF _Toc226010318 \h </w:instrText>
      </w:r>
      <w:r>
        <w:rPr>
          <w:noProof/>
          <w:webHidden/>
        </w:rPr>
      </w:r>
      <w:r>
        <w:rPr>
          <w:noProof/>
          <w:webHidden/>
        </w:rPr>
        <w:fldChar w:fldCharType="separate"/>
      </w:r>
      <w:r w:rsidR="00415255">
        <w:rPr>
          <w:noProof/>
          <w:webHidden/>
        </w:rPr>
        <w:t>171</w:t>
      </w:r>
      <w:r>
        <w:rPr>
          <w:noProof/>
          <w:webHidden/>
        </w:rPr>
        <w:fldChar w:fldCharType="end"/>
      </w:r>
    </w:p>
    <w:p w14:paraId="615EFC75" w14:textId="21675FB9"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247</w:t>
      </w:r>
      <w:r>
        <w:rPr>
          <w:rFonts w:asciiTheme="minorHAnsi" w:eastAsiaTheme="minorEastAsia" w:hAnsiTheme="minorHAnsi" w:cstheme="minorBidi"/>
          <w:noProof/>
          <w:kern w:val="2"/>
          <w:sz w:val="24"/>
          <w:szCs w:val="24"/>
          <w:lang w:val="en-AU" w:eastAsia="en-AU"/>
          <w14:ligatures w14:val="standardContextual"/>
        </w:rPr>
        <w:tab/>
      </w:r>
      <w:r>
        <w:rPr>
          <w:noProof/>
        </w:rPr>
        <w:t>Offence to hinder authorised officer</w:t>
      </w:r>
      <w:r>
        <w:rPr>
          <w:noProof/>
          <w:webHidden/>
        </w:rPr>
        <w:tab/>
      </w:r>
      <w:r>
        <w:rPr>
          <w:noProof/>
          <w:webHidden/>
        </w:rPr>
        <w:fldChar w:fldCharType="begin"/>
      </w:r>
      <w:r>
        <w:rPr>
          <w:noProof/>
          <w:webHidden/>
        </w:rPr>
        <w:instrText xml:space="preserve"> PAGEREF _Toc226010319 \h </w:instrText>
      </w:r>
      <w:r>
        <w:rPr>
          <w:noProof/>
          <w:webHidden/>
        </w:rPr>
      </w:r>
      <w:r>
        <w:rPr>
          <w:noProof/>
          <w:webHidden/>
        </w:rPr>
        <w:fldChar w:fldCharType="separate"/>
      </w:r>
      <w:r w:rsidR="00415255">
        <w:rPr>
          <w:noProof/>
          <w:webHidden/>
        </w:rPr>
        <w:t>172</w:t>
      </w:r>
      <w:r>
        <w:rPr>
          <w:noProof/>
          <w:webHidden/>
        </w:rPr>
        <w:fldChar w:fldCharType="end"/>
      </w:r>
    </w:p>
    <w:p w14:paraId="1407F2D7" w14:textId="680ABD23"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7</w:t>
      </w:r>
      <w:r w:rsidRPr="00CE3785">
        <w:rPr>
          <w:bCs/>
          <w:noProof/>
        </w:rPr>
        <w:t>—</w:t>
      </w:r>
      <w:r>
        <w:rPr>
          <w:noProof/>
        </w:rPr>
        <w:t>Evidentiary provisions</w:t>
      </w:r>
      <w:r>
        <w:rPr>
          <w:noProof/>
          <w:webHidden/>
        </w:rPr>
        <w:tab/>
      </w:r>
      <w:r>
        <w:rPr>
          <w:noProof/>
          <w:webHidden/>
        </w:rPr>
        <w:fldChar w:fldCharType="begin"/>
      </w:r>
      <w:r>
        <w:rPr>
          <w:noProof/>
          <w:webHidden/>
        </w:rPr>
        <w:instrText xml:space="preserve"> PAGEREF _Toc226010320 \h </w:instrText>
      </w:r>
      <w:r>
        <w:rPr>
          <w:noProof/>
          <w:webHidden/>
        </w:rPr>
      </w:r>
      <w:r>
        <w:rPr>
          <w:noProof/>
          <w:webHidden/>
        </w:rPr>
        <w:fldChar w:fldCharType="separate"/>
      </w:r>
      <w:r w:rsidR="00415255">
        <w:rPr>
          <w:noProof/>
          <w:webHidden/>
        </w:rPr>
        <w:t>172</w:t>
      </w:r>
      <w:r>
        <w:rPr>
          <w:noProof/>
          <w:webHidden/>
        </w:rPr>
        <w:fldChar w:fldCharType="end"/>
      </w:r>
    </w:p>
    <w:p w14:paraId="0FFBEFE2" w14:textId="440AD5E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248</w:t>
      </w:r>
      <w:r>
        <w:rPr>
          <w:rFonts w:asciiTheme="minorHAnsi" w:eastAsiaTheme="minorEastAsia" w:hAnsiTheme="minorHAnsi" w:cstheme="minorBidi"/>
          <w:noProof/>
          <w:kern w:val="2"/>
          <w:sz w:val="24"/>
          <w:szCs w:val="24"/>
          <w:lang w:val="en-AU" w:eastAsia="en-AU"/>
          <w14:ligatures w14:val="standardContextual"/>
        </w:rPr>
        <w:tab/>
      </w:r>
      <w:r>
        <w:rPr>
          <w:noProof/>
        </w:rPr>
        <w:t>Evidentiary certificates of Authority</w:t>
      </w:r>
      <w:r>
        <w:rPr>
          <w:noProof/>
          <w:webHidden/>
        </w:rPr>
        <w:tab/>
      </w:r>
      <w:r>
        <w:rPr>
          <w:noProof/>
          <w:webHidden/>
        </w:rPr>
        <w:fldChar w:fldCharType="begin"/>
      </w:r>
      <w:r>
        <w:rPr>
          <w:noProof/>
          <w:webHidden/>
        </w:rPr>
        <w:instrText xml:space="preserve"> PAGEREF _Toc226010321 \h </w:instrText>
      </w:r>
      <w:r>
        <w:rPr>
          <w:noProof/>
          <w:webHidden/>
        </w:rPr>
      </w:r>
      <w:r>
        <w:rPr>
          <w:noProof/>
          <w:webHidden/>
        </w:rPr>
        <w:fldChar w:fldCharType="separate"/>
      </w:r>
      <w:r w:rsidR="00415255">
        <w:rPr>
          <w:noProof/>
          <w:webHidden/>
        </w:rPr>
        <w:t>172</w:t>
      </w:r>
      <w:r>
        <w:rPr>
          <w:noProof/>
          <w:webHidden/>
        </w:rPr>
        <w:fldChar w:fldCharType="end"/>
      </w:r>
    </w:p>
    <w:p w14:paraId="4F2E7968" w14:textId="01164612"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249</w:t>
      </w:r>
      <w:r>
        <w:rPr>
          <w:rFonts w:asciiTheme="minorHAnsi" w:eastAsiaTheme="minorEastAsia" w:hAnsiTheme="minorHAnsi" w:cstheme="minorBidi"/>
          <w:noProof/>
          <w:kern w:val="2"/>
          <w:sz w:val="24"/>
          <w:szCs w:val="24"/>
          <w:lang w:val="en-AU" w:eastAsia="en-AU"/>
          <w14:ligatures w14:val="standardContextual"/>
        </w:rPr>
        <w:tab/>
      </w:r>
      <w:r>
        <w:rPr>
          <w:noProof/>
        </w:rPr>
        <w:t>Evidentiary certificates of Freeway Corporation</w:t>
      </w:r>
      <w:r>
        <w:rPr>
          <w:noProof/>
          <w:webHidden/>
        </w:rPr>
        <w:tab/>
      </w:r>
      <w:r>
        <w:rPr>
          <w:noProof/>
          <w:webHidden/>
        </w:rPr>
        <w:fldChar w:fldCharType="begin"/>
      </w:r>
      <w:r>
        <w:rPr>
          <w:noProof/>
          <w:webHidden/>
        </w:rPr>
        <w:instrText xml:space="preserve"> PAGEREF _Toc226010322 \h </w:instrText>
      </w:r>
      <w:r>
        <w:rPr>
          <w:noProof/>
          <w:webHidden/>
        </w:rPr>
      </w:r>
      <w:r>
        <w:rPr>
          <w:noProof/>
          <w:webHidden/>
        </w:rPr>
        <w:fldChar w:fldCharType="separate"/>
      </w:r>
      <w:r w:rsidR="00415255">
        <w:rPr>
          <w:noProof/>
          <w:webHidden/>
        </w:rPr>
        <w:t>172</w:t>
      </w:r>
      <w:r>
        <w:rPr>
          <w:noProof/>
          <w:webHidden/>
        </w:rPr>
        <w:fldChar w:fldCharType="end"/>
      </w:r>
    </w:p>
    <w:p w14:paraId="44F46F7C" w14:textId="3D2883D2"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t>Division 8</w:t>
      </w:r>
      <w:r w:rsidRPr="00CE3785">
        <w:rPr>
          <w:bCs/>
          <w:noProof/>
        </w:rPr>
        <w:t>—</w:t>
      </w:r>
      <w:r>
        <w:rPr>
          <w:noProof/>
        </w:rPr>
        <w:t>Service of documents</w:t>
      </w:r>
      <w:r>
        <w:rPr>
          <w:noProof/>
          <w:webHidden/>
        </w:rPr>
        <w:tab/>
      </w:r>
      <w:r>
        <w:rPr>
          <w:noProof/>
          <w:webHidden/>
        </w:rPr>
        <w:fldChar w:fldCharType="begin"/>
      </w:r>
      <w:r>
        <w:rPr>
          <w:noProof/>
          <w:webHidden/>
        </w:rPr>
        <w:instrText xml:space="preserve"> PAGEREF _Toc226010323 \h </w:instrText>
      </w:r>
      <w:r>
        <w:rPr>
          <w:noProof/>
          <w:webHidden/>
        </w:rPr>
      </w:r>
      <w:r>
        <w:rPr>
          <w:noProof/>
          <w:webHidden/>
        </w:rPr>
        <w:fldChar w:fldCharType="separate"/>
      </w:r>
      <w:r w:rsidR="00415255">
        <w:rPr>
          <w:noProof/>
          <w:webHidden/>
        </w:rPr>
        <w:t>173</w:t>
      </w:r>
      <w:r>
        <w:rPr>
          <w:noProof/>
          <w:webHidden/>
        </w:rPr>
        <w:fldChar w:fldCharType="end"/>
      </w:r>
    </w:p>
    <w:p w14:paraId="7065C6AE" w14:textId="35D82B73"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250</w:t>
      </w:r>
      <w:r>
        <w:rPr>
          <w:rFonts w:asciiTheme="minorHAnsi" w:eastAsiaTheme="minorEastAsia" w:hAnsiTheme="minorHAnsi" w:cstheme="minorBidi"/>
          <w:noProof/>
          <w:kern w:val="2"/>
          <w:sz w:val="24"/>
          <w:szCs w:val="24"/>
          <w:lang w:val="en-AU" w:eastAsia="en-AU"/>
          <w14:ligatures w14:val="standardContextual"/>
        </w:rPr>
        <w:tab/>
      </w:r>
      <w:r>
        <w:rPr>
          <w:noProof/>
        </w:rPr>
        <w:t>Service of documents</w:t>
      </w:r>
      <w:r>
        <w:rPr>
          <w:noProof/>
          <w:webHidden/>
        </w:rPr>
        <w:tab/>
      </w:r>
      <w:r>
        <w:rPr>
          <w:noProof/>
          <w:webHidden/>
        </w:rPr>
        <w:fldChar w:fldCharType="begin"/>
      </w:r>
      <w:r>
        <w:rPr>
          <w:noProof/>
          <w:webHidden/>
        </w:rPr>
        <w:instrText xml:space="preserve"> PAGEREF _Toc226010324 \h </w:instrText>
      </w:r>
      <w:r>
        <w:rPr>
          <w:noProof/>
          <w:webHidden/>
        </w:rPr>
      </w:r>
      <w:r>
        <w:rPr>
          <w:noProof/>
          <w:webHidden/>
        </w:rPr>
        <w:fldChar w:fldCharType="separate"/>
      </w:r>
      <w:r w:rsidR="00415255">
        <w:rPr>
          <w:noProof/>
          <w:webHidden/>
        </w:rPr>
        <w:t>173</w:t>
      </w:r>
      <w:r>
        <w:rPr>
          <w:noProof/>
          <w:webHidden/>
        </w:rPr>
        <w:fldChar w:fldCharType="end"/>
      </w:r>
    </w:p>
    <w:p w14:paraId="0B83EADD" w14:textId="5EFF4AB3" w:rsidR="008B2E22" w:rsidRDefault="008B2E22" w:rsidP="008B2E22">
      <w:pPr>
        <w:pStyle w:val="TOC2"/>
        <w:rPr>
          <w:rFonts w:asciiTheme="minorHAnsi" w:eastAsiaTheme="minorEastAsia" w:hAnsiTheme="minorHAnsi" w:cstheme="minorBidi"/>
          <w:b w:val="0"/>
          <w:noProof/>
          <w:kern w:val="2"/>
          <w:sz w:val="24"/>
          <w:szCs w:val="24"/>
          <w:lang w:val="en-AU" w:eastAsia="en-AU"/>
          <w14:ligatures w14:val="standardContextual"/>
        </w:rPr>
      </w:pPr>
      <w:r>
        <w:rPr>
          <w:noProof/>
        </w:rPr>
        <w:lastRenderedPageBreak/>
        <w:t>Division 9</w:t>
      </w:r>
      <w:r w:rsidRPr="00CE3785">
        <w:rPr>
          <w:bCs/>
          <w:noProof/>
        </w:rPr>
        <w:t>—</w:t>
      </w:r>
      <w:r>
        <w:rPr>
          <w:noProof/>
        </w:rPr>
        <w:t>Proceedings for offences</w:t>
      </w:r>
      <w:r>
        <w:rPr>
          <w:noProof/>
          <w:webHidden/>
        </w:rPr>
        <w:tab/>
      </w:r>
      <w:r>
        <w:rPr>
          <w:noProof/>
          <w:webHidden/>
        </w:rPr>
        <w:fldChar w:fldCharType="begin"/>
      </w:r>
      <w:r>
        <w:rPr>
          <w:noProof/>
          <w:webHidden/>
        </w:rPr>
        <w:instrText xml:space="preserve"> PAGEREF _Toc226010325 \h </w:instrText>
      </w:r>
      <w:r>
        <w:rPr>
          <w:noProof/>
          <w:webHidden/>
        </w:rPr>
      </w:r>
      <w:r>
        <w:rPr>
          <w:noProof/>
          <w:webHidden/>
        </w:rPr>
        <w:fldChar w:fldCharType="separate"/>
      </w:r>
      <w:r w:rsidR="00415255">
        <w:rPr>
          <w:noProof/>
          <w:webHidden/>
        </w:rPr>
        <w:t>173</w:t>
      </w:r>
      <w:r>
        <w:rPr>
          <w:noProof/>
          <w:webHidden/>
        </w:rPr>
        <w:fldChar w:fldCharType="end"/>
      </w:r>
    </w:p>
    <w:p w14:paraId="5ED5D841" w14:textId="2412B6BA"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251</w:t>
      </w:r>
      <w:r>
        <w:rPr>
          <w:rFonts w:asciiTheme="minorHAnsi" w:eastAsiaTheme="minorEastAsia" w:hAnsiTheme="minorHAnsi" w:cstheme="minorBidi"/>
          <w:noProof/>
          <w:kern w:val="2"/>
          <w:sz w:val="24"/>
          <w:szCs w:val="24"/>
          <w:lang w:val="en-AU" w:eastAsia="en-AU"/>
          <w14:ligatures w14:val="standardContextual"/>
        </w:rPr>
        <w:tab/>
      </w:r>
      <w:r>
        <w:rPr>
          <w:noProof/>
        </w:rPr>
        <w:t>Proceedings for offences under Part 9</w:t>
      </w:r>
      <w:r>
        <w:rPr>
          <w:noProof/>
          <w:webHidden/>
        </w:rPr>
        <w:tab/>
      </w:r>
      <w:r>
        <w:rPr>
          <w:noProof/>
          <w:webHidden/>
        </w:rPr>
        <w:fldChar w:fldCharType="begin"/>
      </w:r>
      <w:r>
        <w:rPr>
          <w:noProof/>
          <w:webHidden/>
        </w:rPr>
        <w:instrText xml:space="preserve"> PAGEREF _Toc226010326 \h </w:instrText>
      </w:r>
      <w:r>
        <w:rPr>
          <w:noProof/>
          <w:webHidden/>
        </w:rPr>
      </w:r>
      <w:r>
        <w:rPr>
          <w:noProof/>
          <w:webHidden/>
        </w:rPr>
        <w:fldChar w:fldCharType="separate"/>
      </w:r>
      <w:r w:rsidR="00415255">
        <w:rPr>
          <w:noProof/>
          <w:webHidden/>
        </w:rPr>
        <w:t>173</w:t>
      </w:r>
      <w:r>
        <w:rPr>
          <w:noProof/>
          <w:webHidden/>
        </w:rPr>
        <w:fldChar w:fldCharType="end"/>
      </w:r>
    </w:p>
    <w:p w14:paraId="4CD629C0" w14:textId="6BF4DEC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252</w:t>
      </w:r>
      <w:r>
        <w:rPr>
          <w:rFonts w:asciiTheme="minorHAnsi" w:eastAsiaTheme="minorEastAsia" w:hAnsiTheme="minorHAnsi" w:cstheme="minorBidi"/>
          <w:noProof/>
          <w:kern w:val="2"/>
          <w:sz w:val="24"/>
          <w:szCs w:val="24"/>
          <w:lang w:val="en-AU" w:eastAsia="en-AU"/>
          <w14:ligatures w14:val="standardContextual"/>
        </w:rPr>
        <w:tab/>
      </w:r>
      <w:r>
        <w:rPr>
          <w:noProof/>
        </w:rPr>
        <w:t>Proceedings for other offences</w:t>
      </w:r>
      <w:r>
        <w:rPr>
          <w:noProof/>
          <w:webHidden/>
        </w:rPr>
        <w:tab/>
      </w:r>
      <w:r>
        <w:rPr>
          <w:noProof/>
          <w:webHidden/>
        </w:rPr>
        <w:fldChar w:fldCharType="begin"/>
      </w:r>
      <w:r>
        <w:rPr>
          <w:noProof/>
          <w:webHidden/>
        </w:rPr>
        <w:instrText xml:space="preserve"> PAGEREF _Toc226010327 \h </w:instrText>
      </w:r>
      <w:r>
        <w:rPr>
          <w:noProof/>
          <w:webHidden/>
        </w:rPr>
      </w:r>
      <w:r>
        <w:rPr>
          <w:noProof/>
          <w:webHidden/>
        </w:rPr>
        <w:fldChar w:fldCharType="separate"/>
      </w:r>
      <w:r w:rsidR="00415255">
        <w:rPr>
          <w:noProof/>
          <w:webHidden/>
        </w:rPr>
        <w:t>174</w:t>
      </w:r>
      <w:r>
        <w:rPr>
          <w:noProof/>
          <w:webHidden/>
        </w:rPr>
        <w:fldChar w:fldCharType="end"/>
      </w:r>
    </w:p>
    <w:p w14:paraId="4F0C996B" w14:textId="1F28A228"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Part 11</w:t>
      </w:r>
      <w:r w:rsidRPr="008B2E22">
        <w:rPr>
          <w:bCs/>
          <w:noProof/>
        </w:rPr>
        <w:t>—</w:t>
      </w:r>
      <w:r w:rsidRPr="008B2E22">
        <w:rPr>
          <w:noProof/>
        </w:rPr>
        <w:t>General</w:t>
      </w:r>
      <w:r w:rsidRPr="008B2E22">
        <w:rPr>
          <w:noProof/>
          <w:webHidden/>
        </w:rPr>
        <w:tab/>
      </w:r>
      <w:r w:rsidRPr="008B2E22">
        <w:rPr>
          <w:noProof/>
          <w:webHidden/>
        </w:rPr>
        <w:fldChar w:fldCharType="begin"/>
      </w:r>
      <w:r w:rsidRPr="008B2E22">
        <w:rPr>
          <w:noProof/>
          <w:webHidden/>
        </w:rPr>
        <w:instrText xml:space="preserve"> PAGEREF _Toc226010328 \h </w:instrText>
      </w:r>
      <w:r w:rsidRPr="008B2E22">
        <w:rPr>
          <w:noProof/>
          <w:webHidden/>
        </w:rPr>
      </w:r>
      <w:r w:rsidRPr="008B2E22">
        <w:rPr>
          <w:noProof/>
          <w:webHidden/>
        </w:rPr>
        <w:fldChar w:fldCharType="separate"/>
      </w:r>
      <w:r w:rsidR="00415255">
        <w:rPr>
          <w:noProof/>
          <w:webHidden/>
        </w:rPr>
        <w:t>175</w:t>
      </w:r>
      <w:r w:rsidRPr="008B2E22">
        <w:rPr>
          <w:noProof/>
          <w:webHidden/>
        </w:rPr>
        <w:fldChar w:fldCharType="end"/>
      </w:r>
    </w:p>
    <w:p w14:paraId="31668293" w14:textId="0D82865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253</w:t>
      </w:r>
      <w:r>
        <w:rPr>
          <w:rFonts w:asciiTheme="minorHAnsi" w:eastAsiaTheme="minorEastAsia" w:hAnsiTheme="minorHAnsi" w:cstheme="minorBidi"/>
          <w:noProof/>
          <w:kern w:val="2"/>
          <w:sz w:val="24"/>
          <w:szCs w:val="24"/>
          <w:lang w:val="en-AU" w:eastAsia="en-AU"/>
          <w14:ligatures w14:val="standardContextual"/>
        </w:rPr>
        <w:tab/>
      </w:r>
      <w:r>
        <w:rPr>
          <w:noProof/>
        </w:rPr>
        <w:t>Taxes and duties</w:t>
      </w:r>
      <w:r>
        <w:rPr>
          <w:noProof/>
          <w:webHidden/>
        </w:rPr>
        <w:tab/>
      </w:r>
      <w:r>
        <w:rPr>
          <w:noProof/>
          <w:webHidden/>
        </w:rPr>
        <w:fldChar w:fldCharType="begin"/>
      </w:r>
      <w:r>
        <w:rPr>
          <w:noProof/>
          <w:webHidden/>
        </w:rPr>
        <w:instrText xml:space="preserve"> PAGEREF _Toc226010329 \h </w:instrText>
      </w:r>
      <w:r>
        <w:rPr>
          <w:noProof/>
          <w:webHidden/>
        </w:rPr>
      </w:r>
      <w:r>
        <w:rPr>
          <w:noProof/>
          <w:webHidden/>
        </w:rPr>
        <w:fldChar w:fldCharType="separate"/>
      </w:r>
      <w:r w:rsidR="00415255">
        <w:rPr>
          <w:noProof/>
          <w:webHidden/>
        </w:rPr>
        <w:t>175</w:t>
      </w:r>
      <w:r>
        <w:rPr>
          <w:noProof/>
          <w:webHidden/>
        </w:rPr>
        <w:fldChar w:fldCharType="end"/>
      </w:r>
    </w:p>
    <w:p w14:paraId="44AC2009" w14:textId="50D3F6F0"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254</w:t>
      </w:r>
      <w:r>
        <w:rPr>
          <w:rFonts w:asciiTheme="minorHAnsi" w:eastAsiaTheme="minorEastAsia" w:hAnsiTheme="minorHAnsi" w:cstheme="minorBidi"/>
          <w:noProof/>
          <w:kern w:val="2"/>
          <w:sz w:val="24"/>
          <w:szCs w:val="24"/>
          <w:lang w:val="en-AU" w:eastAsia="en-AU"/>
          <w14:ligatures w14:val="standardContextual"/>
        </w:rPr>
        <w:tab/>
      </w:r>
      <w:r>
        <w:rPr>
          <w:noProof/>
        </w:rPr>
        <w:t>Rates and charges</w:t>
      </w:r>
      <w:r>
        <w:rPr>
          <w:noProof/>
          <w:webHidden/>
        </w:rPr>
        <w:tab/>
      </w:r>
      <w:r>
        <w:rPr>
          <w:noProof/>
          <w:webHidden/>
        </w:rPr>
        <w:fldChar w:fldCharType="begin"/>
      </w:r>
      <w:r>
        <w:rPr>
          <w:noProof/>
          <w:webHidden/>
        </w:rPr>
        <w:instrText xml:space="preserve"> PAGEREF _Toc226010330 \h </w:instrText>
      </w:r>
      <w:r>
        <w:rPr>
          <w:noProof/>
          <w:webHidden/>
        </w:rPr>
      </w:r>
      <w:r>
        <w:rPr>
          <w:noProof/>
          <w:webHidden/>
        </w:rPr>
        <w:fldChar w:fldCharType="separate"/>
      </w:r>
      <w:r w:rsidR="00415255">
        <w:rPr>
          <w:noProof/>
          <w:webHidden/>
        </w:rPr>
        <w:t>175</w:t>
      </w:r>
      <w:r>
        <w:rPr>
          <w:noProof/>
          <w:webHidden/>
        </w:rPr>
        <w:fldChar w:fldCharType="end"/>
      </w:r>
    </w:p>
    <w:p w14:paraId="1A55E2EC" w14:textId="398EDD8F"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255</w:t>
      </w:r>
      <w:r>
        <w:rPr>
          <w:rFonts w:asciiTheme="minorHAnsi" w:eastAsiaTheme="minorEastAsia" w:hAnsiTheme="minorHAnsi" w:cstheme="minorBidi"/>
          <w:noProof/>
          <w:kern w:val="2"/>
          <w:sz w:val="24"/>
          <w:szCs w:val="24"/>
          <w:lang w:val="en-AU" w:eastAsia="en-AU"/>
          <w14:ligatures w14:val="standardContextual"/>
        </w:rPr>
        <w:tab/>
      </w:r>
      <w:r>
        <w:rPr>
          <w:noProof/>
        </w:rPr>
        <w:t>Requirement on Minister to consult</w:t>
      </w:r>
      <w:r>
        <w:rPr>
          <w:noProof/>
          <w:webHidden/>
        </w:rPr>
        <w:tab/>
      </w:r>
      <w:r>
        <w:rPr>
          <w:noProof/>
          <w:webHidden/>
        </w:rPr>
        <w:fldChar w:fldCharType="begin"/>
      </w:r>
      <w:r>
        <w:rPr>
          <w:noProof/>
          <w:webHidden/>
        </w:rPr>
        <w:instrText xml:space="preserve"> PAGEREF _Toc226010331 \h </w:instrText>
      </w:r>
      <w:r>
        <w:rPr>
          <w:noProof/>
          <w:webHidden/>
        </w:rPr>
      </w:r>
      <w:r>
        <w:rPr>
          <w:noProof/>
          <w:webHidden/>
        </w:rPr>
        <w:fldChar w:fldCharType="separate"/>
      </w:r>
      <w:r w:rsidR="00415255">
        <w:rPr>
          <w:noProof/>
          <w:webHidden/>
        </w:rPr>
        <w:t>175</w:t>
      </w:r>
      <w:r>
        <w:rPr>
          <w:noProof/>
          <w:webHidden/>
        </w:rPr>
        <w:fldChar w:fldCharType="end"/>
      </w:r>
    </w:p>
    <w:p w14:paraId="6BEF2F8E" w14:textId="188EFD4D"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256</w:t>
      </w:r>
      <w:r>
        <w:rPr>
          <w:rFonts w:asciiTheme="minorHAnsi" w:eastAsiaTheme="minorEastAsia" w:hAnsiTheme="minorHAnsi" w:cstheme="minorBidi"/>
          <w:noProof/>
          <w:kern w:val="2"/>
          <w:sz w:val="24"/>
          <w:szCs w:val="24"/>
          <w:lang w:val="en-AU" w:eastAsia="en-AU"/>
          <w14:ligatures w14:val="standardContextual"/>
        </w:rPr>
        <w:tab/>
      </w:r>
      <w:r>
        <w:rPr>
          <w:noProof/>
        </w:rPr>
        <w:t>Action by Registrar of Titles</w:t>
      </w:r>
      <w:r>
        <w:rPr>
          <w:noProof/>
          <w:webHidden/>
        </w:rPr>
        <w:tab/>
      </w:r>
      <w:r>
        <w:rPr>
          <w:noProof/>
          <w:webHidden/>
        </w:rPr>
        <w:fldChar w:fldCharType="begin"/>
      </w:r>
      <w:r>
        <w:rPr>
          <w:noProof/>
          <w:webHidden/>
        </w:rPr>
        <w:instrText xml:space="preserve"> PAGEREF _Toc226010332 \h </w:instrText>
      </w:r>
      <w:r>
        <w:rPr>
          <w:noProof/>
          <w:webHidden/>
        </w:rPr>
      </w:r>
      <w:r>
        <w:rPr>
          <w:noProof/>
          <w:webHidden/>
        </w:rPr>
        <w:fldChar w:fldCharType="separate"/>
      </w:r>
      <w:r w:rsidR="00415255">
        <w:rPr>
          <w:noProof/>
          <w:webHidden/>
        </w:rPr>
        <w:t>175</w:t>
      </w:r>
      <w:r>
        <w:rPr>
          <w:noProof/>
          <w:webHidden/>
        </w:rPr>
        <w:fldChar w:fldCharType="end"/>
      </w:r>
    </w:p>
    <w:p w14:paraId="520040CA" w14:textId="2AB3FCAC"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257</w:t>
      </w:r>
      <w:r>
        <w:rPr>
          <w:rFonts w:asciiTheme="minorHAnsi" w:eastAsiaTheme="minorEastAsia" w:hAnsiTheme="minorHAnsi" w:cstheme="minorBidi"/>
          <w:noProof/>
          <w:kern w:val="2"/>
          <w:sz w:val="24"/>
          <w:szCs w:val="24"/>
          <w:lang w:val="en-AU" w:eastAsia="en-AU"/>
          <w14:ligatures w14:val="standardContextual"/>
        </w:rPr>
        <w:tab/>
      </w:r>
      <w:r>
        <w:rPr>
          <w:noProof/>
        </w:rPr>
        <w:t>Supreme Court</w:t>
      </w:r>
      <w:r w:rsidRPr="00CE3785">
        <w:rPr>
          <w:bCs/>
          <w:noProof/>
        </w:rPr>
        <w:t>—</w:t>
      </w:r>
      <w:r>
        <w:rPr>
          <w:noProof/>
        </w:rPr>
        <w:t>limitation of jurisdiction</w:t>
      </w:r>
      <w:r>
        <w:rPr>
          <w:noProof/>
          <w:webHidden/>
        </w:rPr>
        <w:tab/>
      </w:r>
      <w:r>
        <w:rPr>
          <w:noProof/>
          <w:webHidden/>
        </w:rPr>
        <w:fldChar w:fldCharType="begin"/>
      </w:r>
      <w:r>
        <w:rPr>
          <w:noProof/>
          <w:webHidden/>
        </w:rPr>
        <w:instrText xml:space="preserve"> PAGEREF _Toc226010333 \h </w:instrText>
      </w:r>
      <w:r>
        <w:rPr>
          <w:noProof/>
          <w:webHidden/>
        </w:rPr>
      </w:r>
      <w:r>
        <w:rPr>
          <w:noProof/>
          <w:webHidden/>
        </w:rPr>
        <w:fldChar w:fldCharType="separate"/>
      </w:r>
      <w:r w:rsidR="00415255">
        <w:rPr>
          <w:noProof/>
          <w:webHidden/>
        </w:rPr>
        <w:t>176</w:t>
      </w:r>
      <w:r>
        <w:rPr>
          <w:noProof/>
          <w:webHidden/>
        </w:rPr>
        <w:fldChar w:fldCharType="end"/>
      </w:r>
    </w:p>
    <w:p w14:paraId="6EC255EE" w14:textId="1CEB641B"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258</w:t>
      </w:r>
      <w:r>
        <w:rPr>
          <w:rFonts w:asciiTheme="minorHAnsi" w:eastAsiaTheme="minorEastAsia" w:hAnsiTheme="minorHAnsi" w:cstheme="minorBidi"/>
          <w:noProof/>
          <w:kern w:val="2"/>
          <w:sz w:val="24"/>
          <w:szCs w:val="24"/>
          <w:lang w:val="en-AU" w:eastAsia="en-AU"/>
          <w14:ligatures w14:val="standardContextual"/>
        </w:rPr>
        <w:tab/>
      </w:r>
      <w:r>
        <w:rPr>
          <w:noProof/>
        </w:rPr>
        <w:t>Regulations</w:t>
      </w:r>
      <w:r>
        <w:rPr>
          <w:noProof/>
          <w:webHidden/>
        </w:rPr>
        <w:tab/>
      </w:r>
      <w:r>
        <w:rPr>
          <w:noProof/>
          <w:webHidden/>
        </w:rPr>
        <w:fldChar w:fldCharType="begin"/>
      </w:r>
      <w:r>
        <w:rPr>
          <w:noProof/>
          <w:webHidden/>
        </w:rPr>
        <w:instrText xml:space="preserve"> PAGEREF _Toc226010334 \h </w:instrText>
      </w:r>
      <w:r>
        <w:rPr>
          <w:noProof/>
          <w:webHidden/>
        </w:rPr>
      </w:r>
      <w:r>
        <w:rPr>
          <w:noProof/>
          <w:webHidden/>
        </w:rPr>
        <w:fldChar w:fldCharType="separate"/>
      </w:r>
      <w:r w:rsidR="00415255">
        <w:rPr>
          <w:noProof/>
          <w:webHidden/>
        </w:rPr>
        <w:t>176</w:t>
      </w:r>
      <w:r>
        <w:rPr>
          <w:noProof/>
          <w:webHidden/>
        </w:rPr>
        <w:fldChar w:fldCharType="end"/>
      </w:r>
    </w:p>
    <w:p w14:paraId="30676F6B" w14:textId="0AB03535" w:rsidR="008B2E22" w:rsidRDefault="008B2E22" w:rsidP="008B2E22">
      <w:pPr>
        <w:pStyle w:val="TOC3"/>
        <w:rPr>
          <w:rFonts w:asciiTheme="minorHAnsi" w:eastAsiaTheme="minorEastAsia" w:hAnsiTheme="minorHAnsi" w:cstheme="minorBidi"/>
          <w:noProof/>
          <w:kern w:val="2"/>
          <w:sz w:val="24"/>
          <w:szCs w:val="24"/>
          <w:lang w:val="en-AU" w:eastAsia="en-AU"/>
          <w14:ligatures w14:val="standardContextual"/>
        </w:rPr>
      </w:pPr>
      <w:r>
        <w:rPr>
          <w:noProof/>
        </w:rPr>
        <w:t>259</w:t>
      </w:r>
      <w:r>
        <w:rPr>
          <w:rFonts w:asciiTheme="minorHAnsi" w:eastAsiaTheme="minorEastAsia" w:hAnsiTheme="minorHAnsi" w:cstheme="minorBidi"/>
          <w:noProof/>
          <w:kern w:val="2"/>
          <w:sz w:val="24"/>
          <w:szCs w:val="24"/>
          <w:lang w:val="en-AU" w:eastAsia="en-AU"/>
          <w14:ligatures w14:val="standardContextual"/>
        </w:rPr>
        <w:tab/>
      </w:r>
      <w:r>
        <w:rPr>
          <w:noProof/>
        </w:rPr>
        <w:t>Saving provision concerning change of Act name</w:t>
      </w:r>
      <w:r>
        <w:rPr>
          <w:noProof/>
          <w:webHidden/>
        </w:rPr>
        <w:tab/>
      </w:r>
      <w:r>
        <w:rPr>
          <w:noProof/>
          <w:webHidden/>
        </w:rPr>
        <w:fldChar w:fldCharType="begin"/>
      </w:r>
      <w:r>
        <w:rPr>
          <w:noProof/>
          <w:webHidden/>
        </w:rPr>
        <w:instrText xml:space="preserve"> PAGEREF _Toc226010335 \h </w:instrText>
      </w:r>
      <w:r>
        <w:rPr>
          <w:noProof/>
          <w:webHidden/>
        </w:rPr>
      </w:r>
      <w:r>
        <w:rPr>
          <w:noProof/>
          <w:webHidden/>
        </w:rPr>
        <w:fldChar w:fldCharType="separate"/>
      </w:r>
      <w:r w:rsidR="00415255">
        <w:rPr>
          <w:noProof/>
          <w:webHidden/>
        </w:rPr>
        <w:t>178</w:t>
      </w:r>
      <w:r>
        <w:rPr>
          <w:noProof/>
          <w:webHidden/>
        </w:rPr>
        <w:fldChar w:fldCharType="end"/>
      </w:r>
    </w:p>
    <w:p w14:paraId="0B2A1B57" w14:textId="075B958B"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Schedule</w:t>
      </w:r>
      <w:r w:rsidRPr="008B2E22">
        <w:rPr>
          <w:noProof/>
          <w:webHidden/>
        </w:rPr>
        <w:tab/>
      </w:r>
      <w:r w:rsidRPr="008B2E22">
        <w:rPr>
          <w:noProof/>
          <w:webHidden/>
        </w:rPr>
        <w:fldChar w:fldCharType="begin"/>
      </w:r>
      <w:r w:rsidRPr="008B2E22">
        <w:rPr>
          <w:noProof/>
          <w:webHidden/>
        </w:rPr>
        <w:instrText xml:space="preserve"> PAGEREF _Toc226010336 \h </w:instrText>
      </w:r>
      <w:r w:rsidRPr="008B2E22">
        <w:rPr>
          <w:noProof/>
          <w:webHidden/>
        </w:rPr>
      </w:r>
      <w:r w:rsidRPr="008B2E22">
        <w:rPr>
          <w:noProof/>
          <w:webHidden/>
        </w:rPr>
        <w:fldChar w:fldCharType="separate"/>
      </w:r>
      <w:r w:rsidR="00415255">
        <w:rPr>
          <w:noProof/>
          <w:webHidden/>
        </w:rPr>
        <w:t>180</w:t>
      </w:r>
      <w:r w:rsidRPr="008B2E22">
        <w:rPr>
          <w:noProof/>
          <w:webHidden/>
        </w:rPr>
        <w:fldChar w:fldCharType="end"/>
      </w:r>
    </w:p>
    <w:p w14:paraId="6967864F" w14:textId="7DC67BF9"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Schedule 1—Revocation of reservations</w:t>
      </w:r>
      <w:r w:rsidRPr="008B2E22">
        <w:rPr>
          <w:noProof/>
          <w:webHidden/>
        </w:rPr>
        <w:tab/>
      </w:r>
      <w:r w:rsidRPr="008B2E22">
        <w:rPr>
          <w:noProof/>
          <w:webHidden/>
        </w:rPr>
        <w:fldChar w:fldCharType="begin"/>
      </w:r>
      <w:r w:rsidRPr="008B2E22">
        <w:rPr>
          <w:noProof/>
          <w:webHidden/>
        </w:rPr>
        <w:instrText xml:space="preserve"> PAGEREF _Toc226010337 \h </w:instrText>
      </w:r>
      <w:r w:rsidRPr="008B2E22">
        <w:rPr>
          <w:noProof/>
          <w:webHidden/>
        </w:rPr>
      </w:r>
      <w:r w:rsidRPr="008B2E22">
        <w:rPr>
          <w:noProof/>
          <w:webHidden/>
        </w:rPr>
        <w:fldChar w:fldCharType="separate"/>
      </w:r>
      <w:r w:rsidR="00415255">
        <w:rPr>
          <w:noProof/>
          <w:webHidden/>
        </w:rPr>
        <w:t>180</w:t>
      </w:r>
      <w:r w:rsidRPr="008B2E22">
        <w:rPr>
          <w:noProof/>
          <w:webHidden/>
        </w:rPr>
        <w:fldChar w:fldCharType="end"/>
      </w:r>
    </w:p>
    <w:p w14:paraId="43987D42" w14:textId="010C718F" w:rsidR="008B2E22" w:rsidRDefault="008B2E22" w:rsidP="008B2E22">
      <w:pPr>
        <w:pStyle w:val="TOC7"/>
        <w:tabs>
          <w:tab w:val="right" w:pos="6236"/>
        </w:tabs>
        <w:rPr>
          <w:rFonts w:asciiTheme="minorHAnsi" w:eastAsiaTheme="minorEastAsia" w:hAnsiTheme="minorHAnsi" w:cstheme="minorBidi"/>
          <w:b w:val="0"/>
          <w:noProof/>
          <w:kern w:val="2"/>
          <w:sz w:val="24"/>
          <w:szCs w:val="24"/>
          <w:lang w:eastAsia="en-AU"/>
          <w14:ligatures w14:val="standardContextual"/>
        </w:rPr>
      </w:pP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r>
        <w:rPr>
          <w:noProof/>
        </w:rPr>
        <w:sym w:font="Courier New" w:char="2550"/>
      </w:r>
    </w:p>
    <w:p w14:paraId="4C0A30C8" w14:textId="01DED490" w:rsidR="008B2E22" w:rsidRPr="008B2E22" w:rsidRDefault="008B2E22" w:rsidP="008B2E22">
      <w:pPr>
        <w:pStyle w:val="TOC1"/>
        <w:rPr>
          <w:rFonts w:asciiTheme="minorHAnsi" w:eastAsiaTheme="minorEastAsia" w:hAnsiTheme="minorHAnsi" w:cstheme="minorBidi"/>
          <w:noProof/>
          <w:kern w:val="2"/>
          <w:sz w:val="24"/>
          <w:szCs w:val="24"/>
          <w:lang w:val="en-AU" w:eastAsia="en-AU"/>
          <w14:ligatures w14:val="standardContextual"/>
        </w:rPr>
      </w:pPr>
      <w:r w:rsidRPr="008B2E22">
        <w:rPr>
          <w:noProof/>
        </w:rPr>
        <w:t>Endnotes</w:t>
      </w:r>
      <w:r w:rsidRPr="008B2E22">
        <w:rPr>
          <w:noProof/>
          <w:webHidden/>
        </w:rPr>
        <w:tab/>
      </w:r>
      <w:r w:rsidRPr="008B2E22">
        <w:rPr>
          <w:noProof/>
          <w:webHidden/>
        </w:rPr>
        <w:fldChar w:fldCharType="begin"/>
      </w:r>
      <w:r w:rsidRPr="008B2E22">
        <w:rPr>
          <w:noProof/>
          <w:webHidden/>
        </w:rPr>
        <w:instrText xml:space="preserve"> PAGEREF _Toc226010339 \h </w:instrText>
      </w:r>
      <w:r w:rsidRPr="008B2E22">
        <w:rPr>
          <w:noProof/>
          <w:webHidden/>
        </w:rPr>
      </w:r>
      <w:r w:rsidRPr="008B2E22">
        <w:rPr>
          <w:noProof/>
          <w:webHidden/>
        </w:rPr>
        <w:fldChar w:fldCharType="separate"/>
      </w:r>
      <w:r w:rsidR="00415255">
        <w:rPr>
          <w:noProof/>
          <w:webHidden/>
        </w:rPr>
        <w:t>181</w:t>
      </w:r>
      <w:r w:rsidRPr="008B2E22">
        <w:rPr>
          <w:noProof/>
          <w:webHidden/>
        </w:rPr>
        <w:fldChar w:fldCharType="end"/>
      </w:r>
    </w:p>
    <w:p w14:paraId="3DFE4066" w14:textId="30A79854" w:rsidR="008B2E22" w:rsidRDefault="008B2E22" w:rsidP="008B2E22">
      <w:pPr>
        <w:pStyle w:val="TOC5"/>
        <w:rPr>
          <w:rFonts w:asciiTheme="minorHAnsi" w:eastAsiaTheme="minorEastAsia" w:hAnsiTheme="minorHAnsi" w:cstheme="minorBidi"/>
          <w:noProof/>
          <w:kern w:val="2"/>
          <w:sz w:val="24"/>
          <w:szCs w:val="24"/>
          <w:lang w:eastAsia="en-AU"/>
          <w14:ligatures w14:val="standardContextual"/>
        </w:rPr>
      </w:pPr>
      <w:r>
        <w:rPr>
          <w:noProof/>
        </w:rPr>
        <w:t>1</w:t>
      </w:r>
      <w:r>
        <w:rPr>
          <w:rFonts w:asciiTheme="minorHAnsi" w:eastAsiaTheme="minorEastAsia" w:hAnsiTheme="minorHAnsi" w:cstheme="minorBidi"/>
          <w:noProof/>
          <w:kern w:val="2"/>
          <w:sz w:val="24"/>
          <w:szCs w:val="24"/>
          <w:lang w:eastAsia="en-AU"/>
          <w14:ligatures w14:val="standardContextual"/>
        </w:rPr>
        <w:tab/>
      </w:r>
      <w:r>
        <w:rPr>
          <w:noProof/>
        </w:rPr>
        <w:t>General information</w:t>
      </w:r>
      <w:r>
        <w:rPr>
          <w:noProof/>
          <w:webHidden/>
        </w:rPr>
        <w:tab/>
      </w:r>
      <w:r>
        <w:rPr>
          <w:noProof/>
          <w:webHidden/>
        </w:rPr>
        <w:fldChar w:fldCharType="begin"/>
      </w:r>
      <w:r>
        <w:rPr>
          <w:noProof/>
          <w:webHidden/>
        </w:rPr>
        <w:instrText xml:space="preserve"> PAGEREF _Toc226010340 \h </w:instrText>
      </w:r>
      <w:r>
        <w:rPr>
          <w:noProof/>
          <w:webHidden/>
        </w:rPr>
      </w:r>
      <w:r>
        <w:rPr>
          <w:noProof/>
          <w:webHidden/>
        </w:rPr>
        <w:fldChar w:fldCharType="separate"/>
      </w:r>
      <w:r w:rsidR="00415255">
        <w:rPr>
          <w:noProof/>
          <w:webHidden/>
        </w:rPr>
        <w:t>181</w:t>
      </w:r>
      <w:r>
        <w:rPr>
          <w:noProof/>
          <w:webHidden/>
        </w:rPr>
        <w:fldChar w:fldCharType="end"/>
      </w:r>
    </w:p>
    <w:p w14:paraId="5DF9576E" w14:textId="1116F91D" w:rsidR="008B2E22" w:rsidRDefault="008B2E22" w:rsidP="008B2E22">
      <w:pPr>
        <w:pStyle w:val="TOC5"/>
        <w:rPr>
          <w:rFonts w:asciiTheme="minorHAnsi" w:eastAsiaTheme="minorEastAsia" w:hAnsiTheme="minorHAnsi" w:cstheme="minorBidi"/>
          <w:noProof/>
          <w:kern w:val="2"/>
          <w:sz w:val="24"/>
          <w:szCs w:val="24"/>
          <w:lang w:eastAsia="en-AU"/>
          <w14:ligatures w14:val="standardContextual"/>
        </w:rPr>
      </w:pPr>
      <w:r>
        <w:rPr>
          <w:noProof/>
        </w:rPr>
        <w:t>2</w:t>
      </w:r>
      <w:r>
        <w:rPr>
          <w:rFonts w:asciiTheme="minorHAnsi" w:eastAsiaTheme="minorEastAsia" w:hAnsiTheme="minorHAnsi" w:cstheme="minorBidi"/>
          <w:noProof/>
          <w:kern w:val="2"/>
          <w:sz w:val="24"/>
          <w:szCs w:val="24"/>
          <w:lang w:eastAsia="en-AU"/>
          <w14:ligatures w14:val="standardContextual"/>
        </w:rPr>
        <w:tab/>
      </w:r>
      <w:r>
        <w:rPr>
          <w:noProof/>
        </w:rPr>
        <w:t>Table of Amendments</w:t>
      </w:r>
      <w:r>
        <w:rPr>
          <w:noProof/>
          <w:webHidden/>
        </w:rPr>
        <w:tab/>
      </w:r>
      <w:r>
        <w:rPr>
          <w:noProof/>
          <w:webHidden/>
        </w:rPr>
        <w:fldChar w:fldCharType="begin"/>
      </w:r>
      <w:r>
        <w:rPr>
          <w:noProof/>
          <w:webHidden/>
        </w:rPr>
        <w:instrText xml:space="preserve"> PAGEREF _Toc226010341 \h </w:instrText>
      </w:r>
      <w:r>
        <w:rPr>
          <w:noProof/>
          <w:webHidden/>
        </w:rPr>
      </w:r>
      <w:r>
        <w:rPr>
          <w:noProof/>
          <w:webHidden/>
        </w:rPr>
        <w:fldChar w:fldCharType="separate"/>
      </w:r>
      <w:r w:rsidR="00415255">
        <w:rPr>
          <w:noProof/>
          <w:webHidden/>
        </w:rPr>
        <w:t>184</w:t>
      </w:r>
      <w:r>
        <w:rPr>
          <w:noProof/>
          <w:webHidden/>
        </w:rPr>
        <w:fldChar w:fldCharType="end"/>
      </w:r>
    </w:p>
    <w:p w14:paraId="419BF0A6" w14:textId="1FC8630F" w:rsidR="008B2E22" w:rsidRDefault="008B2E22" w:rsidP="008B2E22">
      <w:pPr>
        <w:pStyle w:val="TOC5"/>
        <w:rPr>
          <w:rFonts w:asciiTheme="minorHAnsi" w:eastAsiaTheme="minorEastAsia" w:hAnsiTheme="minorHAnsi" w:cstheme="minorBidi"/>
          <w:noProof/>
          <w:kern w:val="2"/>
          <w:sz w:val="24"/>
          <w:szCs w:val="24"/>
          <w:lang w:eastAsia="en-AU"/>
          <w14:ligatures w14:val="standardContextual"/>
        </w:rPr>
      </w:pPr>
      <w:r>
        <w:rPr>
          <w:noProof/>
        </w:rPr>
        <w:t>3</w:t>
      </w:r>
      <w:r>
        <w:rPr>
          <w:rFonts w:asciiTheme="minorHAnsi" w:eastAsiaTheme="minorEastAsia" w:hAnsiTheme="minorHAnsi" w:cstheme="minorBidi"/>
          <w:noProof/>
          <w:kern w:val="2"/>
          <w:sz w:val="24"/>
          <w:szCs w:val="24"/>
          <w:lang w:eastAsia="en-AU"/>
          <w14:ligatures w14:val="standardContextual"/>
        </w:rPr>
        <w:tab/>
      </w:r>
      <w:r>
        <w:rPr>
          <w:noProof/>
        </w:rPr>
        <w:t>Explanatory details</w:t>
      </w:r>
      <w:r>
        <w:rPr>
          <w:noProof/>
          <w:webHidden/>
        </w:rPr>
        <w:tab/>
      </w:r>
      <w:r>
        <w:rPr>
          <w:noProof/>
          <w:webHidden/>
        </w:rPr>
        <w:fldChar w:fldCharType="begin"/>
      </w:r>
      <w:r>
        <w:rPr>
          <w:noProof/>
          <w:webHidden/>
        </w:rPr>
        <w:instrText xml:space="preserve"> PAGEREF _Toc226010342 \h </w:instrText>
      </w:r>
      <w:r>
        <w:rPr>
          <w:noProof/>
          <w:webHidden/>
        </w:rPr>
      </w:r>
      <w:r>
        <w:rPr>
          <w:noProof/>
          <w:webHidden/>
        </w:rPr>
        <w:fldChar w:fldCharType="separate"/>
      </w:r>
      <w:r w:rsidR="00415255">
        <w:rPr>
          <w:noProof/>
          <w:webHidden/>
        </w:rPr>
        <w:t>189</w:t>
      </w:r>
      <w:r>
        <w:rPr>
          <w:noProof/>
          <w:webHidden/>
        </w:rPr>
        <w:fldChar w:fldCharType="end"/>
      </w:r>
    </w:p>
    <w:p w14:paraId="3B6CF8B8" w14:textId="166BFA68" w:rsidR="009C1390" w:rsidRPr="001940D7" w:rsidRDefault="008B2E22" w:rsidP="00B31D1D">
      <w:pPr>
        <w:pStyle w:val="TOC2"/>
        <w:tabs>
          <w:tab w:val="left" w:pos="680"/>
        </w:tabs>
      </w:pPr>
      <w:r>
        <w:fldChar w:fldCharType="end"/>
      </w:r>
    </w:p>
    <w:p w14:paraId="5E8E86B4" w14:textId="7B9B3128" w:rsidR="009C1390" w:rsidRPr="008B2E22" w:rsidRDefault="009C1390">
      <w:pPr>
        <w:pStyle w:val="ReprintIndexsubtopic"/>
        <w:rPr>
          <w:lang w:val="en-GB"/>
        </w:rPr>
        <w:sectPr w:rsidR="009C1390" w:rsidRPr="008B2E22">
          <w:headerReference w:type="default" r:id="rId10"/>
          <w:footerReference w:type="first" r:id="rId11"/>
          <w:endnotePr>
            <w:numFmt w:val="decimal"/>
          </w:endnotePr>
          <w:type w:val="continuous"/>
          <w:pgSz w:w="11907" w:h="16840" w:code="9"/>
          <w:pgMar w:top="3175" w:right="2835" w:bottom="2773" w:left="2835" w:header="1332" w:footer="2325" w:gutter="0"/>
          <w:pgNumType w:fmt="lowerRoman"/>
          <w:cols w:space="720"/>
          <w:formProt w:val="0"/>
          <w:titlePg/>
        </w:sectPr>
      </w:pPr>
    </w:p>
    <w:p w14:paraId="1CD29BC2" w14:textId="2769705B" w:rsidR="009C1390" w:rsidRDefault="00905A63" w:rsidP="00803B64">
      <w:pPr>
        <w:spacing w:before="0" w:after="120"/>
        <w:jc w:val="center"/>
      </w:pPr>
      <w:bookmarkStart w:id="8" w:name="cpVersion1"/>
      <w:r>
        <w:rPr>
          <w:b/>
          <w:sz w:val="28"/>
        </w:rPr>
        <w:lastRenderedPageBreak/>
        <w:t>Version</w:t>
      </w:r>
      <w:r w:rsidR="00FF6B41">
        <w:rPr>
          <w:b/>
          <w:sz w:val="28"/>
        </w:rPr>
        <w:t xml:space="preserve"> </w:t>
      </w:r>
      <w:bookmarkEnd w:id="8"/>
      <w:r w:rsidR="009C1390">
        <w:rPr>
          <w:b/>
          <w:sz w:val="28"/>
        </w:rPr>
        <w:t xml:space="preserve">No. </w:t>
      </w:r>
      <w:bookmarkStart w:id="9" w:name="cpReprintNo"/>
      <w:r w:rsidR="00845372">
        <w:rPr>
          <w:b/>
          <w:sz w:val="28"/>
        </w:rPr>
        <w:t>055</w:t>
      </w:r>
    </w:p>
    <w:p w14:paraId="56AE1853" w14:textId="16D8D1C1" w:rsidR="009C1390" w:rsidRDefault="00845372">
      <w:pPr>
        <w:spacing w:before="0" w:after="120"/>
        <w:jc w:val="center"/>
        <w:rPr>
          <w:b/>
          <w:sz w:val="32"/>
        </w:rPr>
      </w:pPr>
      <w:bookmarkStart w:id="10" w:name="cpActTitle"/>
      <w:bookmarkEnd w:id="9"/>
      <w:r>
        <w:rPr>
          <w:b/>
          <w:sz w:val="32"/>
        </w:rPr>
        <w:t>EastLink Project Act 2004</w:t>
      </w:r>
    </w:p>
    <w:p w14:paraId="6FE8007D" w14:textId="1A8A55D4" w:rsidR="009C1390" w:rsidRDefault="00845372">
      <w:pPr>
        <w:spacing w:before="0" w:after="120"/>
        <w:jc w:val="center"/>
        <w:rPr>
          <w:b/>
        </w:rPr>
      </w:pPr>
      <w:bookmarkStart w:id="11" w:name="cpActNo"/>
      <w:bookmarkEnd w:id="10"/>
      <w:r>
        <w:rPr>
          <w:b/>
        </w:rPr>
        <w:t>No. 39 of 2004</w:t>
      </w:r>
    </w:p>
    <w:bookmarkEnd w:id="11"/>
    <w:p w14:paraId="3267C188" w14:textId="016CB7BA" w:rsidR="009C1390" w:rsidRDefault="00905A63" w:rsidP="00845372">
      <w:pPr>
        <w:spacing w:before="0"/>
        <w:jc w:val="center"/>
      </w:pPr>
      <w:r>
        <w:t>Version</w:t>
      </w:r>
      <w:r w:rsidR="00845372">
        <w:t xml:space="preserve"> incorporating amendments as at</w:t>
      </w:r>
      <w:r w:rsidR="00845372">
        <w:br/>
        <w:t>15 April 2026</w:t>
      </w:r>
    </w:p>
    <w:p w14:paraId="51785DA4" w14:textId="77777777" w:rsidR="009C1390" w:rsidRDefault="009C1390">
      <w:pPr>
        <w:spacing w:before="0"/>
        <w:sectPr w:rsidR="009C1390">
          <w:headerReference w:type="default" r:id="rId12"/>
          <w:footerReference w:type="default" r:id="rId13"/>
          <w:endnotePr>
            <w:numFmt w:val="decimal"/>
          </w:endnotePr>
          <w:pgSz w:w="11907" w:h="16840" w:code="9"/>
          <w:pgMar w:top="3170" w:right="2835" w:bottom="2773" w:left="2835" w:header="1332" w:footer="2325" w:gutter="0"/>
          <w:pgNumType w:start="1"/>
          <w:cols w:space="720"/>
        </w:sectPr>
      </w:pPr>
    </w:p>
    <w:p w14:paraId="11AD3140" w14:textId="393CAB41" w:rsidR="009C1390" w:rsidRDefault="009C1390">
      <w:pPr>
        <w:spacing w:after="240"/>
        <w:rPr>
          <w:b/>
        </w:rPr>
      </w:pPr>
      <w:r>
        <w:rPr>
          <w:b/>
        </w:rPr>
        <w:t>The Parliament of Victoria enacts as follows:</w:t>
      </w:r>
    </w:p>
    <w:p w14:paraId="3C472178" w14:textId="77777777" w:rsidR="009C1390" w:rsidRPr="00D10CC8" w:rsidRDefault="001F713B" w:rsidP="00D10CC8">
      <w:pPr>
        <w:pStyle w:val="Heading-PART"/>
        <w:rPr>
          <w:caps w:val="0"/>
          <w:sz w:val="32"/>
        </w:rPr>
      </w:pPr>
      <w:bookmarkStart w:id="13" w:name="_Toc226009998"/>
      <w:r w:rsidRPr="00D10CC8">
        <w:rPr>
          <w:caps w:val="0"/>
          <w:sz w:val="32"/>
        </w:rPr>
        <w:t>Part 1</w:t>
      </w:r>
      <w:r w:rsidRPr="00D10CC8">
        <w:rPr>
          <w:bCs/>
          <w:caps w:val="0"/>
          <w:sz w:val="32"/>
        </w:rPr>
        <w:t>—</w:t>
      </w:r>
      <w:r w:rsidRPr="00D10CC8">
        <w:rPr>
          <w:caps w:val="0"/>
          <w:sz w:val="32"/>
        </w:rPr>
        <w:t>Preliminary</w:t>
      </w:r>
      <w:bookmarkEnd w:id="13"/>
    </w:p>
    <w:p w14:paraId="0FDBBB6F" w14:textId="77777777" w:rsidR="009C1390" w:rsidRDefault="009C1390" w:rsidP="009E119B">
      <w:pPr>
        <w:pStyle w:val="DraftHeading1"/>
        <w:tabs>
          <w:tab w:val="right" w:pos="680"/>
        </w:tabs>
        <w:ind w:left="850" w:hanging="850"/>
      </w:pPr>
      <w:r>
        <w:tab/>
      </w:r>
      <w:bookmarkStart w:id="14" w:name="_Toc226009999"/>
      <w:r>
        <w:t>1</w:t>
      </w:r>
      <w:r w:rsidR="009E119B">
        <w:tab/>
      </w:r>
      <w:r>
        <w:t>Purposes</w:t>
      </w:r>
      <w:bookmarkEnd w:id="14"/>
    </w:p>
    <w:p w14:paraId="7BB245B2" w14:textId="77777777" w:rsidR="009C1390" w:rsidRDefault="009C1390">
      <w:pPr>
        <w:pStyle w:val="BodySectionSub"/>
      </w:pPr>
      <w:r>
        <w:t>The main purposes of this Act are—</w:t>
      </w:r>
    </w:p>
    <w:p w14:paraId="0128BC99" w14:textId="77777777" w:rsidR="007B4C38" w:rsidRPr="007B4C38" w:rsidRDefault="007B4C38" w:rsidP="00905A63">
      <w:pPr>
        <w:pStyle w:val="SideNote"/>
        <w:framePr w:wrap="around"/>
      </w:pPr>
      <w:r>
        <w:t xml:space="preserve">S. 1(a) amended by No. </w:t>
      </w:r>
      <w:r w:rsidR="00472BA1">
        <w:t>95/2005</w:t>
      </w:r>
      <w:r>
        <w:t xml:space="preserve"> s. 4(2).</w:t>
      </w:r>
    </w:p>
    <w:p w14:paraId="12D7E1AC" w14:textId="77777777" w:rsidR="009C1390" w:rsidRDefault="009C1390">
      <w:pPr>
        <w:pStyle w:val="DraftHeading3"/>
        <w:tabs>
          <w:tab w:val="right" w:pos="1757"/>
        </w:tabs>
        <w:ind w:left="1871" w:hanging="1871"/>
      </w:pPr>
      <w:r>
        <w:tab/>
        <w:t>(a)</w:t>
      </w:r>
      <w:r>
        <w:tab/>
        <w:t xml:space="preserve">to empower the State to enter into an Agreement for the design, construction, operation, maintenance and management of </w:t>
      </w:r>
      <w:r w:rsidR="007B4C38">
        <w:t>EastLink</w:t>
      </w:r>
      <w:r>
        <w:t>; and</w:t>
      </w:r>
    </w:p>
    <w:p w14:paraId="7EF93DC7" w14:textId="77777777" w:rsidR="007B4C38" w:rsidRPr="007B4C38" w:rsidRDefault="007B4C38" w:rsidP="00905A63">
      <w:pPr>
        <w:pStyle w:val="SideNote"/>
        <w:framePr w:wrap="around"/>
      </w:pPr>
      <w:r>
        <w:t xml:space="preserve">S. 1(b) amended by No. </w:t>
      </w:r>
      <w:r w:rsidR="00472BA1">
        <w:t>95/2005</w:t>
      </w:r>
      <w:r>
        <w:t xml:space="preserve"> s. 4(2).</w:t>
      </w:r>
    </w:p>
    <w:p w14:paraId="3AC3ECC6" w14:textId="77777777" w:rsidR="009C1390" w:rsidRDefault="009C1390">
      <w:pPr>
        <w:pStyle w:val="DraftHeading3"/>
        <w:tabs>
          <w:tab w:val="right" w:pos="1757"/>
        </w:tabs>
        <w:ind w:left="1871" w:hanging="1871"/>
      </w:pPr>
      <w:r>
        <w:tab/>
        <w:t>(b)</w:t>
      </w:r>
      <w:r>
        <w:tab/>
        <w:t xml:space="preserve">to provide for the collection and enforcement of tolls in relation to the use of </w:t>
      </w:r>
      <w:r w:rsidR="007B4C38">
        <w:t>EastLink</w:t>
      </w:r>
      <w:r>
        <w:t>; and</w:t>
      </w:r>
    </w:p>
    <w:p w14:paraId="095F3256" w14:textId="77777777" w:rsidR="0094077A" w:rsidRPr="0094077A" w:rsidRDefault="0094077A" w:rsidP="0094077A"/>
    <w:p w14:paraId="241ACEE2" w14:textId="77777777" w:rsidR="00B86E78" w:rsidRPr="007B4C38" w:rsidRDefault="00B86E78" w:rsidP="00905A63">
      <w:pPr>
        <w:pStyle w:val="SideNote"/>
        <w:framePr w:wrap="around"/>
      </w:pPr>
      <w:r>
        <w:t>S. 1(c) amended by No</w:t>
      </w:r>
      <w:r w:rsidR="00944B52">
        <w:t>s</w:t>
      </w:r>
      <w:r>
        <w:t xml:space="preserve"> 93/2009 s. 39(1)</w:t>
      </w:r>
      <w:r w:rsidR="00944B52">
        <w:t>, 49/2019 s. 186(Sch. 4 item 15.1)</w:t>
      </w:r>
      <w:r>
        <w:t>.</w:t>
      </w:r>
    </w:p>
    <w:p w14:paraId="337F6C13" w14:textId="77777777" w:rsidR="009C1390" w:rsidRDefault="009C1390">
      <w:pPr>
        <w:pStyle w:val="DraftHeading3"/>
        <w:tabs>
          <w:tab w:val="right" w:pos="1757"/>
        </w:tabs>
        <w:ind w:left="1871" w:hanging="1871"/>
      </w:pPr>
      <w:r>
        <w:tab/>
        <w:t>(c)</w:t>
      </w:r>
      <w:r>
        <w:tab/>
        <w:t xml:space="preserve">to confer powers on </w:t>
      </w:r>
      <w:r w:rsidR="00944B52" w:rsidRPr="005B1AF4">
        <w:t>the Head, Transport for Victoria</w:t>
      </w:r>
      <w:r w:rsidR="00B86E78">
        <w:t xml:space="preserve"> </w:t>
      </w:r>
      <w:r>
        <w:t>in relation to the land required for or affected by the Project; and</w:t>
      </w:r>
    </w:p>
    <w:p w14:paraId="3A61E2AE" w14:textId="77777777" w:rsidR="0039315C" w:rsidRPr="0039315C" w:rsidRDefault="0039315C" w:rsidP="0039315C"/>
    <w:p w14:paraId="5841F584" w14:textId="77777777" w:rsidR="009C1390" w:rsidRDefault="009C1390">
      <w:pPr>
        <w:pStyle w:val="DraftHeading3"/>
        <w:tabs>
          <w:tab w:val="right" w:pos="1757"/>
        </w:tabs>
        <w:ind w:left="1871" w:hanging="1871"/>
      </w:pPr>
      <w:r>
        <w:tab/>
        <w:t>(d)</w:t>
      </w:r>
      <w:r>
        <w:tab/>
        <w:t>to provide procedures to deal with the interface between Utilities and the Freeway Corporation in relation to Utility infrastructure and the Project; and</w:t>
      </w:r>
    </w:p>
    <w:p w14:paraId="7574ADA7" w14:textId="77777777" w:rsidR="00B86E78" w:rsidRPr="007B4C38" w:rsidRDefault="00B86E78" w:rsidP="00905A63">
      <w:pPr>
        <w:pStyle w:val="SideNote"/>
        <w:framePr w:wrap="around"/>
      </w:pPr>
      <w:r>
        <w:t>S. 1(</w:t>
      </w:r>
      <w:r w:rsidR="007D59AD">
        <w:t>e</w:t>
      </w:r>
      <w:r>
        <w:t>) amended by No</w:t>
      </w:r>
      <w:r w:rsidR="00944B52">
        <w:t>s</w:t>
      </w:r>
      <w:r>
        <w:t xml:space="preserve"> 93/2009 s. 39(1)</w:t>
      </w:r>
      <w:r w:rsidR="00944B52">
        <w:t>, 49/2019 s. 186(Sch. 4 item 15.1)</w:t>
      </w:r>
      <w:r>
        <w:t>.</w:t>
      </w:r>
    </w:p>
    <w:p w14:paraId="1836E4AB" w14:textId="77777777" w:rsidR="009C1390" w:rsidRDefault="009C1390">
      <w:pPr>
        <w:pStyle w:val="DraftHeading3"/>
        <w:tabs>
          <w:tab w:val="right" w:pos="1757"/>
        </w:tabs>
        <w:ind w:left="1871" w:hanging="1871"/>
      </w:pPr>
      <w:r>
        <w:tab/>
        <w:t>(e)</w:t>
      </w:r>
      <w:r>
        <w:tab/>
        <w:t xml:space="preserve">to confer other powers on the Minister, </w:t>
      </w:r>
      <w:r w:rsidR="00944B52" w:rsidRPr="005B1AF4">
        <w:t>the Head, Transport for Victoria</w:t>
      </w:r>
      <w:r w:rsidR="00B86E78">
        <w:t xml:space="preserve"> </w:t>
      </w:r>
      <w:r>
        <w:t>and the Freeway Corporation and other persons for the purposes of the Project; and</w:t>
      </w:r>
    </w:p>
    <w:p w14:paraId="0CEF377C" w14:textId="77777777" w:rsidR="001940D7" w:rsidRDefault="001940D7" w:rsidP="001940D7"/>
    <w:p w14:paraId="50304ED6" w14:textId="77777777" w:rsidR="00F83F48" w:rsidRDefault="00F83F48" w:rsidP="001940D7"/>
    <w:p w14:paraId="684D49D2" w14:textId="77777777" w:rsidR="009C1390" w:rsidRDefault="009C1390">
      <w:pPr>
        <w:pStyle w:val="DraftHeading3"/>
        <w:tabs>
          <w:tab w:val="right" w:pos="1757"/>
        </w:tabs>
        <w:ind w:left="1871" w:hanging="1871"/>
      </w:pPr>
      <w:r>
        <w:lastRenderedPageBreak/>
        <w:tab/>
        <w:t>(f)</w:t>
      </w:r>
      <w:r>
        <w:tab/>
        <w:t xml:space="preserve">to amend the </w:t>
      </w:r>
      <w:r>
        <w:rPr>
          <w:b/>
          <w:bCs/>
        </w:rPr>
        <w:t>Road Management Act 2004</w:t>
      </w:r>
      <w:r>
        <w:t>—</w:t>
      </w:r>
    </w:p>
    <w:p w14:paraId="7815F492" w14:textId="77777777" w:rsidR="007B4C38" w:rsidRPr="007B4C38" w:rsidRDefault="007B4C38" w:rsidP="00905A63">
      <w:pPr>
        <w:pStyle w:val="SideNote"/>
        <w:framePr w:wrap="around"/>
      </w:pPr>
      <w:r>
        <w:t xml:space="preserve">S. 1(f)(i) amended by No. </w:t>
      </w:r>
      <w:r w:rsidR="00472BA1">
        <w:t>95/2005</w:t>
      </w:r>
      <w:r>
        <w:t xml:space="preserve"> s. 4(2).</w:t>
      </w:r>
    </w:p>
    <w:p w14:paraId="7D548BD5" w14:textId="77777777" w:rsidR="009C1390" w:rsidRDefault="009C1390">
      <w:pPr>
        <w:pStyle w:val="DraftHeading4"/>
        <w:tabs>
          <w:tab w:val="right" w:pos="2268"/>
        </w:tabs>
        <w:ind w:left="2381" w:hanging="2381"/>
      </w:pPr>
      <w:r>
        <w:tab/>
        <w:t>(i)</w:t>
      </w:r>
      <w:r>
        <w:tab/>
        <w:t xml:space="preserve">to modify its operation in relation to </w:t>
      </w:r>
      <w:r w:rsidR="007B4C38">
        <w:t>EastLink</w:t>
      </w:r>
      <w:r>
        <w:t>; and</w:t>
      </w:r>
    </w:p>
    <w:p w14:paraId="2F8561E4" w14:textId="77777777" w:rsidR="0094077A" w:rsidRPr="0094077A" w:rsidRDefault="0094077A" w:rsidP="0094077A"/>
    <w:p w14:paraId="2B0936E1" w14:textId="77777777" w:rsidR="009C1390" w:rsidRDefault="009C1390">
      <w:pPr>
        <w:pStyle w:val="DraftHeading4"/>
        <w:tabs>
          <w:tab w:val="right" w:pos="2268"/>
        </w:tabs>
        <w:ind w:left="2381" w:hanging="2381"/>
      </w:pPr>
      <w:r>
        <w:tab/>
        <w:t>(ii)</w:t>
      </w:r>
      <w:r>
        <w:tab/>
        <w:t>to provide for issues relating to civil liability arising out of road management; and</w:t>
      </w:r>
    </w:p>
    <w:p w14:paraId="1B8B216B" w14:textId="77777777" w:rsidR="009C1390" w:rsidRDefault="009C1390">
      <w:pPr>
        <w:pStyle w:val="DraftHeading4"/>
        <w:tabs>
          <w:tab w:val="right" w:pos="2268"/>
        </w:tabs>
        <w:ind w:left="2381" w:hanging="2381"/>
      </w:pPr>
      <w:r>
        <w:tab/>
        <w:t>(iii)</w:t>
      </w:r>
      <w:r>
        <w:tab/>
        <w:t>in relation to rights of review of decisions under that Act; and</w:t>
      </w:r>
    </w:p>
    <w:p w14:paraId="438DCAE1" w14:textId="77777777" w:rsidR="009C1390" w:rsidRDefault="009C1390">
      <w:pPr>
        <w:pStyle w:val="DraftHeading3"/>
        <w:tabs>
          <w:tab w:val="right" w:pos="1757"/>
        </w:tabs>
        <w:ind w:left="1871" w:hanging="1871"/>
      </w:pPr>
      <w:r>
        <w:tab/>
        <w:t>(g)</w:t>
      </w:r>
      <w:r>
        <w:tab/>
        <w:t xml:space="preserve">to amend section 85 of the </w:t>
      </w:r>
      <w:r>
        <w:rPr>
          <w:b/>
          <w:bCs/>
        </w:rPr>
        <w:t>Constitution Act 1975</w:t>
      </w:r>
      <w:r>
        <w:t xml:space="preserve"> in relation to certain of the amendments made by this Act to the </w:t>
      </w:r>
      <w:r>
        <w:rPr>
          <w:b/>
          <w:bCs/>
        </w:rPr>
        <w:t>Road Management Act 2004</w:t>
      </w:r>
      <w:r>
        <w:t>.</w:t>
      </w:r>
    </w:p>
    <w:p w14:paraId="31ACFEBE" w14:textId="77777777" w:rsidR="009C1390" w:rsidRDefault="009C1390" w:rsidP="009E119B">
      <w:pPr>
        <w:pStyle w:val="DraftHeading1"/>
        <w:tabs>
          <w:tab w:val="right" w:pos="680"/>
        </w:tabs>
        <w:ind w:left="850" w:hanging="850"/>
      </w:pPr>
      <w:r>
        <w:tab/>
      </w:r>
      <w:bookmarkStart w:id="15" w:name="_Toc226010000"/>
      <w:r>
        <w:t>2</w:t>
      </w:r>
      <w:r w:rsidR="009E119B">
        <w:tab/>
      </w:r>
      <w:r>
        <w:t>Commencement</w:t>
      </w:r>
      <w:bookmarkEnd w:id="15"/>
    </w:p>
    <w:p w14:paraId="54B5932B" w14:textId="77777777" w:rsidR="009C1390" w:rsidRDefault="009C1390">
      <w:pPr>
        <w:pStyle w:val="DraftHeading2"/>
        <w:tabs>
          <w:tab w:val="right" w:pos="1247"/>
        </w:tabs>
        <w:ind w:left="1361" w:hanging="1361"/>
      </w:pPr>
      <w:r>
        <w:tab/>
        <w:t>(1)</w:t>
      </w:r>
      <w:r>
        <w:tab/>
        <w:t>This section and sections 1, 266, 270, 272, 273, 276 and 277 come into operation on the day after the day on which this Act receives the Royal Assent.</w:t>
      </w:r>
    </w:p>
    <w:p w14:paraId="54DBB1C9" w14:textId="77777777" w:rsidR="009C1390" w:rsidRDefault="009C1390">
      <w:pPr>
        <w:pStyle w:val="DraftHeading2"/>
        <w:tabs>
          <w:tab w:val="right" w:pos="1247"/>
        </w:tabs>
        <w:ind w:left="1361" w:hanging="1361"/>
      </w:pPr>
      <w:r>
        <w:tab/>
        <w:t>(2)</w:t>
      </w:r>
      <w:r>
        <w:tab/>
        <w:t>Section 259 comes into operation on 1 July 2004.</w:t>
      </w:r>
    </w:p>
    <w:p w14:paraId="0B404BB5" w14:textId="77777777" w:rsidR="009C1390" w:rsidRDefault="009C1390">
      <w:pPr>
        <w:pStyle w:val="DraftHeading2"/>
        <w:tabs>
          <w:tab w:val="right" w:pos="1247"/>
        </w:tabs>
        <w:ind w:left="1361" w:hanging="1361"/>
      </w:pPr>
      <w:r>
        <w:tab/>
        <w:t>(3)</w:t>
      </w:r>
      <w:r>
        <w:tab/>
        <w:t>The remaining provisions of this Act come into operation on a day or days to be proclaimed.</w:t>
      </w:r>
    </w:p>
    <w:p w14:paraId="3CA51082" w14:textId="77777777" w:rsidR="009C1390" w:rsidRDefault="009C1390">
      <w:pPr>
        <w:pStyle w:val="DraftHeading2"/>
        <w:tabs>
          <w:tab w:val="right" w:pos="1247"/>
        </w:tabs>
        <w:ind w:left="1361" w:hanging="1361"/>
      </w:pPr>
      <w:r>
        <w:tab/>
        <w:t>(4)</w:t>
      </w:r>
      <w:r>
        <w:tab/>
        <w:t xml:space="preserve">If a provision referred to in </w:t>
      </w:r>
      <w:r w:rsidR="00334E3E">
        <w:t>subsection</w:t>
      </w:r>
      <w:r>
        <w:t xml:space="preserve"> (3) does not come into operation before 1 July 2005, it comes into operation on that day.</w:t>
      </w:r>
    </w:p>
    <w:p w14:paraId="23771615" w14:textId="77777777" w:rsidR="009C1390" w:rsidRDefault="009C1390" w:rsidP="009E119B">
      <w:pPr>
        <w:pStyle w:val="DraftHeading1"/>
        <w:tabs>
          <w:tab w:val="right" w:pos="680"/>
        </w:tabs>
        <w:ind w:left="850" w:hanging="850"/>
      </w:pPr>
      <w:r>
        <w:tab/>
      </w:r>
      <w:bookmarkStart w:id="16" w:name="_Toc226010001"/>
      <w:r>
        <w:t>3</w:t>
      </w:r>
      <w:r w:rsidR="009E119B">
        <w:tab/>
      </w:r>
      <w:r>
        <w:t>Definitions</w:t>
      </w:r>
      <w:bookmarkEnd w:id="16"/>
    </w:p>
    <w:p w14:paraId="2A96E8B7" w14:textId="77777777" w:rsidR="009C1390" w:rsidRDefault="009C1390">
      <w:pPr>
        <w:pStyle w:val="DraftHeading2"/>
        <w:tabs>
          <w:tab w:val="right" w:pos="1247"/>
        </w:tabs>
        <w:ind w:left="1361" w:hanging="1361"/>
      </w:pPr>
      <w:r>
        <w:tab/>
        <w:t>(1)</w:t>
      </w:r>
      <w:r>
        <w:tab/>
        <w:t>In this Act—</w:t>
      </w:r>
    </w:p>
    <w:p w14:paraId="7A6A7A16" w14:textId="77777777" w:rsidR="009C1390" w:rsidRDefault="009C1390" w:rsidP="005D551E">
      <w:pPr>
        <w:pStyle w:val="DraftDefinition2"/>
      </w:pPr>
      <w:r w:rsidRPr="005D551E">
        <w:rPr>
          <w:b/>
          <w:i/>
          <w:iCs/>
        </w:rPr>
        <w:t>Agreement</w:t>
      </w:r>
      <w:r>
        <w:t xml:space="preserve"> means—</w:t>
      </w:r>
    </w:p>
    <w:p w14:paraId="61DA9461" w14:textId="77777777" w:rsidR="009C1390" w:rsidRDefault="009C1390">
      <w:pPr>
        <w:pStyle w:val="DraftHeading4"/>
        <w:tabs>
          <w:tab w:val="right" w:pos="2268"/>
        </w:tabs>
        <w:ind w:left="2381" w:hanging="2381"/>
      </w:pPr>
      <w:r>
        <w:tab/>
        <w:t>(a)</w:t>
      </w:r>
      <w:r>
        <w:tab/>
        <w:t>the agreement for the Project entered into under section 15 and the exhibits to that agreement; or</w:t>
      </w:r>
    </w:p>
    <w:p w14:paraId="197B26C8" w14:textId="77777777" w:rsidR="009C1390" w:rsidRDefault="009C1390">
      <w:pPr>
        <w:pStyle w:val="DraftHeading4"/>
        <w:tabs>
          <w:tab w:val="right" w:pos="2268"/>
        </w:tabs>
        <w:ind w:left="2381" w:hanging="2381"/>
      </w:pPr>
      <w:r>
        <w:lastRenderedPageBreak/>
        <w:tab/>
        <w:t>(b)</w:t>
      </w:r>
      <w:r w:rsidR="009E119B">
        <w:tab/>
      </w:r>
      <w:r>
        <w:t>if all or any of the provisions of the agreement for the Project entered into under section 15 or the exhibits to that agreement are amended, the agreement and the exhibits as so amended;</w:t>
      </w:r>
    </w:p>
    <w:p w14:paraId="248B7C75" w14:textId="77777777" w:rsidR="009C1390" w:rsidRDefault="009C1390" w:rsidP="005D551E">
      <w:pPr>
        <w:pStyle w:val="DraftDefinition2"/>
      </w:pPr>
      <w:r w:rsidRPr="005D551E">
        <w:rPr>
          <w:b/>
          <w:i/>
          <w:iCs/>
        </w:rPr>
        <w:t>Amending agreement</w:t>
      </w:r>
      <w:r>
        <w:t xml:space="preserve"> means an Amending agreement under section 17(1);</w:t>
      </w:r>
    </w:p>
    <w:p w14:paraId="16325804" w14:textId="77777777" w:rsidR="009C1390" w:rsidRDefault="009C1390" w:rsidP="005D551E">
      <w:pPr>
        <w:pStyle w:val="DraftDefinition2"/>
      </w:pPr>
      <w:r w:rsidRPr="005D551E">
        <w:rPr>
          <w:b/>
          <w:i/>
          <w:iCs/>
        </w:rPr>
        <w:t>approved Utility agreement</w:t>
      </w:r>
      <w:r>
        <w:t xml:space="preserve"> means a Utility agreement that is approved by the Authority under section 157;</w:t>
      </w:r>
    </w:p>
    <w:p w14:paraId="24675E2F" w14:textId="77777777" w:rsidR="009C1390" w:rsidRDefault="009C1390" w:rsidP="005D551E">
      <w:pPr>
        <w:pStyle w:val="DraftDefinition2"/>
      </w:pPr>
      <w:r w:rsidRPr="005D551E">
        <w:rPr>
          <w:b/>
          <w:i/>
          <w:iCs/>
        </w:rPr>
        <w:t>arterial road</w:t>
      </w:r>
      <w:r>
        <w:t xml:space="preserve"> has the same meaning as it has in the </w:t>
      </w:r>
      <w:r>
        <w:rPr>
          <w:b/>
          <w:bCs/>
        </w:rPr>
        <w:t>Road Management Act 2004</w:t>
      </w:r>
      <w:r>
        <w:t>;</w:t>
      </w:r>
    </w:p>
    <w:p w14:paraId="2C94E48D" w14:textId="77777777" w:rsidR="00140CCF" w:rsidRPr="006D20AB" w:rsidRDefault="00140CCF" w:rsidP="00905A63">
      <w:pPr>
        <w:pStyle w:val="SideNote"/>
        <w:framePr w:wrap="around"/>
      </w:pPr>
      <w:r>
        <w:t xml:space="preserve">S. 3(1) def. of </w:t>
      </w:r>
      <w:r>
        <w:rPr>
          <w:i/>
        </w:rPr>
        <w:t>authorised person</w:t>
      </w:r>
      <w:r>
        <w:rPr>
          <w:bCs/>
        </w:rPr>
        <w:t xml:space="preserve"> inserted by No. 74/2007 s. 39(a)</w:t>
      </w:r>
      <w:r w:rsidR="00787F75">
        <w:rPr>
          <w:bCs/>
        </w:rPr>
        <w:t>.</w:t>
      </w:r>
    </w:p>
    <w:p w14:paraId="6710C6E4" w14:textId="77777777" w:rsidR="00140CCF" w:rsidRDefault="00140CCF" w:rsidP="00140CCF">
      <w:pPr>
        <w:pStyle w:val="DraftDefinition2"/>
      </w:pPr>
      <w:r>
        <w:rPr>
          <w:b/>
          <w:i/>
        </w:rPr>
        <w:t>authorised person</w:t>
      </w:r>
      <w:r>
        <w:t xml:space="preserve"> means a person authorised in writing by the Freeway Corporation under section 197AA;</w:t>
      </w:r>
    </w:p>
    <w:p w14:paraId="09AB1896" w14:textId="77777777" w:rsidR="00C0528C" w:rsidRPr="00C0528C" w:rsidRDefault="00C0528C" w:rsidP="00C0528C"/>
    <w:p w14:paraId="03DADA5C" w14:textId="742FA4AA" w:rsidR="00FD0D7B" w:rsidRPr="006D20AB" w:rsidRDefault="00FD0D7B" w:rsidP="00905A63">
      <w:pPr>
        <w:pStyle w:val="SideNote"/>
        <w:framePr w:wrap="around"/>
      </w:pPr>
      <w:r>
        <w:t xml:space="preserve">S. 3(1) def. of </w:t>
      </w:r>
      <w:r w:rsidR="00AB428C">
        <w:rPr>
          <w:i/>
        </w:rPr>
        <w:t>A</w:t>
      </w:r>
      <w:r>
        <w:rPr>
          <w:i/>
        </w:rPr>
        <w:t>uthority</w:t>
      </w:r>
      <w:r>
        <w:rPr>
          <w:bCs/>
        </w:rPr>
        <w:t xml:space="preserve"> substituted by No. 93/2009 s. 37</w:t>
      </w:r>
      <w:r w:rsidR="00C34A17">
        <w:rPr>
          <w:bCs/>
        </w:rPr>
        <w:t xml:space="preserve">, amended by </w:t>
      </w:r>
      <w:r w:rsidR="008412BB">
        <w:rPr>
          <w:bCs/>
        </w:rPr>
        <w:t>No</w:t>
      </w:r>
      <w:r w:rsidR="00550AAD">
        <w:rPr>
          <w:bCs/>
        </w:rPr>
        <w:t>s</w:t>
      </w:r>
      <w:r w:rsidR="008412BB">
        <w:rPr>
          <w:bCs/>
        </w:rPr>
        <w:t xml:space="preserve"> 49/2019 </w:t>
      </w:r>
      <w:r w:rsidR="00C34A17">
        <w:rPr>
          <w:bCs/>
        </w:rPr>
        <w:t>s. 186(Sch. 4 item 15.2(c))</w:t>
      </w:r>
      <w:r w:rsidR="00550AAD">
        <w:rPr>
          <w:bCs/>
        </w:rPr>
        <w:t xml:space="preserve">, </w:t>
      </w:r>
      <w:r w:rsidR="001B70E1">
        <w:rPr>
          <w:bCs/>
        </w:rPr>
        <w:t>13</w:t>
      </w:r>
      <w:r w:rsidR="00550AAD">
        <w:rPr>
          <w:bCs/>
        </w:rPr>
        <w:t>/2024 s. 3(Sch. 1 item</w:t>
      </w:r>
      <w:r w:rsidR="00584C23">
        <w:rPr>
          <w:bCs/>
        </w:rPr>
        <w:t> </w:t>
      </w:r>
      <w:r w:rsidR="00550AAD">
        <w:rPr>
          <w:bCs/>
        </w:rPr>
        <w:t>4)</w:t>
      </w:r>
      <w:r>
        <w:rPr>
          <w:bCs/>
        </w:rPr>
        <w:t>.</w:t>
      </w:r>
    </w:p>
    <w:p w14:paraId="7DF7A0CF" w14:textId="5AB44D87" w:rsidR="00FD0D7B" w:rsidRDefault="00FD0D7B" w:rsidP="005D551E">
      <w:pPr>
        <w:pStyle w:val="DraftDefinition2"/>
      </w:pPr>
      <w:r>
        <w:rPr>
          <w:b/>
          <w:bCs/>
          <w:i/>
          <w:iCs/>
        </w:rPr>
        <w:t>Authority</w:t>
      </w:r>
      <w:r>
        <w:t xml:space="preserve"> means </w:t>
      </w:r>
      <w:r w:rsidR="00C34A17" w:rsidRPr="005B1AF4">
        <w:t xml:space="preserve">the Head, Transport for </w:t>
      </w:r>
      <w:r w:rsidR="00550AAD" w:rsidRPr="000A707D">
        <w:t>Victoria;</w:t>
      </w:r>
    </w:p>
    <w:p w14:paraId="1FE1178B" w14:textId="77777777" w:rsidR="0039315C" w:rsidRPr="0039315C" w:rsidRDefault="0039315C" w:rsidP="0039315C"/>
    <w:p w14:paraId="1950EA2B" w14:textId="12E7C500" w:rsidR="001940D7" w:rsidRDefault="001940D7" w:rsidP="0039315C"/>
    <w:p w14:paraId="607D5542" w14:textId="77727492" w:rsidR="00B40D22" w:rsidRDefault="00B40D22" w:rsidP="0039315C"/>
    <w:p w14:paraId="7CEEFBF2" w14:textId="77777777" w:rsidR="00B40D22" w:rsidRDefault="00B40D22" w:rsidP="0039315C"/>
    <w:p w14:paraId="50342FB7" w14:textId="77777777" w:rsidR="001940D7" w:rsidRPr="001940D7" w:rsidRDefault="001940D7" w:rsidP="00C96D52"/>
    <w:p w14:paraId="7D174CE1" w14:textId="77777777" w:rsidR="009C1390" w:rsidRDefault="009C1390" w:rsidP="005D551E">
      <w:pPr>
        <w:pStyle w:val="DraftDefinition2"/>
      </w:pPr>
      <w:r w:rsidRPr="005D551E">
        <w:rPr>
          <w:b/>
          <w:i/>
          <w:iCs/>
        </w:rPr>
        <w:t>business day</w:t>
      </w:r>
      <w:r>
        <w:t xml:space="preserve"> means a day that is not—</w:t>
      </w:r>
    </w:p>
    <w:p w14:paraId="01ED45EF" w14:textId="77777777" w:rsidR="009C1390" w:rsidRDefault="009C1390" w:rsidP="009E119B">
      <w:pPr>
        <w:pStyle w:val="DraftHeading4"/>
        <w:tabs>
          <w:tab w:val="right" w:pos="2268"/>
        </w:tabs>
        <w:ind w:left="2381" w:hanging="2381"/>
      </w:pPr>
      <w:r>
        <w:tab/>
        <w:t>(a)</w:t>
      </w:r>
      <w:r>
        <w:tab/>
        <w:t>a Saturday or a Sunday; or</w:t>
      </w:r>
    </w:p>
    <w:p w14:paraId="06A08E69" w14:textId="77777777" w:rsidR="009C1390" w:rsidRDefault="009C1390" w:rsidP="009E119B">
      <w:pPr>
        <w:pStyle w:val="DraftHeading4"/>
        <w:tabs>
          <w:tab w:val="right" w:pos="2268"/>
        </w:tabs>
        <w:ind w:left="2381" w:hanging="2381"/>
        <w:rPr>
          <w:b/>
          <w:bCs/>
        </w:rPr>
      </w:pPr>
      <w:r>
        <w:tab/>
        <w:t>(b)</w:t>
      </w:r>
      <w:r>
        <w:tab/>
        <w:t xml:space="preserve">a day that is appointed as a public holiday or public half-holiday throughout the whole of </w:t>
      </w:r>
      <w:smartTag w:uri="urn:schemas-microsoft-com:office:smarttags" w:element="State">
        <w:smartTag w:uri="urn:schemas-microsoft-com:office:smarttags" w:element="place">
          <w:r>
            <w:t>Victoria</w:t>
          </w:r>
        </w:smartTag>
      </w:smartTag>
      <w:r>
        <w:t xml:space="preserve"> under the </w:t>
      </w:r>
      <w:r>
        <w:rPr>
          <w:b/>
          <w:bCs/>
        </w:rPr>
        <w:t>Public Holidays Act 1993</w:t>
      </w:r>
      <w:r>
        <w:t>;</w:t>
      </w:r>
    </w:p>
    <w:p w14:paraId="5884088B" w14:textId="77777777" w:rsidR="00710099" w:rsidRDefault="00710099" w:rsidP="00905A63">
      <w:pPr>
        <w:pStyle w:val="SideNote"/>
        <w:framePr w:wrap="around"/>
      </w:pPr>
      <w:r>
        <w:lastRenderedPageBreak/>
        <w:t xml:space="preserve">S. 3(1) def. of </w:t>
      </w:r>
      <w:r w:rsidRPr="005D551E">
        <w:rPr>
          <w:i/>
          <w:iCs/>
        </w:rPr>
        <w:t>Central Plan Office</w:t>
      </w:r>
      <w:r>
        <w:t xml:space="preserve"> amended by No. 70/2013 s. </w:t>
      </w:r>
      <w:r w:rsidR="006570D4">
        <w:t>4</w:t>
      </w:r>
      <w:r>
        <w:t>(Sch. 2 item 14.1(a))</w:t>
      </w:r>
      <w:r w:rsidR="005E51C7">
        <w:t>, repealed by No. 53/2017 s. 73</w:t>
      </w:r>
      <w:r>
        <w:t>.</w:t>
      </w:r>
    </w:p>
    <w:p w14:paraId="5C48A862" w14:textId="77777777" w:rsidR="00707C3C" w:rsidRDefault="005E51C7" w:rsidP="00707C3C">
      <w:pPr>
        <w:pStyle w:val="Stars"/>
        <w:rPr>
          <w:i/>
          <w:iCs/>
        </w:rPr>
      </w:pPr>
      <w:r w:rsidRPr="00B253D3">
        <w:rPr>
          <w:i/>
          <w:iCs/>
        </w:rPr>
        <w:tab/>
        <w:t>*</w:t>
      </w:r>
      <w:r w:rsidRPr="00B253D3">
        <w:rPr>
          <w:i/>
          <w:iCs/>
        </w:rPr>
        <w:tab/>
        <w:t>*</w:t>
      </w:r>
      <w:r w:rsidRPr="00B253D3">
        <w:rPr>
          <w:i/>
          <w:iCs/>
        </w:rPr>
        <w:tab/>
        <w:t>*</w:t>
      </w:r>
      <w:r w:rsidRPr="00B253D3">
        <w:rPr>
          <w:i/>
          <w:iCs/>
        </w:rPr>
        <w:tab/>
        <w:t>*</w:t>
      </w:r>
      <w:r w:rsidRPr="00B253D3">
        <w:rPr>
          <w:i/>
          <w:iCs/>
        </w:rPr>
        <w:tab/>
        <w:t>*</w:t>
      </w:r>
    </w:p>
    <w:p w14:paraId="6A7097BB" w14:textId="77777777" w:rsidR="00707C3C" w:rsidRDefault="00707C3C" w:rsidP="0039315C"/>
    <w:p w14:paraId="7C79E2DB" w14:textId="77777777" w:rsidR="006570D4" w:rsidRDefault="006570D4" w:rsidP="0039315C"/>
    <w:p w14:paraId="6B00EA69" w14:textId="24FBB41B" w:rsidR="005E51C7" w:rsidRDefault="005E51C7" w:rsidP="0039315C"/>
    <w:p w14:paraId="67393F61" w14:textId="77777777" w:rsidR="00500ED5" w:rsidRDefault="00500ED5" w:rsidP="0039315C"/>
    <w:p w14:paraId="1D2DABEB" w14:textId="77777777" w:rsidR="00A604AA" w:rsidRPr="006570D4" w:rsidRDefault="00A604AA" w:rsidP="0039315C"/>
    <w:p w14:paraId="7C290DE4" w14:textId="77777777" w:rsidR="00217B2C" w:rsidRPr="006D20AB" w:rsidRDefault="00217B2C" w:rsidP="00905A63">
      <w:pPr>
        <w:pStyle w:val="SideNote"/>
        <w:framePr w:wrap="around"/>
      </w:pPr>
      <w:r>
        <w:t xml:space="preserve">S. 3(1) def. of </w:t>
      </w:r>
      <w:r>
        <w:rPr>
          <w:i/>
        </w:rPr>
        <w:t>correspond-ing body</w:t>
      </w:r>
      <w:r>
        <w:t xml:space="preserve"> </w:t>
      </w:r>
      <w:r>
        <w:rPr>
          <w:bCs/>
        </w:rPr>
        <w:t>inserted by No. 74/2007 s. 39(a)</w:t>
      </w:r>
      <w:r w:rsidR="008D5BA0">
        <w:rPr>
          <w:bCs/>
        </w:rPr>
        <w:t>.</w:t>
      </w:r>
    </w:p>
    <w:p w14:paraId="4E06D485" w14:textId="77777777" w:rsidR="00217B2C" w:rsidRDefault="00217B2C" w:rsidP="00217B2C">
      <w:pPr>
        <w:pStyle w:val="DraftDefinition2"/>
      </w:pPr>
      <w:r>
        <w:rPr>
          <w:b/>
          <w:i/>
        </w:rPr>
        <w:t>corresponding body</w:t>
      </w:r>
      <w:r>
        <w:t xml:space="preserve"> has the same meaning as in section 84BB of the </w:t>
      </w:r>
      <w:r>
        <w:rPr>
          <w:b/>
        </w:rPr>
        <w:t>Road Safety Act 1986</w:t>
      </w:r>
      <w:r>
        <w:t>;</w:t>
      </w:r>
    </w:p>
    <w:p w14:paraId="7713D358" w14:textId="77777777" w:rsidR="00217B2C" w:rsidRDefault="00217B2C" w:rsidP="00217B2C"/>
    <w:p w14:paraId="4E9FDFCA" w14:textId="77777777" w:rsidR="005E51C7" w:rsidRDefault="005E51C7" w:rsidP="00217B2C"/>
    <w:p w14:paraId="665915EE" w14:textId="77777777" w:rsidR="00217B2C" w:rsidRPr="006D20AB" w:rsidRDefault="00217B2C" w:rsidP="00905A63">
      <w:pPr>
        <w:pStyle w:val="SideNote"/>
        <w:framePr w:wrap="around"/>
      </w:pPr>
      <w:r>
        <w:t xml:space="preserve">S. 3(1) def. of </w:t>
      </w:r>
      <w:r>
        <w:rPr>
          <w:i/>
        </w:rPr>
        <w:t>correspond-ing law</w:t>
      </w:r>
      <w:r>
        <w:t xml:space="preserve"> </w:t>
      </w:r>
      <w:r>
        <w:rPr>
          <w:bCs/>
        </w:rPr>
        <w:t>inserted by No. 74/2007 s. 39(a)</w:t>
      </w:r>
      <w:r w:rsidR="008D5BA0">
        <w:rPr>
          <w:bCs/>
        </w:rPr>
        <w:t>.</w:t>
      </w:r>
    </w:p>
    <w:p w14:paraId="02AB4B98" w14:textId="77777777" w:rsidR="00D37530" w:rsidRDefault="00217B2C" w:rsidP="00217B2C">
      <w:pPr>
        <w:pStyle w:val="DraftDefinition2"/>
      </w:pPr>
      <w:r>
        <w:rPr>
          <w:b/>
          <w:i/>
        </w:rPr>
        <w:t>corresponding law</w:t>
      </w:r>
      <w:r>
        <w:t xml:space="preserve"> has the same meaning as in section 84BB of the </w:t>
      </w:r>
      <w:r>
        <w:rPr>
          <w:b/>
        </w:rPr>
        <w:t>Road Safety Act 1986</w:t>
      </w:r>
      <w:r>
        <w:t>;</w:t>
      </w:r>
    </w:p>
    <w:p w14:paraId="007FAA90" w14:textId="77777777" w:rsidR="00D37530" w:rsidRDefault="00D37530" w:rsidP="00D37530"/>
    <w:p w14:paraId="3CBF0D76" w14:textId="77777777" w:rsidR="00D37530" w:rsidRDefault="00D37530" w:rsidP="00D37530"/>
    <w:p w14:paraId="08744CB8" w14:textId="77777777" w:rsidR="001203A1" w:rsidRPr="00D37530" w:rsidRDefault="001203A1" w:rsidP="00905A63">
      <w:pPr>
        <w:pStyle w:val="SideNote"/>
        <w:framePr w:wrap="around"/>
      </w:pPr>
      <w:r>
        <w:t xml:space="preserve">S. 3(1) def. of </w:t>
      </w:r>
      <w:r w:rsidRPr="001F4757">
        <w:rPr>
          <w:i/>
        </w:rPr>
        <w:t>Council</w:t>
      </w:r>
      <w:r>
        <w:t xml:space="preserve"> amended by No. </w:t>
      </w:r>
      <w:r w:rsidR="002D6D67">
        <w:t>9/2020</w:t>
      </w:r>
      <w:r>
        <w:t xml:space="preserve"> s. 390(Sch. 1 item 28.1).</w:t>
      </w:r>
    </w:p>
    <w:p w14:paraId="70AFE1F1" w14:textId="77777777" w:rsidR="009C1390" w:rsidRDefault="009C1390" w:rsidP="005D551E">
      <w:pPr>
        <w:pStyle w:val="DraftDefinition2"/>
        <w:rPr>
          <w:bCs/>
        </w:rPr>
      </w:pPr>
      <w:r w:rsidRPr="005D551E">
        <w:rPr>
          <w:b/>
          <w:i/>
          <w:iCs/>
        </w:rPr>
        <w:t>Council</w:t>
      </w:r>
      <w:r>
        <w:t xml:space="preserve"> has the same meaning as it has in the </w:t>
      </w:r>
      <w:r w:rsidR="001203A1">
        <w:rPr>
          <w:b/>
        </w:rPr>
        <w:t>Local Government Act 2020</w:t>
      </w:r>
      <w:r>
        <w:rPr>
          <w:bCs/>
        </w:rPr>
        <w:t>;</w:t>
      </w:r>
    </w:p>
    <w:p w14:paraId="267BD61C" w14:textId="77777777" w:rsidR="001203A1" w:rsidRDefault="001203A1" w:rsidP="001F4757"/>
    <w:p w14:paraId="77D1B7E0" w14:textId="77777777" w:rsidR="001203A1" w:rsidRPr="001F4757" w:rsidRDefault="001203A1" w:rsidP="001F4757"/>
    <w:p w14:paraId="4388060F" w14:textId="77777777" w:rsidR="009C1390" w:rsidRDefault="009C1390" w:rsidP="005D551E">
      <w:pPr>
        <w:pStyle w:val="DraftDefinition2"/>
      </w:pPr>
      <w:r w:rsidRPr="005D551E">
        <w:rPr>
          <w:b/>
          <w:i/>
          <w:iCs/>
        </w:rPr>
        <w:t>Crown land</w:t>
      </w:r>
      <w:r>
        <w:t xml:space="preserve"> includes a stratum of Crown land;</w:t>
      </w:r>
    </w:p>
    <w:p w14:paraId="545D46B0" w14:textId="77777777" w:rsidR="009C1390" w:rsidRDefault="009C1390" w:rsidP="005D551E">
      <w:pPr>
        <w:pStyle w:val="DraftDefinition2"/>
      </w:pPr>
      <w:r w:rsidRPr="005D551E">
        <w:rPr>
          <w:b/>
          <w:i/>
          <w:iCs/>
        </w:rPr>
        <w:t>decision-maker</w:t>
      </w:r>
      <w:r>
        <w:t>, in Part 8, means—</w:t>
      </w:r>
    </w:p>
    <w:p w14:paraId="196DB498" w14:textId="77777777" w:rsidR="009C1390" w:rsidRDefault="009C1390">
      <w:pPr>
        <w:pStyle w:val="DraftHeading4"/>
        <w:tabs>
          <w:tab w:val="right" w:pos="2268"/>
        </w:tabs>
        <w:ind w:left="2381" w:hanging="2381"/>
      </w:pPr>
      <w:r>
        <w:tab/>
        <w:t>(a)</w:t>
      </w:r>
      <w:r>
        <w:tab/>
        <w:t>the Minister and the Utility Minister; or</w:t>
      </w:r>
    </w:p>
    <w:p w14:paraId="20B5D8DA" w14:textId="77777777" w:rsidR="009C1390" w:rsidRDefault="009C1390">
      <w:pPr>
        <w:pStyle w:val="DraftHeading4"/>
        <w:tabs>
          <w:tab w:val="right" w:pos="2268"/>
        </w:tabs>
        <w:ind w:left="2381" w:hanging="2381"/>
      </w:pPr>
      <w:r>
        <w:tab/>
        <w:t>(b)</w:t>
      </w:r>
      <w:r>
        <w:tab/>
        <w:t>a person appointed under section 189;</w:t>
      </w:r>
    </w:p>
    <w:p w14:paraId="7B4CEE6C" w14:textId="77777777" w:rsidR="009C1390" w:rsidRDefault="009C1390" w:rsidP="005D551E">
      <w:pPr>
        <w:pStyle w:val="DraftDefinition2"/>
      </w:pPr>
      <w:r w:rsidRPr="005D551E">
        <w:rPr>
          <w:b/>
          <w:i/>
          <w:iCs/>
        </w:rPr>
        <w:t>declared freeway use agreement</w:t>
      </w:r>
      <w:r>
        <w:t xml:space="preserve"> means an agreement in a class of agreements declared under section 202 to be declared freeway use agreements;</w:t>
      </w:r>
    </w:p>
    <w:p w14:paraId="51638D29" w14:textId="77777777" w:rsidR="00D01746" w:rsidRDefault="00D01746" w:rsidP="00905A63">
      <w:pPr>
        <w:pStyle w:val="SideNote"/>
        <w:framePr w:wrap="around"/>
      </w:pPr>
      <w:r>
        <w:lastRenderedPageBreak/>
        <w:t xml:space="preserve">S. 3(1) def. of </w:t>
      </w:r>
      <w:r w:rsidRPr="005D551E">
        <w:rPr>
          <w:i/>
          <w:iCs/>
        </w:rPr>
        <w:t>Department Head</w:t>
      </w:r>
      <w:r>
        <w:t xml:space="preserve"> amended by No. 108/2004 </w:t>
      </w:r>
      <w:r w:rsidR="00DE769E">
        <w:t>s</w:t>
      </w:r>
      <w:r>
        <w:t>. 117(1) (Sch. 3 item 135)</w:t>
      </w:r>
      <w:r w:rsidR="00083BA7">
        <w:t>.</w:t>
      </w:r>
    </w:p>
    <w:p w14:paraId="732B3555" w14:textId="77777777" w:rsidR="009C1390" w:rsidRDefault="009C1390" w:rsidP="005D551E">
      <w:pPr>
        <w:pStyle w:val="DraftDefinition2"/>
      </w:pPr>
      <w:r w:rsidRPr="005D551E">
        <w:rPr>
          <w:b/>
          <w:i/>
          <w:iCs/>
        </w:rPr>
        <w:t>Department Head</w:t>
      </w:r>
      <w:r>
        <w:t xml:space="preserve"> has the same meaning as it has in the</w:t>
      </w:r>
      <w:r w:rsidR="00D01746">
        <w:t xml:space="preserve"> </w:t>
      </w:r>
      <w:r w:rsidR="00D01746">
        <w:rPr>
          <w:b/>
          <w:bCs/>
        </w:rPr>
        <w:t>Public Administration Act 2004</w:t>
      </w:r>
      <w:r>
        <w:t>;</w:t>
      </w:r>
    </w:p>
    <w:p w14:paraId="5BA9FD1B" w14:textId="32878073" w:rsidR="00D01746" w:rsidRDefault="00D01746" w:rsidP="00D01746"/>
    <w:p w14:paraId="13578AD4" w14:textId="77777777" w:rsidR="00500ED5" w:rsidRDefault="00500ED5" w:rsidP="00D01746"/>
    <w:p w14:paraId="235FDF22" w14:textId="77777777" w:rsidR="00D01746" w:rsidRDefault="00D01746" w:rsidP="00D01746"/>
    <w:p w14:paraId="1EB44D81" w14:textId="18360006" w:rsidR="00066317" w:rsidRPr="006D20AB" w:rsidRDefault="00066317" w:rsidP="00905A63">
      <w:pPr>
        <w:pStyle w:val="SideNote"/>
        <w:framePr w:wrap="around"/>
      </w:pPr>
      <w:bookmarkStart w:id="17" w:name="_Hlk155264786"/>
      <w:r>
        <w:t xml:space="preserve">S. 3(1) def. of </w:t>
      </w:r>
      <w:r w:rsidR="00B510B6" w:rsidRPr="00933F5D">
        <w:rPr>
          <w:i/>
        </w:rPr>
        <w:t>Director, Fines Victoria</w:t>
      </w:r>
      <w:r>
        <w:rPr>
          <w:bCs/>
        </w:rPr>
        <w:t xml:space="preserve"> inserted by</w:t>
      </w:r>
      <w:r w:rsidR="00B510B6">
        <w:rPr>
          <w:bCs/>
        </w:rPr>
        <w:t xml:space="preserve"> No. 17/2022 s. 98</w:t>
      </w:r>
      <w:r>
        <w:rPr>
          <w:bCs/>
        </w:rPr>
        <w:t>.</w:t>
      </w:r>
    </w:p>
    <w:p w14:paraId="560B40D2" w14:textId="5581F25B" w:rsidR="00066317" w:rsidRPr="00AE2B82" w:rsidRDefault="00066317" w:rsidP="002B6734">
      <w:pPr>
        <w:pStyle w:val="DraftDefinition2"/>
      </w:pPr>
      <w:r w:rsidRPr="00AE2B82">
        <w:rPr>
          <w:b/>
          <w:i/>
        </w:rPr>
        <w:t>Director, Fines Victoria</w:t>
      </w:r>
      <w:r w:rsidRPr="00AE2B82">
        <w:t xml:space="preserve"> has the same meaning as Director has in section 3 of the </w:t>
      </w:r>
      <w:r w:rsidRPr="00AE2B82">
        <w:rPr>
          <w:b/>
        </w:rPr>
        <w:t>Fines Reform Act 2014</w:t>
      </w:r>
      <w:r w:rsidRPr="00AE2B82">
        <w:t>;</w:t>
      </w:r>
    </w:p>
    <w:bookmarkEnd w:id="17"/>
    <w:p w14:paraId="2A120310" w14:textId="77777777" w:rsidR="00066317" w:rsidRDefault="00066317" w:rsidP="00D01746"/>
    <w:p w14:paraId="07FB5B29" w14:textId="77777777" w:rsidR="00D80FDF" w:rsidRPr="006D20AB" w:rsidRDefault="00D80FDF" w:rsidP="00905A63">
      <w:pPr>
        <w:pStyle w:val="SideNote"/>
        <w:framePr w:wrap="around"/>
      </w:pPr>
      <w:r>
        <w:t xml:space="preserve">S. 3(1) def. of </w:t>
      </w:r>
      <w:r w:rsidRPr="005D551E">
        <w:rPr>
          <w:bCs/>
          <w:i/>
          <w:iCs/>
        </w:rPr>
        <w:t>EastLink</w:t>
      </w:r>
      <w:r>
        <w:rPr>
          <w:bCs/>
        </w:rPr>
        <w:t xml:space="preserve"> inserted by No. </w:t>
      </w:r>
      <w:r w:rsidR="00472BA1">
        <w:rPr>
          <w:bCs/>
        </w:rPr>
        <w:t>95/2005</w:t>
      </w:r>
      <w:r>
        <w:rPr>
          <w:bCs/>
        </w:rPr>
        <w:t xml:space="preserve"> s. 4(3)(a).</w:t>
      </w:r>
    </w:p>
    <w:p w14:paraId="50E4E173" w14:textId="528C4102" w:rsidR="00D80FDF" w:rsidRDefault="00D80FDF" w:rsidP="005D551E">
      <w:pPr>
        <w:pStyle w:val="DraftDefinition2"/>
      </w:pPr>
      <w:r w:rsidRPr="005D551E">
        <w:rPr>
          <w:b/>
          <w:bCs/>
          <w:i/>
          <w:iCs/>
        </w:rPr>
        <w:t>EastLink</w:t>
      </w:r>
      <w:r>
        <w:t xml:space="preserve"> me</w:t>
      </w:r>
      <w:r w:rsidR="0094077A">
        <w:t>ans land declared under section </w:t>
      </w:r>
      <w:r>
        <w:t>143 to be a road and includes any part of that land;</w:t>
      </w:r>
    </w:p>
    <w:p w14:paraId="77A9E366" w14:textId="77777777" w:rsidR="00217B2C" w:rsidRDefault="00217B2C" w:rsidP="00217B2C"/>
    <w:p w14:paraId="41C01A20" w14:textId="77777777" w:rsidR="00217B2C" w:rsidRPr="006D20AB" w:rsidRDefault="00217B2C" w:rsidP="00905A63">
      <w:pPr>
        <w:pStyle w:val="SideNote"/>
        <w:framePr w:wrap="around"/>
      </w:pPr>
      <w:r>
        <w:t xml:space="preserve">S. 3(1) def. of </w:t>
      </w:r>
      <w:r>
        <w:rPr>
          <w:i/>
        </w:rPr>
        <w:t>effective</w:t>
      </w:r>
      <w:r>
        <w:t xml:space="preserve"> </w:t>
      </w:r>
      <w:r>
        <w:rPr>
          <w:bCs/>
        </w:rPr>
        <w:t>inserted by No. 74/2007 s. 39(a)</w:t>
      </w:r>
      <w:r w:rsidR="008D5BA0">
        <w:rPr>
          <w:bCs/>
        </w:rPr>
        <w:t>.</w:t>
      </w:r>
    </w:p>
    <w:p w14:paraId="01B724BB" w14:textId="77777777" w:rsidR="00217B2C" w:rsidRPr="00FC6B38" w:rsidRDefault="00217B2C" w:rsidP="00217B2C">
      <w:pPr>
        <w:pStyle w:val="DraftDefinition2"/>
      </w:pPr>
      <w:r>
        <w:rPr>
          <w:b/>
          <w:i/>
        </w:rPr>
        <w:t>effective</w:t>
      </w:r>
      <w:r>
        <w:t>, in relation to an illegal user statement, a known user statement or a sold vehicle statement, means a statement that is, or is accepted by an authorised person under section 199 as, and has not ceased to be, an effective statement for the purposes of Part 9;</w:t>
      </w:r>
    </w:p>
    <w:p w14:paraId="6A08CB02" w14:textId="77777777" w:rsidR="009C1390" w:rsidRDefault="009C1390" w:rsidP="005D551E">
      <w:pPr>
        <w:pStyle w:val="DraftDefinition2"/>
      </w:pPr>
      <w:r w:rsidRPr="005D551E">
        <w:rPr>
          <w:b/>
          <w:i/>
          <w:iCs/>
        </w:rPr>
        <w:t>enactment</w:t>
      </w:r>
      <w:r>
        <w:t xml:space="preserve"> means an Act or a regulation under an Act;</w:t>
      </w:r>
    </w:p>
    <w:p w14:paraId="6E610AF4" w14:textId="77777777" w:rsidR="009C1390" w:rsidRDefault="009C1390" w:rsidP="005D551E">
      <w:pPr>
        <w:pStyle w:val="DraftDefinition2"/>
      </w:pPr>
      <w:r w:rsidRPr="005D551E">
        <w:rPr>
          <w:b/>
          <w:i/>
          <w:iCs/>
        </w:rPr>
        <w:t>enforcement agency</w:t>
      </w:r>
      <w:r>
        <w:t xml:space="preserve"> means—</w:t>
      </w:r>
    </w:p>
    <w:p w14:paraId="1BEE33D2" w14:textId="77777777" w:rsidR="009C1390" w:rsidRDefault="009C1390">
      <w:pPr>
        <w:pStyle w:val="DraftHeading4"/>
        <w:tabs>
          <w:tab w:val="right" w:pos="2268"/>
        </w:tabs>
        <w:ind w:left="2381" w:hanging="2381"/>
      </w:pPr>
      <w:r>
        <w:tab/>
        <w:t>(a)</w:t>
      </w:r>
      <w:r>
        <w:tab/>
        <w:t>the Chief Commissioner of Police; or</w:t>
      </w:r>
    </w:p>
    <w:p w14:paraId="1C46B876" w14:textId="77777777" w:rsidR="009C1390" w:rsidRDefault="009C1390">
      <w:pPr>
        <w:pStyle w:val="DraftHeading4"/>
        <w:tabs>
          <w:tab w:val="right" w:pos="2268"/>
        </w:tabs>
        <w:ind w:left="2381" w:hanging="2381"/>
      </w:pPr>
      <w:r>
        <w:tab/>
        <w:t>(b)</w:t>
      </w:r>
      <w:r>
        <w:tab/>
        <w:t>if another person is prescribed by the regulations to be the enforcement agency with respect to all or any part of the enforcement agency's functions, that other person in respect of those functions;</w:t>
      </w:r>
    </w:p>
    <w:p w14:paraId="601F510B" w14:textId="77777777" w:rsidR="009C1390" w:rsidRDefault="009C1390" w:rsidP="005D551E">
      <w:pPr>
        <w:pStyle w:val="DraftDefinition2"/>
      </w:pPr>
      <w:r w:rsidRPr="005D551E">
        <w:rPr>
          <w:b/>
          <w:i/>
          <w:iCs/>
        </w:rPr>
        <w:t>enforcement officer</w:t>
      </w:r>
      <w:r>
        <w:t xml:space="preserve"> means a person appointed under section 208;</w:t>
      </w:r>
    </w:p>
    <w:p w14:paraId="2C750C75" w14:textId="77777777" w:rsidR="009C1390" w:rsidRDefault="009C1390" w:rsidP="005D551E">
      <w:pPr>
        <w:pStyle w:val="DraftDefinition2"/>
      </w:pPr>
      <w:r w:rsidRPr="005D551E">
        <w:rPr>
          <w:b/>
          <w:i/>
          <w:iCs/>
        </w:rPr>
        <w:lastRenderedPageBreak/>
        <w:t>Extended Project area</w:t>
      </w:r>
      <w:r>
        <w:t xml:space="preserve"> has the meaning given by section 6;</w:t>
      </w:r>
    </w:p>
    <w:p w14:paraId="216BA8D7" w14:textId="77777777" w:rsidR="009C1390" w:rsidRDefault="009C1390" w:rsidP="005D551E">
      <w:pPr>
        <w:pStyle w:val="DraftDefinition2"/>
      </w:pPr>
      <w:r w:rsidRPr="005D551E">
        <w:rPr>
          <w:b/>
          <w:i/>
          <w:iCs/>
        </w:rPr>
        <w:t>freeway</w:t>
      </w:r>
      <w:r>
        <w:t xml:space="preserve"> has the same meaning as it has in the </w:t>
      </w:r>
      <w:r>
        <w:rPr>
          <w:b/>
          <w:bCs/>
        </w:rPr>
        <w:t>Road Management Act 2004</w:t>
      </w:r>
      <w:r>
        <w:t>;</w:t>
      </w:r>
    </w:p>
    <w:p w14:paraId="3A390CC2" w14:textId="77777777" w:rsidR="00104F05" w:rsidRDefault="00104F05" w:rsidP="00905A63">
      <w:pPr>
        <w:pStyle w:val="SideNote"/>
        <w:framePr w:wrap="around"/>
      </w:pPr>
      <w:r>
        <w:t xml:space="preserve">S. 3(1) def. of </w:t>
      </w:r>
      <w:r w:rsidRPr="005D551E">
        <w:rPr>
          <w:i/>
          <w:iCs/>
        </w:rPr>
        <w:t>Freeway Corporation</w:t>
      </w:r>
      <w:r>
        <w:t xml:space="preserve"> substituted by No. </w:t>
      </w:r>
      <w:r w:rsidR="00CF4372">
        <w:t>14/2005</w:t>
      </w:r>
      <w:r>
        <w:t xml:space="preserve"> s. 3.</w:t>
      </w:r>
    </w:p>
    <w:p w14:paraId="39AB4159" w14:textId="77777777" w:rsidR="007D0767" w:rsidRDefault="00104F05" w:rsidP="005D551E">
      <w:pPr>
        <w:pStyle w:val="DraftDefinition2"/>
      </w:pPr>
      <w:r w:rsidRPr="005D551E">
        <w:rPr>
          <w:b/>
          <w:i/>
          <w:iCs/>
        </w:rPr>
        <w:t>Freeway Corporation</w:t>
      </w:r>
      <w:r>
        <w:rPr>
          <w:b/>
        </w:rPr>
        <w:t xml:space="preserve"> </w:t>
      </w:r>
      <w:r>
        <w:t>means the person who, for the time being, is the Freeway Corporation under section 10;</w:t>
      </w:r>
    </w:p>
    <w:p w14:paraId="79F6C91F" w14:textId="77777777" w:rsidR="006A0F35" w:rsidRPr="006A0F35" w:rsidRDefault="006A0F35" w:rsidP="006A0F35"/>
    <w:p w14:paraId="0B8EA9A5" w14:textId="77777777" w:rsidR="006D20AB" w:rsidRPr="006D20AB" w:rsidRDefault="006D20AB" w:rsidP="00905A63">
      <w:pPr>
        <w:pStyle w:val="SideNote"/>
        <w:framePr w:wrap="around"/>
      </w:pPr>
      <w:r>
        <w:t xml:space="preserve">S. 3(1) def. of </w:t>
      </w:r>
      <w:r w:rsidRPr="005D551E">
        <w:rPr>
          <w:i/>
          <w:iCs/>
        </w:rPr>
        <w:t>freeway use agreement</w:t>
      </w:r>
      <w:r>
        <w:rPr>
          <w:b w:val="0"/>
        </w:rPr>
        <w:t xml:space="preserve"> </w:t>
      </w:r>
      <w:r>
        <w:rPr>
          <w:bCs/>
        </w:rPr>
        <w:t xml:space="preserve">amended by No. </w:t>
      </w:r>
      <w:r w:rsidR="00472BA1">
        <w:rPr>
          <w:bCs/>
        </w:rPr>
        <w:t>95/2005</w:t>
      </w:r>
      <w:r>
        <w:rPr>
          <w:bCs/>
        </w:rPr>
        <w:t xml:space="preserve"> s. 4(3)(c).</w:t>
      </w:r>
    </w:p>
    <w:p w14:paraId="7B0ECA52" w14:textId="77777777" w:rsidR="009C1390" w:rsidRDefault="009C1390" w:rsidP="0004321A">
      <w:pPr>
        <w:pStyle w:val="DraftDefinition2"/>
      </w:pPr>
      <w:r w:rsidRPr="005D551E">
        <w:rPr>
          <w:b/>
          <w:i/>
          <w:iCs/>
        </w:rPr>
        <w:t>freeway use agreement</w:t>
      </w:r>
      <w:r>
        <w:t xml:space="preserve"> means—</w:t>
      </w:r>
    </w:p>
    <w:p w14:paraId="0174B284" w14:textId="77777777" w:rsidR="009C1390" w:rsidRDefault="009C1390">
      <w:pPr>
        <w:pStyle w:val="DraftHeading4"/>
        <w:tabs>
          <w:tab w:val="right" w:pos="2268"/>
        </w:tabs>
        <w:ind w:left="2381" w:hanging="2381"/>
      </w:pPr>
      <w:r>
        <w:tab/>
        <w:t>(a)</w:t>
      </w:r>
      <w:r>
        <w:tab/>
        <w:t xml:space="preserve">an agreement between the </w:t>
      </w:r>
      <w:r>
        <w:rPr>
          <w:bCs/>
        </w:rPr>
        <w:t>Freeway Corporation</w:t>
      </w:r>
      <w:r>
        <w:t xml:space="preserve"> and another person for the use of a vehicle on</w:t>
      </w:r>
      <w:r w:rsidR="006D20AB" w:rsidRPr="006D20AB">
        <w:t xml:space="preserve"> </w:t>
      </w:r>
      <w:r w:rsidR="006D20AB">
        <w:t>EastLink</w:t>
      </w:r>
      <w:r>
        <w:t>; or</w:t>
      </w:r>
    </w:p>
    <w:p w14:paraId="74F115D7" w14:textId="77777777" w:rsidR="009C1390" w:rsidRDefault="009C1390">
      <w:pPr>
        <w:pStyle w:val="DraftHeading4"/>
        <w:tabs>
          <w:tab w:val="right" w:pos="2268"/>
        </w:tabs>
        <w:ind w:left="2381" w:hanging="2381"/>
      </w:pPr>
      <w:r>
        <w:tab/>
        <w:t>(b)</w:t>
      </w:r>
      <w:r>
        <w:tab/>
        <w:t>a declared freeway use agreement;</w:t>
      </w:r>
    </w:p>
    <w:p w14:paraId="5FDFD988" w14:textId="77777777" w:rsidR="006E1EA9" w:rsidRPr="006D20AB" w:rsidRDefault="006E1EA9" w:rsidP="00905A63">
      <w:pPr>
        <w:pStyle w:val="SideNote"/>
        <w:framePr w:wrap="around"/>
      </w:pPr>
      <w:r>
        <w:t xml:space="preserve">S. 3(1) def. of </w:t>
      </w:r>
      <w:r w:rsidRPr="0065787B">
        <w:rPr>
          <w:i/>
        </w:rPr>
        <w:t>Head, Transport for Victoria</w:t>
      </w:r>
      <w:r>
        <w:rPr>
          <w:b w:val="0"/>
        </w:rPr>
        <w:t xml:space="preserve"> </w:t>
      </w:r>
      <w:r>
        <w:rPr>
          <w:bCs/>
        </w:rPr>
        <w:t>inserted by No. 49/2019 s. 186(Sch. 4 item 15.2(b)).</w:t>
      </w:r>
    </w:p>
    <w:p w14:paraId="29A92886" w14:textId="77777777" w:rsidR="006E1EA9" w:rsidRDefault="006E1EA9" w:rsidP="00966723">
      <w:pPr>
        <w:pStyle w:val="DraftDefinition2"/>
      </w:pPr>
      <w:r w:rsidRPr="00966723">
        <w:rPr>
          <w:b/>
          <w:i/>
        </w:rPr>
        <w:t>Head, Transport for Victoria</w:t>
      </w:r>
      <w:r w:rsidRPr="005B1AF4">
        <w:t xml:space="preserve"> has the same meaning as in section 3 of the </w:t>
      </w:r>
      <w:r w:rsidRPr="00966723">
        <w:rPr>
          <w:b/>
        </w:rPr>
        <w:t>Transport Integration Act 2010</w:t>
      </w:r>
      <w:r w:rsidRPr="00966723">
        <w:t>;</w:t>
      </w:r>
    </w:p>
    <w:p w14:paraId="598468A8" w14:textId="77777777" w:rsidR="0039315C" w:rsidRDefault="0039315C" w:rsidP="0039315C"/>
    <w:p w14:paraId="47AFD5EA" w14:textId="77777777" w:rsidR="0039315C" w:rsidRPr="0039315C" w:rsidRDefault="0039315C" w:rsidP="0039315C"/>
    <w:p w14:paraId="3FAE4687" w14:textId="77777777" w:rsidR="00217B2C" w:rsidRPr="006D20AB" w:rsidRDefault="00217B2C" w:rsidP="00905A63">
      <w:pPr>
        <w:pStyle w:val="SideNote"/>
        <w:framePr w:wrap="around"/>
      </w:pPr>
      <w:r>
        <w:t xml:space="preserve">S. 3(1) def. of </w:t>
      </w:r>
      <w:r>
        <w:rPr>
          <w:i/>
        </w:rPr>
        <w:t>illegal user</w:t>
      </w:r>
      <w:r w:rsidRPr="001D7195">
        <w:rPr>
          <w:i/>
        </w:rPr>
        <w:t xml:space="preserve"> statement</w:t>
      </w:r>
      <w:r>
        <w:rPr>
          <w:bCs/>
        </w:rPr>
        <w:t xml:space="preserve"> inserted by No. 74/2007 s. 39(a)</w:t>
      </w:r>
      <w:r w:rsidR="00E0048B">
        <w:rPr>
          <w:bCs/>
        </w:rPr>
        <w:t>, substituted by No. 8/2019 s. 92(1)</w:t>
      </w:r>
      <w:r w:rsidR="001B4ED5">
        <w:rPr>
          <w:bCs/>
        </w:rPr>
        <w:t>.</w:t>
      </w:r>
    </w:p>
    <w:p w14:paraId="1BD47EB0" w14:textId="77777777" w:rsidR="00217B2C" w:rsidRPr="003D2972" w:rsidRDefault="00E0048B" w:rsidP="003D2972">
      <w:pPr>
        <w:pStyle w:val="DraftDefinition2"/>
        <w:rPr>
          <w:b/>
          <w:i/>
        </w:rPr>
      </w:pPr>
      <w:r w:rsidRPr="00D1685D">
        <w:rPr>
          <w:b/>
          <w:i/>
        </w:rPr>
        <w:t>illegal user statement</w:t>
      </w:r>
      <w:r w:rsidRPr="00D1685D">
        <w:t>, in relation to the use of a vehicle or trailer, means a statement in writing made by a person with respect to the vehicle or trailer to the effect that the person believes that at the relevant time the vehicle or trailer was a stolen vehicle or trailer or that the number plates displayed on the vehicle or trailer were stolen;</w:t>
      </w:r>
    </w:p>
    <w:p w14:paraId="420CF104" w14:textId="77777777" w:rsidR="00217B2C" w:rsidRPr="006D20AB" w:rsidRDefault="00217B2C" w:rsidP="00905A63">
      <w:pPr>
        <w:pStyle w:val="SideNote"/>
        <w:framePr w:wrap="around"/>
      </w:pPr>
      <w:r>
        <w:t xml:space="preserve">S. 3(1) def. of </w:t>
      </w:r>
      <w:r>
        <w:rPr>
          <w:i/>
        </w:rPr>
        <w:t>known user</w:t>
      </w:r>
      <w:r w:rsidRPr="009A6AE5">
        <w:rPr>
          <w:i/>
        </w:rPr>
        <w:t xml:space="preserve"> statement</w:t>
      </w:r>
      <w:r>
        <w:rPr>
          <w:bCs/>
        </w:rPr>
        <w:t xml:space="preserve"> inserted by No. 74/2007 s. 39(a)</w:t>
      </w:r>
      <w:r w:rsidR="00E0048B">
        <w:rPr>
          <w:bCs/>
        </w:rPr>
        <w:t>, substituted by No. 8/2019 s. 92(2)</w:t>
      </w:r>
      <w:r w:rsidR="001B4ED5">
        <w:rPr>
          <w:bCs/>
        </w:rPr>
        <w:t>.</w:t>
      </w:r>
    </w:p>
    <w:p w14:paraId="05870072" w14:textId="77777777" w:rsidR="00E0048B" w:rsidRPr="00D1685D" w:rsidRDefault="00E0048B" w:rsidP="00E0048B">
      <w:pPr>
        <w:pStyle w:val="DraftDefinition2"/>
      </w:pPr>
      <w:r w:rsidRPr="00D1685D">
        <w:rPr>
          <w:b/>
          <w:i/>
        </w:rPr>
        <w:t>known</w:t>
      </w:r>
      <w:r w:rsidR="00C96D52">
        <w:rPr>
          <w:b/>
          <w:i/>
        </w:rPr>
        <w:t xml:space="preserve"> </w:t>
      </w:r>
      <w:r w:rsidRPr="00D1685D">
        <w:rPr>
          <w:b/>
          <w:i/>
        </w:rPr>
        <w:t>user</w:t>
      </w:r>
      <w:r w:rsidR="00C96D52">
        <w:rPr>
          <w:b/>
          <w:i/>
        </w:rPr>
        <w:t xml:space="preserve"> </w:t>
      </w:r>
      <w:r w:rsidRPr="00D1685D">
        <w:rPr>
          <w:b/>
          <w:i/>
        </w:rPr>
        <w:t>statement</w:t>
      </w:r>
      <w:r w:rsidRPr="00D1685D">
        <w:t>,</w:t>
      </w:r>
      <w:r w:rsidR="00C96D52">
        <w:t xml:space="preserve"> </w:t>
      </w:r>
      <w:r w:rsidRPr="00D1685D">
        <w:t>in</w:t>
      </w:r>
      <w:r w:rsidR="00C96D52">
        <w:t xml:space="preserve"> </w:t>
      </w:r>
      <w:r w:rsidRPr="00D1685D">
        <w:t>relation</w:t>
      </w:r>
      <w:r w:rsidR="00C96D52">
        <w:t xml:space="preserve"> </w:t>
      </w:r>
      <w:r w:rsidRPr="00D1685D">
        <w:t>to</w:t>
      </w:r>
      <w:r w:rsidR="00C96D52">
        <w:t xml:space="preserve"> </w:t>
      </w:r>
      <w:r w:rsidRPr="00D1685D">
        <w:t>the</w:t>
      </w:r>
      <w:r w:rsidR="00C96D52">
        <w:t xml:space="preserve"> </w:t>
      </w:r>
      <w:r w:rsidRPr="00D1685D">
        <w:t>use</w:t>
      </w:r>
      <w:r w:rsidR="00C96D52">
        <w:t xml:space="preserve"> </w:t>
      </w:r>
      <w:r w:rsidRPr="00D1685D">
        <w:t>of</w:t>
      </w:r>
      <w:r w:rsidR="00C96D52">
        <w:t xml:space="preserve"> </w:t>
      </w:r>
      <w:r w:rsidRPr="00D1685D">
        <w:t>a</w:t>
      </w:r>
      <w:r w:rsidR="00C96D52">
        <w:t xml:space="preserve"> </w:t>
      </w:r>
      <w:r w:rsidRPr="00D1685D">
        <w:t>vehicle</w:t>
      </w:r>
      <w:r w:rsidR="00C96D52">
        <w:t xml:space="preserve"> </w:t>
      </w:r>
      <w:r w:rsidRPr="00D1685D">
        <w:t>or</w:t>
      </w:r>
      <w:r w:rsidR="00C96D52">
        <w:t xml:space="preserve"> </w:t>
      </w:r>
      <w:r w:rsidRPr="00D1685D">
        <w:t>trailer,</w:t>
      </w:r>
      <w:r w:rsidR="00C96D52">
        <w:t xml:space="preserve"> </w:t>
      </w:r>
      <w:r w:rsidRPr="00D1685D">
        <w:t>means</w:t>
      </w:r>
      <w:r w:rsidR="00C96D52">
        <w:t xml:space="preserve"> </w:t>
      </w:r>
      <w:r w:rsidRPr="00D1685D">
        <w:t>a</w:t>
      </w:r>
      <w:r w:rsidR="00C96D52">
        <w:t xml:space="preserve"> </w:t>
      </w:r>
      <w:r w:rsidRPr="00D1685D">
        <w:t>statement</w:t>
      </w:r>
      <w:r w:rsidR="00C96D52">
        <w:t xml:space="preserve"> </w:t>
      </w:r>
      <w:r w:rsidRPr="00D1685D">
        <w:t>in</w:t>
      </w:r>
      <w:r w:rsidR="00C96D52">
        <w:t xml:space="preserve"> </w:t>
      </w:r>
      <w:r w:rsidRPr="00D1685D">
        <w:t>writing</w:t>
      </w:r>
      <w:r w:rsidR="00C96D52">
        <w:t xml:space="preserve"> </w:t>
      </w:r>
      <w:r w:rsidRPr="00D1685D">
        <w:t>made</w:t>
      </w:r>
      <w:r w:rsidR="00C96D52">
        <w:t xml:space="preserve"> </w:t>
      </w:r>
      <w:r w:rsidRPr="00D1685D">
        <w:t>by</w:t>
      </w:r>
      <w:r w:rsidR="00C96D52">
        <w:t xml:space="preserve"> </w:t>
      </w:r>
      <w:r w:rsidRPr="00D1685D">
        <w:t>a</w:t>
      </w:r>
      <w:r w:rsidR="00C96D52">
        <w:t xml:space="preserve"> </w:t>
      </w:r>
      <w:r w:rsidRPr="00D1685D">
        <w:t>person—</w:t>
      </w:r>
    </w:p>
    <w:p w14:paraId="2728CEA9" w14:textId="77777777" w:rsidR="00E0048B" w:rsidRPr="00D1685D" w:rsidRDefault="00E0048B" w:rsidP="003D2972">
      <w:pPr>
        <w:pStyle w:val="DraftHeading4"/>
        <w:tabs>
          <w:tab w:val="right" w:pos="2268"/>
        </w:tabs>
        <w:ind w:left="2381" w:hanging="2381"/>
      </w:pPr>
      <w:r>
        <w:tab/>
      </w:r>
      <w:r w:rsidRPr="00E0048B">
        <w:t>(a)</w:t>
      </w:r>
      <w:r w:rsidRPr="00D1685D">
        <w:tab/>
        <w:t>to the effect that the person was not driving at the relevant time, or did not at that time have possession or control of, the vehicle or trailer or the vehicle to which the trailer was attached; and</w:t>
      </w:r>
    </w:p>
    <w:p w14:paraId="638CFA8A" w14:textId="77777777" w:rsidR="00E0048B" w:rsidRDefault="00E0048B" w:rsidP="003D2972">
      <w:pPr>
        <w:pStyle w:val="DraftHeading4"/>
        <w:tabs>
          <w:tab w:val="right" w:pos="2268"/>
        </w:tabs>
        <w:ind w:left="2381" w:hanging="2381"/>
        <w:rPr>
          <w:b/>
          <w:i/>
        </w:rPr>
      </w:pPr>
      <w:r>
        <w:lastRenderedPageBreak/>
        <w:tab/>
      </w:r>
      <w:r w:rsidRPr="00E0048B">
        <w:t>(b)</w:t>
      </w:r>
      <w:r w:rsidRPr="00D1685D">
        <w:tab/>
        <w:t>containing sufficient information to identify and locate the person who the person making the statement last knew to have, before the relevant time, possession or control of the vehicle or trailer or the vehicle to which the trailer was attached;</w:t>
      </w:r>
    </w:p>
    <w:p w14:paraId="32747579" w14:textId="77777777" w:rsidR="009C1390" w:rsidRDefault="009C1390" w:rsidP="005D551E">
      <w:pPr>
        <w:pStyle w:val="DraftDefinition2"/>
      </w:pPr>
      <w:r w:rsidRPr="005D551E">
        <w:rPr>
          <w:b/>
          <w:i/>
          <w:iCs/>
        </w:rPr>
        <w:t>land</w:t>
      </w:r>
      <w:r>
        <w:t xml:space="preserve"> includes a stratum of land;</w:t>
      </w:r>
    </w:p>
    <w:p w14:paraId="38CB67AB" w14:textId="77777777" w:rsidR="009C1390" w:rsidRDefault="009C1390" w:rsidP="005D551E">
      <w:pPr>
        <w:pStyle w:val="DraftDefinition2"/>
      </w:pPr>
      <w:r w:rsidRPr="005D551E">
        <w:rPr>
          <w:b/>
          <w:i/>
          <w:iCs/>
        </w:rPr>
        <w:t>lease</w:t>
      </w:r>
      <w:r>
        <w:t xml:space="preserve"> in Division 3 of Part 5, means a lease granted under section 103;</w:t>
      </w:r>
    </w:p>
    <w:p w14:paraId="6E54D440" w14:textId="77777777" w:rsidR="00350620" w:rsidRDefault="00350620" w:rsidP="00350620">
      <w:pPr>
        <w:pStyle w:val="DraftDefinition2"/>
      </w:pPr>
      <w:r w:rsidRPr="005D551E">
        <w:rPr>
          <w:b/>
          <w:i/>
          <w:iCs/>
        </w:rPr>
        <w:t>lessee</w:t>
      </w:r>
      <w:r>
        <w:t xml:space="preserve"> means a person who is for the time being the lessee under a lease granted under section 103;</w:t>
      </w:r>
    </w:p>
    <w:p w14:paraId="475F7FE1" w14:textId="77777777" w:rsidR="00350620" w:rsidRDefault="00350620" w:rsidP="00350620">
      <w:pPr>
        <w:pStyle w:val="DraftDefinition2"/>
      </w:pPr>
      <w:r w:rsidRPr="005D551E">
        <w:rPr>
          <w:b/>
          <w:i/>
          <w:iCs/>
        </w:rPr>
        <w:t>leased land</w:t>
      </w:r>
      <w:r>
        <w:t xml:space="preserve"> means land that is the subject of a lease granted under section 103;</w:t>
      </w:r>
    </w:p>
    <w:p w14:paraId="35B9B27B" w14:textId="77777777" w:rsidR="00350620" w:rsidRDefault="00350620" w:rsidP="00350620">
      <w:pPr>
        <w:pStyle w:val="DraftDefinition2"/>
      </w:pPr>
      <w:r w:rsidRPr="005D551E">
        <w:rPr>
          <w:b/>
          <w:i/>
          <w:iCs/>
        </w:rPr>
        <w:t>licence</w:t>
      </w:r>
      <w:r>
        <w:t xml:space="preserve"> in Division 2 of Part 5, means a licence issued under section 90(1) or 90(2);</w:t>
      </w:r>
    </w:p>
    <w:p w14:paraId="3000E70F" w14:textId="77777777" w:rsidR="00350620" w:rsidRDefault="00350620" w:rsidP="00350620">
      <w:pPr>
        <w:pStyle w:val="DraftDefinition2"/>
      </w:pPr>
      <w:r w:rsidRPr="005D551E">
        <w:rPr>
          <w:b/>
          <w:i/>
          <w:iCs/>
        </w:rPr>
        <w:t>licensee</w:t>
      </w:r>
      <w:r>
        <w:t xml:space="preserve"> means—</w:t>
      </w:r>
    </w:p>
    <w:p w14:paraId="2DAD0424" w14:textId="77777777" w:rsidR="00350620" w:rsidRDefault="00350620" w:rsidP="00350620">
      <w:pPr>
        <w:pStyle w:val="DraftHeading4"/>
        <w:tabs>
          <w:tab w:val="right" w:pos="2268"/>
        </w:tabs>
        <w:ind w:left="2381" w:hanging="2381"/>
      </w:pPr>
      <w:r>
        <w:tab/>
        <w:t>(a)</w:t>
      </w:r>
      <w:r>
        <w:tab/>
        <w:t>a person who is for the time being the holder of a licence issued under section 90(1); or</w:t>
      </w:r>
    </w:p>
    <w:p w14:paraId="61849CD0" w14:textId="77777777" w:rsidR="00350620" w:rsidRDefault="00350620" w:rsidP="00350620">
      <w:pPr>
        <w:pStyle w:val="DraftHeading4"/>
        <w:tabs>
          <w:tab w:val="right" w:pos="2268"/>
        </w:tabs>
        <w:ind w:left="2381" w:hanging="2381"/>
      </w:pPr>
      <w:r>
        <w:tab/>
        <w:t>(b)</w:t>
      </w:r>
      <w:r>
        <w:tab/>
        <w:t>in Division 2 of Part 5, a person who is for the time being the holder of a licence issued under section 90(1) or 90(2);</w:t>
      </w:r>
    </w:p>
    <w:p w14:paraId="3780B932" w14:textId="77777777" w:rsidR="009C1390" w:rsidRDefault="009C1390" w:rsidP="005D551E">
      <w:pPr>
        <w:pStyle w:val="DraftDefinition2"/>
      </w:pPr>
      <w:r w:rsidRPr="005D551E">
        <w:rPr>
          <w:b/>
          <w:i/>
          <w:iCs/>
        </w:rPr>
        <w:t>licensed land</w:t>
      </w:r>
      <w:r>
        <w:t xml:space="preserve"> means land that is subject to a licence issued under section 90(1);</w:t>
      </w:r>
    </w:p>
    <w:p w14:paraId="604D80A3" w14:textId="77777777" w:rsidR="006D20AB" w:rsidRPr="006D20AB" w:rsidRDefault="006D20AB" w:rsidP="00905A63">
      <w:pPr>
        <w:pStyle w:val="SideNote"/>
        <w:framePr w:wrap="around"/>
      </w:pPr>
      <w:r>
        <w:t xml:space="preserve">S. 3(1) def. of </w:t>
      </w:r>
      <w:r w:rsidRPr="005D551E">
        <w:rPr>
          <w:bCs/>
          <w:i/>
          <w:iCs/>
        </w:rPr>
        <w:t>Mitcham-Frankston Freeway</w:t>
      </w:r>
      <w:r>
        <w:rPr>
          <w:bCs/>
        </w:rPr>
        <w:t xml:space="preserve"> repealed by No. </w:t>
      </w:r>
      <w:r w:rsidR="00472BA1">
        <w:rPr>
          <w:bCs/>
        </w:rPr>
        <w:t>95/2005</w:t>
      </w:r>
      <w:r>
        <w:rPr>
          <w:bCs/>
        </w:rPr>
        <w:t xml:space="preserve"> s. 4(3)(b).</w:t>
      </w:r>
    </w:p>
    <w:p w14:paraId="184CE660" w14:textId="77777777" w:rsidR="006D20AB" w:rsidRDefault="006D20AB" w:rsidP="006D20AB">
      <w:pPr>
        <w:pStyle w:val="Stars"/>
      </w:pPr>
      <w:r>
        <w:tab/>
        <w:t>*</w:t>
      </w:r>
      <w:r>
        <w:tab/>
        <w:t>*</w:t>
      </w:r>
      <w:r>
        <w:tab/>
        <w:t>*</w:t>
      </w:r>
      <w:r>
        <w:tab/>
        <w:t>*</w:t>
      </w:r>
      <w:r>
        <w:tab/>
        <w:t>*</w:t>
      </w:r>
    </w:p>
    <w:p w14:paraId="592EBFB3" w14:textId="77777777" w:rsidR="0094077A" w:rsidRDefault="0094077A" w:rsidP="0094077A"/>
    <w:p w14:paraId="717D1329" w14:textId="77777777" w:rsidR="0094077A" w:rsidRPr="0094077A" w:rsidRDefault="0094077A" w:rsidP="0094077A"/>
    <w:p w14:paraId="665503A1" w14:textId="77777777" w:rsidR="006D20AB" w:rsidRPr="006D20AB" w:rsidRDefault="006D20AB" w:rsidP="0094077A"/>
    <w:p w14:paraId="66791B84" w14:textId="77777777" w:rsidR="006A0F35" w:rsidRDefault="009C1390" w:rsidP="005D551E">
      <w:pPr>
        <w:pStyle w:val="DraftDefinition2"/>
      </w:pPr>
      <w:r w:rsidRPr="005D551E">
        <w:rPr>
          <w:b/>
          <w:i/>
          <w:iCs/>
        </w:rPr>
        <w:t>municipal road</w:t>
      </w:r>
      <w:r>
        <w:t xml:space="preserve"> has the same meaning as it has in the </w:t>
      </w:r>
      <w:r>
        <w:rPr>
          <w:b/>
          <w:bCs/>
        </w:rPr>
        <w:t>Road Management Act 2004</w:t>
      </w:r>
      <w:r>
        <w:t>;</w:t>
      </w:r>
    </w:p>
    <w:p w14:paraId="4F218399" w14:textId="77777777" w:rsidR="009C1390" w:rsidRDefault="009C1390" w:rsidP="005D551E">
      <w:pPr>
        <w:pStyle w:val="Defintion"/>
      </w:pPr>
      <w:r w:rsidRPr="005D551E">
        <w:rPr>
          <w:b/>
          <w:bCs/>
          <w:i/>
          <w:iCs/>
        </w:rPr>
        <w:lastRenderedPageBreak/>
        <w:t>Native Title Act</w:t>
      </w:r>
      <w:r>
        <w:t xml:space="preserve"> means the Native Title Act 1993 of the Commonwealth;</w:t>
      </w:r>
    </w:p>
    <w:p w14:paraId="53C26CF5" w14:textId="77777777" w:rsidR="00245510" w:rsidRPr="006D20AB" w:rsidRDefault="00245510" w:rsidP="00905A63">
      <w:pPr>
        <w:pStyle w:val="SideNote"/>
        <w:framePr w:wrap="around"/>
      </w:pPr>
      <w:r>
        <w:t xml:space="preserve">S. 3(1) def. of </w:t>
      </w:r>
      <w:r w:rsidRPr="00E56F64">
        <w:rPr>
          <w:i/>
        </w:rPr>
        <w:t>nomination rejection statement</w:t>
      </w:r>
      <w:r>
        <w:t xml:space="preserve"> </w:t>
      </w:r>
      <w:r>
        <w:rPr>
          <w:bCs/>
        </w:rPr>
        <w:t>inserted by No. 74/2007 s. 39(a)</w:t>
      </w:r>
      <w:r w:rsidR="00E0048B">
        <w:rPr>
          <w:bCs/>
        </w:rPr>
        <w:t>, substituted by No. 8/2019 s. 92(3)</w:t>
      </w:r>
      <w:r w:rsidR="00921CB7">
        <w:rPr>
          <w:bCs/>
        </w:rPr>
        <w:t>.</w:t>
      </w:r>
    </w:p>
    <w:p w14:paraId="64DACDD1" w14:textId="77777777" w:rsidR="00E0048B" w:rsidRPr="00D1685D" w:rsidRDefault="00E0048B" w:rsidP="00E0048B">
      <w:pPr>
        <w:pStyle w:val="DraftDefinition2"/>
      </w:pPr>
      <w:r w:rsidRPr="00D1685D">
        <w:rPr>
          <w:b/>
          <w:i/>
        </w:rPr>
        <w:t>nomination rejection statement</w:t>
      </w:r>
      <w:r w:rsidRPr="00D1685D">
        <w:t xml:space="preserve"> means a statement in writing made by a person nominated in a known user statement, a sold vehicle statement or a tolling nomination statement as being the responsible person in respect of a vehicle or trailer to the effect that if nominated—</w:t>
      </w:r>
    </w:p>
    <w:p w14:paraId="3916AA76" w14:textId="77777777" w:rsidR="00E0048B" w:rsidRPr="00D1685D" w:rsidRDefault="00E0048B">
      <w:pPr>
        <w:pStyle w:val="DraftHeading4"/>
        <w:tabs>
          <w:tab w:val="right" w:pos="2268"/>
        </w:tabs>
        <w:ind w:left="2381" w:hanging="2381"/>
      </w:pPr>
      <w:r>
        <w:tab/>
      </w:r>
      <w:r w:rsidRPr="00E0048B">
        <w:t>(a)</w:t>
      </w:r>
      <w:r w:rsidRPr="00D1685D">
        <w:tab/>
        <w:t>in a known user statement, the person had not had possession or control of the vehicle or trailer at the relevant time, as stated in the known user statement; and</w:t>
      </w:r>
    </w:p>
    <w:p w14:paraId="35963B0C" w14:textId="77777777" w:rsidR="00E0048B" w:rsidRPr="00D1685D" w:rsidRDefault="00E0048B">
      <w:pPr>
        <w:pStyle w:val="DraftHeading4"/>
        <w:tabs>
          <w:tab w:val="right" w:pos="2268"/>
        </w:tabs>
        <w:ind w:left="2381" w:hanging="2381"/>
      </w:pPr>
      <w:r>
        <w:tab/>
      </w:r>
      <w:r w:rsidRPr="00E0048B">
        <w:t>(b)</w:t>
      </w:r>
      <w:r w:rsidRPr="00D1685D">
        <w:tab/>
        <w:t>in a sold vehicle statement, the vehicle or trailer had not been sold or disposed of to the person, and that no interest in it had otherwise vested in the person, as stated in the sold vehicle statement; and</w:t>
      </w:r>
    </w:p>
    <w:p w14:paraId="5F640E74" w14:textId="77777777" w:rsidR="00E0048B" w:rsidRDefault="00E0048B" w:rsidP="003D2972">
      <w:pPr>
        <w:pStyle w:val="DraftHeading4"/>
        <w:tabs>
          <w:tab w:val="right" w:pos="2268"/>
        </w:tabs>
        <w:ind w:left="2381" w:hanging="2381"/>
        <w:rPr>
          <w:b/>
          <w:i/>
        </w:rPr>
      </w:pPr>
      <w:r>
        <w:tab/>
      </w:r>
      <w:r w:rsidRPr="00E0048B">
        <w:t>(c)</w:t>
      </w:r>
      <w:r w:rsidRPr="00D1685D">
        <w:tab/>
        <w:t>in a tolling nomination statement, the person was not the responsible person in relation to the vehicle or trailer at the time of the tolling offence as stated in the tolling nomination statement;</w:t>
      </w:r>
    </w:p>
    <w:p w14:paraId="1C8B62D7" w14:textId="77777777" w:rsidR="009C1390" w:rsidRDefault="009C1390" w:rsidP="005D551E">
      <w:pPr>
        <w:pStyle w:val="DraftDefinition2"/>
      </w:pPr>
      <w:r w:rsidRPr="005D551E">
        <w:rPr>
          <w:b/>
          <w:i/>
          <w:iCs/>
        </w:rPr>
        <w:t>non-arterial State road</w:t>
      </w:r>
      <w:r>
        <w:t xml:space="preserve"> has the same meaning as it has in the </w:t>
      </w:r>
      <w:r>
        <w:rPr>
          <w:b/>
          <w:bCs/>
        </w:rPr>
        <w:t>Road Management Act 2004</w:t>
      </w:r>
      <w:r>
        <w:t>;</w:t>
      </w:r>
    </w:p>
    <w:p w14:paraId="2A5B9EC2" w14:textId="77777777" w:rsidR="009C1390" w:rsidRDefault="009C1390" w:rsidP="005D551E">
      <w:pPr>
        <w:pStyle w:val="DraftDefinition2"/>
      </w:pPr>
      <w:r w:rsidRPr="005D551E">
        <w:rPr>
          <w:b/>
          <w:i/>
          <w:iCs/>
        </w:rPr>
        <w:t>notified Utility infrastructure</w:t>
      </w:r>
      <w:r>
        <w:t xml:space="preserve"> means Utility infrastructure—</w:t>
      </w:r>
    </w:p>
    <w:p w14:paraId="17E64B5A" w14:textId="77777777" w:rsidR="009C1390" w:rsidRDefault="009C1390">
      <w:pPr>
        <w:pStyle w:val="DraftHeading4"/>
        <w:tabs>
          <w:tab w:val="right" w:pos="2268"/>
        </w:tabs>
        <w:ind w:left="2381" w:hanging="2381"/>
      </w:pPr>
      <w:r>
        <w:tab/>
        <w:t>(a)</w:t>
      </w:r>
      <w:r>
        <w:tab/>
        <w:t>that is identified under section 159; or</w:t>
      </w:r>
    </w:p>
    <w:p w14:paraId="78E56B1F" w14:textId="77777777" w:rsidR="009C1390" w:rsidRDefault="009C1390">
      <w:pPr>
        <w:pStyle w:val="DraftHeading4"/>
        <w:tabs>
          <w:tab w:val="right" w:pos="2268"/>
        </w:tabs>
        <w:ind w:left="2381" w:hanging="2381"/>
      </w:pPr>
      <w:r>
        <w:tab/>
        <w:t>(b)</w:t>
      </w:r>
      <w:r>
        <w:tab/>
        <w:t>that has been notified under section 161;</w:t>
      </w:r>
    </w:p>
    <w:p w14:paraId="144B83A5" w14:textId="77777777" w:rsidR="00357058" w:rsidRPr="006D20AB" w:rsidRDefault="00357058" w:rsidP="00905A63">
      <w:pPr>
        <w:pStyle w:val="SideNote"/>
        <w:framePr w:wrap="around"/>
      </w:pPr>
      <w:r>
        <w:lastRenderedPageBreak/>
        <w:t xml:space="preserve">S. 3(1) def. of </w:t>
      </w:r>
      <w:r>
        <w:rPr>
          <w:i/>
        </w:rPr>
        <w:t>operator</w:t>
      </w:r>
      <w:r>
        <w:rPr>
          <w:bCs/>
        </w:rPr>
        <w:t xml:space="preserve"> inserted by No. 74/2007 s. 39(a)</w:t>
      </w:r>
      <w:r w:rsidR="00C66CC5">
        <w:rPr>
          <w:bCs/>
        </w:rPr>
        <w:t>, amended by No. 49/2019 s. 186(Sch. 4 item 15.2(d))</w:t>
      </w:r>
      <w:r w:rsidR="002415A4">
        <w:rPr>
          <w:bCs/>
        </w:rPr>
        <w:t>, substituted byNo. 8/2019 s. 92(4) (as amended by No. 49/2019 s. 164)</w:t>
      </w:r>
      <w:r w:rsidR="00921CB7">
        <w:rPr>
          <w:bCs/>
        </w:rPr>
        <w:t>.</w:t>
      </w:r>
    </w:p>
    <w:p w14:paraId="3005FC54" w14:textId="77777777" w:rsidR="00D63251" w:rsidRPr="00D1685D" w:rsidRDefault="00D63251" w:rsidP="00D63251">
      <w:pPr>
        <w:pStyle w:val="DraftDefinition2"/>
        <w:rPr>
          <w:lang w:eastAsia="en-AU"/>
        </w:rPr>
      </w:pPr>
      <w:r w:rsidRPr="00D1685D">
        <w:rPr>
          <w:b/>
          <w:bCs/>
          <w:i/>
          <w:iCs/>
          <w:lang w:eastAsia="en-AU"/>
        </w:rPr>
        <w:t>operator</w:t>
      </w:r>
      <w:r w:rsidRPr="00D1685D">
        <w:rPr>
          <w:lang w:eastAsia="en-AU"/>
        </w:rPr>
        <w:t>, in relation to a vehicle or trailer at the time the vehicle or trailer was driven in a toll zone, means each of the following—</w:t>
      </w:r>
    </w:p>
    <w:p w14:paraId="70ADDC82" w14:textId="77777777" w:rsidR="00D63251" w:rsidRPr="00D1685D" w:rsidRDefault="00D63251" w:rsidP="003D2972">
      <w:pPr>
        <w:pStyle w:val="DraftHeading4"/>
        <w:tabs>
          <w:tab w:val="right" w:pos="2268"/>
        </w:tabs>
        <w:ind w:left="2381" w:hanging="2381"/>
        <w:rPr>
          <w:lang w:eastAsia="en-AU"/>
        </w:rPr>
      </w:pPr>
      <w:r>
        <w:rPr>
          <w:lang w:eastAsia="en-AU"/>
        </w:rPr>
        <w:tab/>
      </w:r>
      <w:r w:rsidRPr="00D63251">
        <w:rPr>
          <w:lang w:eastAsia="en-AU"/>
        </w:rPr>
        <w:t>(a)</w:t>
      </w:r>
      <w:r w:rsidRPr="00D1685D">
        <w:rPr>
          <w:lang w:eastAsia="en-AU"/>
        </w:rPr>
        <w:tab/>
        <w:t>the registered operator of the vehicle or trailer at that time or the person recorded at that time on a register of vehicles or trailers maintained under a corresponding law as the person responsible for the vehicle or trailer;</w:t>
      </w:r>
    </w:p>
    <w:p w14:paraId="58F157B1" w14:textId="77777777" w:rsidR="00D63251" w:rsidRPr="00D1685D" w:rsidRDefault="00D63251" w:rsidP="003D2972">
      <w:pPr>
        <w:pStyle w:val="DraftHeading4"/>
        <w:tabs>
          <w:tab w:val="right" w:pos="2268"/>
        </w:tabs>
        <w:ind w:left="2381" w:hanging="2381"/>
        <w:rPr>
          <w:lang w:eastAsia="en-AU"/>
        </w:rPr>
      </w:pPr>
      <w:r>
        <w:rPr>
          <w:lang w:eastAsia="en-AU"/>
        </w:rPr>
        <w:tab/>
      </w:r>
      <w:r w:rsidRPr="00D63251">
        <w:rPr>
          <w:lang w:eastAsia="en-AU"/>
        </w:rPr>
        <w:t>(b)</w:t>
      </w:r>
      <w:r w:rsidRPr="00D1685D">
        <w:rPr>
          <w:lang w:eastAsia="en-AU"/>
        </w:rPr>
        <w:tab/>
        <w:t xml:space="preserve">if </w:t>
      </w:r>
      <w:r w:rsidRPr="009D38F6">
        <w:t>the Transport Secretary</w:t>
      </w:r>
      <w:r w:rsidRPr="00D1685D">
        <w:rPr>
          <w:lang w:eastAsia="en-AU"/>
        </w:rPr>
        <w:t xml:space="preserve"> under the regulations under the </w:t>
      </w:r>
      <w:r w:rsidRPr="002F7B91">
        <w:rPr>
          <w:rFonts w:cs="TimesNewRomanPS-BoldMT"/>
          <w:b/>
          <w:bCs/>
          <w:lang w:eastAsia="en-AU"/>
        </w:rPr>
        <w:t>Road Safety Act 1986</w:t>
      </w:r>
      <w:r w:rsidRPr="00D1685D">
        <w:rPr>
          <w:lang w:eastAsia="en-AU"/>
        </w:rPr>
        <w:t xml:space="preserve">, or a corresponding body under a corresponding law, has received notice of transfer of registration of the vehicle or trailer, the person whose name is disclosed in the records kept by </w:t>
      </w:r>
      <w:r w:rsidRPr="009D38F6">
        <w:t>the Transport Secretary</w:t>
      </w:r>
      <w:r w:rsidRPr="00D1685D">
        <w:rPr>
          <w:lang w:eastAsia="en-AU"/>
        </w:rPr>
        <w:t xml:space="preserve"> or the corresponding body (as the case requires) as being responsible for the vehicle or trailer at that time;</w:t>
      </w:r>
    </w:p>
    <w:p w14:paraId="3DBE13DE" w14:textId="77777777" w:rsidR="00D63251" w:rsidRPr="00D1685D" w:rsidRDefault="00D63251" w:rsidP="003D2972">
      <w:pPr>
        <w:pStyle w:val="DraftHeading4"/>
        <w:tabs>
          <w:tab w:val="right" w:pos="2268"/>
        </w:tabs>
        <w:ind w:left="2381" w:hanging="2381"/>
        <w:rPr>
          <w:lang w:eastAsia="en-AU"/>
        </w:rPr>
      </w:pPr>
      <w:r>
        <w:rPr>
          <w:lang w:eastAsia="en-AU"/>
        </w:rPr>
        <w:tab/>
      </w:r>
      <w:r w:rsidRPr="00D63251">
        <w:rPr>
          <w:lang w:eastAsia="en-AU"/>
        </w:rPr>
        <w:t>(c)</w:t>
      </w:r>
      <w:r w:rsidRPr="00D1685D">
        <w:rPr>
          <w:lang w:eastAsia="en-AU"/>
        </w:rPr>
        <w:tab/>
        <w:t xml:space="preserve">if the vehicle or trailer is not registered under the </w:t>
      </w:r>
      <w:r w:rsidRPr="002F7B91">
        <w:rPr>
          <w:rFonts w:cs="TimesNewRomanPS-BoldMT"/>
          <w:b/>
          <w:bCs/>
          <w:lang w:eastAsia="en-AU"/>
        </w:rPr>
        <w:t xml:space="preserve">Road Safety Act 1986 </w:t>
      </w:r>
      <w:r w:rsidRPr="00D1685D">
        <w:rPr>
          <w:lang w:eastAsia="en-AU"/>
        </w:rPr>
        <w:t>or a corresponding law, the person whose name is disclosed in the records kept by </w:t>
      </w:r>
      <w:r w:rsidRPr="009D38F6">
        <w:t>the Transport Secretary</w:t>
      </w:r>
      <w:r w:rsidRPr="00D1685D">
        <w:rPr>
          <w:lang w:eastAsia="en-AU"/>
        </w:rPr>
        <w:t xml:space="preserve"> or the corresponding body as being responsible for the vehicle or trailer at that time;</w:t>
      </w:r>
    </w:p>
    <w:p w14:paraId="400CFB13" w14:textId="77777777" w:rsidR="00D63251" w:rsidRPr="00D1685D" w:rsidRDefault="00D63251" w:rsidP="003D2972">
      <w:pPr>
        <w:pStyle w:val="DraftHeading4"/>
        <w:tabs>
          <w:tab w:val="right" w:pos="2268"/>
        </w:tabs>
        <w:ind w:left="2381" w:hanging="2381"/>
        <w:rPr>
          <w:lang w:eastAsia="en-AU"/>
        </w:rPr>
      </w:pPr>
      <w:r>
        <w:rPr>
          <w:lang w:eastAsia="en-AU"/>
        </w:rPr>
        <w:tab/>
      </w:r>
      <w:r w:rsidRPr="00D63251">
        <w:rPr>
          <w:lang w:eastAsia="en-AU"/>
        </w:rPr>
        <w:t>(d)</w:t>
      </w:r>
      <w:r w:rsidRPr="00D1685D">
        <w:rPr>
          <w:lang w:eastAsia="en-AU"/>
        </w:rPr>
        <w:tab/>
        <w:t>if the vehicle or trailer displays a number plate—</w:t>
      </w:r>
    </w:p>
    <w:p w14:paraId="4D08D00F" w14:textId="77777777" w:rsidR="00D63251" w:rsidRPr="00D1685D" w:rsidRDefault="00D63251" w:rsidP="003D2972">
      <w:pPr>
        <w:pStyle w:val="DraftHeading5"/>
        <w:tabs>
          <w:tab w:val="right" w:pos="2778"/>
        </w:tabs>
        <w:ind w:left="2891" w:hanging="2891"/>
        <w:rPr>
          <w:lang w:eastAsia="en-AU"/>
        </w:rPr>
      </w:pPr>
      <w:r>
        <w:rPr>
          <w:lang w:eastAsia="en-AU"/>
        </w:rPr>
        <w:tab/>
      </w:r>
      <w:r w:rsidRPr="00D63251">
        <w:rPr>
          <w:lang w:eastAsia="en-AU"/>
        </w:rPr>
        <w:t>(i)</w:t>
      </w:r>
      <w:r w:rsidRPr="00D1685D">
        <w:rPr>
          <w:lang w:eastAsia="en-AU"/>
        </w:rPr>
        <w:tab/>
        <w:t xml:space="preserve">the person who, at the time at which the registration number borne by that number plate was last assigned by </w:t>
      </w:r>
      <w:r w:rsidRPr="009D38F6">
        <w:t>the Transport Secretary</w:t>
      </w:r>
      <w:r w:rsidRPr="00D1685D">
        <w:rPr>
          <w:lang w:eastAsia="en-AU"/>
        </w:rPr>
        <w:t xml:space="preserve"> or a corresponding body, was the registered operator of, or (if assigned by a </w:t>
      </w:r>
      <w:r w:rsidRPr="00D1685D">
        <w:rPr>
          <w:lang w:eastAsia="en-AU"/>
        </w:rPr>
        <w:lastRenderedPageBreak/>
        <w:t>corresponding body) the person recorded on a register of vehicles or trailers maintained under the corresponding law as the person responsible for, the vehicle or trailer to which that registration number was assigned, whether or not that vehicle or trailer is the same as the vehicle or trailer involved in the offence; or</w:t>
      </w:r>
    </w:p>
    <w:p w14:paraId="6622A637" w14:textId="77777777" w:rsidR="00D63251" w:rsidRPr="00D1685D" w:rsidRDefault="00D63251" w:rsidP="003D2972">
      <w:pPr>
        <w:pStyle w:val="DraftHeading5"/>
        <w:tabs>
          <w:tab w:val="right" w:pos="2778"/>
        </w:tabs>
        <w:ind w:left="2891" w:hanging="2891"/>
        <w:rPr>
          <w:lang w:eastAsia="en-AU"/>
        </w:rPr>
      </w:pPr>
      <w:r>
        <w:rPr>
          <w:lang w:eastAsia="en-AU"/>
        </w:rPr>
        <w:tab/>
      </w:r>
      <w:r w:rsidRPr="00D63251">
        <w:rPr>
          <w:lang w:eastAsia="en-AU"/>
        </w:rPr>
        <w:t>(ii)</w:t>
      </w:r>
      <w:r w:rsidRPr="00D1685D">
        <w:rPr>
          <w:lang w:eastAsia="en-AU"/>
        </w:rPr>
        <w:tab/>
        <w:t xml:space="preserve">the person whose name is disclosed in the records kept by </w:t>
      </w:r>
      <w:r w:rsidRPr="009D38F6">
        <w:t>the</w:t>
      </w:r>
      <w:r w:rsidR="00774BFB">
        <w:t xml:space="preserve"> </w:t>
      </w:r>
      <w:r w:rsidRPr="009D38F6">
        <w:t>Transport Secretary</w:t>
      </w:r>
      <w:r w:rsidRPr="00D1685D">
        <w:rPr>
          <w:lang w:eastAsia="en-AU"/>
        </w:rPr>
        <w:t xml:space="preserve"> or a corresponding body as being entitled, or last entitled, at that time to use or possess that number plate;</w:t>
      </w:r>
    </w:p>
    <w:p w14:paraId="5A4F72DB" w14:textId="77777777" w:rsidR="00357058" w:rsidRPr="003D2972" w:rsidRDefault="00D63251" w:rsidP="003D2972">
      <w:pPr>
        <w:pStyle w:val="DraftHeading4"/>
        <w:tabs>
          <w:tab w:val="right" w:pos="2268"/>
        </w:tabs>
        <w:ind w:left="2381" w:hanging="2381"/>
        <w:rPr>
          <w:b/>
          <w:i/>
        </w:rPr>
      </w:pPr>
      <w:r>
        <w:rPr>
          <w:lang w:eastAsia="en-AU"/>
        </w:rPr>
        <w:tab/>
      </w:r>
      <w:r w:rsidRPr="00D63251">
        <w:rPr>
          <w:lang w:eastAsia="en-AU"/>
        </w:rPr>
        <w:t>(e)</w:t>
      </w:r>
      <w:r w:rsidRPr="00D1685D">
        <w:rPr>
          <w:lang w:eastAsia="en-AU"/>
        </w:rPr>
        <w:tab/>
        <w:t xml:space="preserve">if the vehicle or trailer displays a general identification mark by means of a special identification plate issued by </w:t>
      </w:r>
      <w:r w:rsidRPr="009D38F6">
        <w:t>the Transport Secretary</w:t>
      </w:r>
      <w:r w:rsidRPr="00D1685D">
        <w:rPr>
          <w:lang w:eastAsia="en-AU"/>
        </w:rPr>
        <w:t xml:space="preserve"> under the regulations under the </w:t>
      </w:r>
      <w:r w:rsidRPr="002F7B91">
        <w:rPr>
          <w:rFonts w:cs="TimesNewRomanPS-BoldMT"/>
          <w:b/>
          <w:bCs/>
          <w:lang w:eastAsia="en-AU"/>
        </w:rPr>
        <w:t xml:space="preserve">Road Safety Act 1986 </w:t>
      </w:r>
      <w:r w:rsidRPr="00D1685D">
        <w:rPr>
          <w:lang w:eastAsia="en-AU"/>
        </w:rPr>
        <w:t>or by a corresponding body under a corresponding law, the person to whom the mark is assigned at that time;</w:t>
      </w:r>
    </w:p>
    <w:p w14:paraId="34F62476" w14:textId="77777777" w:rsidR="00813DBD" w:rsidRPr="006D20AB" w:rsidRDefault="00813DBD" w:rsidP="00905A63">
      <w:pPr>
        <w:pStyle w:val="SideNote"/>
        <w:framePr w:wrap="around"/>
      </w:pPr>
      <w:r>
        <w:t xml:space="preserve">S. 3(1) def. of </w:t>
      </w:r>
      <w:r>
        <w:rPr>
          <w:i/>
        </w:rPr>
        <w:t>owner</w:t>
      </w:r>
      <w:r>
        <w:rPr>
          <w:bCs/>
        </w:rPr>
        <w:t xml:space="preserve"> repealed by No. 74/2007 s. 39(b)</w:t>
      </w:r>
      <w:r w:rsidR="00921CB7">
        <w:rPr>
          <w:bCs/>
        </w:rPr>
        <w:t>.</w:t>
      </w:r>
    </w:p>
    <w:p w14:paraId="61E181BB" w14:textId="77777777" w:rsidR="00813DBD" w:rsidRDefault="00813DBD" w:rsidP="00813DBD">
      <w:pPr>
        <w:pStyle w:val="Stars"/>
        <w:rPr>
          <w:b/>
          <w:i/>
          <w:iCs/>
        </w:rPr>
      </w:pPr>
      <w:r>
        <w:rPr>
          <w:b/>
          <w:i/>
          <w:iCs/>
        </w:rPr>
        <w:tab/>
        <w:t>*</w:t>
      </w:r>
      <w:r>
        <w:rPr>
          <w:b/>
          <w:i/>
          <w:iCs/>
        </w:rPr>
        <w:tab/>
        <w:t>*</w:t>
      </w:r>
      <w:r>
        <w:rPr>
          <w:b/>
          <w:i/>
          <w:iCs/>
        </w:rPr>
        <w:tab/>
        <w:t>*</w:t>
      </w:r>
      <w:r>
        <w:rPr>
          <w:b/>
          <w:i/>
          <w:iCs/>
        </w:rPr>
        <w:tab/>
        <w:t>*</w:t>
      </w:r>
      <w:r>
        <w:rPr>
          <w:b/>
          <w:i/>
          <w:iCs/>
        </w:rPr>
        <w:tab/>
        <w:t>*</w:t>
      </w:r>
    </w:p>
    <w:p w14:paraId="233ACBFC" w14:textId="77777777" w:rsidR="006A0F35" w:rsidRDefault="006A0F35" w:rsidP="006A0F35"/>
    <w:p w14:paraId="21B04F5A" w14:textId="77777777" w:rsidR="006A0F35" w:rsidRDefault="006A0F35" w:rsidP="006A0F35"/>
    <w:p w14:paraId="03E0EA25" w14:textId="77777777" w:rsidR="002E75FA" w:rsidRDefault="00B6330F" w:rsidP="00905A63">
      <w:pPr>
        <w:pStyle w:val="SideNote"/>
        <w:framePr w:wrap="around"/>
      </w:pPr>
      <w:r>
        <w:t xml:space="preserve">S. 3(1) def. of </w:t>
      </w:r>
      <w:r>
        <w:rPr>
          <w:i/>
        </w:rPr>
        <w:t>police officer</w:t>
      </w:r>
      <w:r>
        <w:t xml:space="preserve"> inserted by No. 37/2014 s. 10(Sch. item 48.1).</w:t>
      </w:r>
    </w:p>
    <w:p w14:paraId="668334A0" w14:textId="77777777" w:rsidR="002E75FA" w:rsidRDefault="003D0085">
      <w:pPr>
        <w:pStyle w:val="DraftDefinition2"/>
      </w:pPr>
      <w:r w:rsidRPr="003D0085">
        <w:rPr>
          <w:b/>
          <w:i/>
          <w:iCs/>
        </w:rPr>
        <w:t>police officer</w:t>
      </w:r>
      <w:r w:rsidR="00B6330F">
        <w:t xml:space="preserve"> has the same meaning as in the </w:t>
      </w:r>
      <w:r w:rsidRPr="003D0085">
        <w:rPr>
          <w:b/>
        </w:rPr>
        <w:t>Victoria Police Act 2013</w:t>
      </w:r>
      <w:r w:rsidR="00B6330F">
        <w:t>;</w:t>
      </w:r>
    </w:p>
    <w:p w14:paraId="5286DE40" w14:textId="77777777" w:rsidR="002E75FA" w:rsidRDefault="002E75FA"/>
    <w:p w14:paraId="1B092E52" w14:textId="77777777" w:rsidR="00B6330F" w:rsidRPr="006A0F35" w:rsidRDefault="00B6330F" w:rsidP="006A0F35"/>
    <w:p w14:paraId="4A42B6F0" w14:textId="77777777" w:rsidR="006A00F8" w:rsidRPr="006A00F8" w:rsidRDefault="006A00F8" w:rsidP="00905A63">
      <w:pPr>
        <w:pStyle w:val="SideNote"/>
        <w:framePr w:wrap="around"/>
      </w:pPr>
      <w:r>
        <w:lastRenderedPageBreak/>
        <w:t xml:space="preserve">S. 3(1) def. of </w:t>
      </w:r>
      <w:r w:rsidRPr="006A00F8">
        <w:rPr>
          <w:i/>
        </w:rPr>
        <w:t xml:space="preserve">prescribed tolling system </w:t>
      </w:r>
      <w:r>
        <w:t>inserted by No. 14/2007 s. 15(2).</w:t>
      </w:r>
    </w:p>
    <w:p w14:paraId="7C70E309" w14:textId="77777777" w:rsidR="006A00F8" w:rsidRDefault="006A00F8" w:rsidP="006A00F8">
      <w:pPr>
        <w:pStyle w:val="DraftDefinition2"/>
      </w:pPr>
      <w:r>
        <w:rPr>
          <w:b/>
          <w:i/>
        </w:rPr>
        <w:t>prescribed tolling system</w:t>
      </w:r>
      <w:r>
        <w:t xml:space="preserve"> means a tolling system prescribed for the purposes of Part 9;</w:t>
      </w:r>
    </w:p>
    <w:p w14:paraId="11C2C5E9" w14:textId="77777777" w:rsidR="006A00F8" w:rsidRDefault="006A00F8" w:rsidP="006A00F8"/>
    <w:p w14:paraId="782F3603" w14:textId="77777777" w:rsidR="00A63F2C" w:rsidRPr="006A00F8" w:rsidRDefault="00A63F2C" w:rsidP="006A00F8"/>
    <w:p w14:paraId="4637FE09" w14:textId="77777777" w:rsidR="009C1390" w:rsidRDefault="009C1390" w:rsidP="005D551E">
      <w:pPr>
        <w:pStyle w:val="DraftDefinition2"/>
      </w:pPr>
      <w:r w:rsidRPr="005D551E">
        <w:rPr>
          <w:b/>
          <w:i/>
          <w:iCs/>
        </w:rPr>
        <w:t>Project</w:t>
      </w:r>
      <w:r>
        <w:t xml:space="preserve"> means the project described in section 4 or any part of that project;</w:t>
      </w:r>
    </w:p>
    <w:p w14:paraId="6D197D4D" w14:textId="77777777" w:rsidR="009C1390" w:rsidRDefault="009C1390" w:rsidP="005D551E">
      <w:pPr>
        <w:pStyle w:val="DraftDefinition2"/>
      </w:pPr>
      <w:r w:rsidRPr="005D551E">
        <w:rPr>
          <w:b/>
          <w:i/>
          <w:iCs/>
        </w:rPr>
        <w:t>Project area</w:t>
      </w:r>
      <w:r>
        <w:t xml:space="preserve"> has the meaning given by section 5;</w:t>
      </w:r>
    </w:p>
    <w:p w14:paraId="05E8F19B" w14:textId="77777777" w:rsidR="009C1390" w:rsidRDefault="009C1390" w:rsidP="005D551E">
      <w:pPr>
        <w:pStyle w:val="DraftDefinition2"/>
      </w:pPr>
      <w:r w:rsidRPr="005D551E">
        <w:rPr>
          <w:b/>
          <w:i/>
          <w:iCs/>
        </w:rPr>
        <w:t>Project construction work</w:t>
      </w:r>
      <w:r>
        <w:t xml:space="preserve"> means work for the construction of the Project;</w:t>
      </w:r>
    </w:p>
    <w:p w14:paraId="548979E2" w14:textId="77777777" w:rsidR="009C1390" w:rsidRDefault="009C1390" w:rsidP="005D551E">
      <w:pPr>
        <w:pStyle w:val="DraftDefinition2"/>
      </w:pPr>
      <w:r w:rsidRPr="005D551E">
        <w:rPr>
          <w:b/>
          <w:i/>
          <w:iCs/>
        </w:rPr>
        <w:t>Project Document</w:t>
      </w:r>
      <w:r>
        <w:t xml:space="preserve"> means a document of a class that is designated in the Agreement as a Project Document;</w:t>
      </w:r>
    </w:p>
    <w:p w14:paraId="13166301" w14:textId="054FAD31" w:rsidR="00774BFB" w:rsidRPr="00774BFB" w:rsidRDefault="009C1390" w:rsidP="002F7B91">
      <w:pPr>
        <w:pStyle w:val="DraftDefinition2"/>
      </w:pPr>
      <w:r w:rsidRPr="005D551E">
        <w:rPr>
          <w:b/>
          <w:i/>
          <w:iCs/>
        </w:rPr>
        <w:t>public authority</w:t>
      </w:r>
      <w:r>
        <w:t xml:space="preserve"> means any body (including any trust) established by or under an Act for a public purpose, other than a Council;</w:t>
      </w:r>
    </w:p>
    <w:p w14:paraId="5CE0E717" w14:textId="77777777" w:rsidR="00877A67" w:rsidRDefault="009C1390" w:rsidP="005D551E">
      <w:pPr>
        <w:pStyle w:val="DraftDefinition2"/>
      </w:pPr>
      <w:r w:rsidRPr="005D551E">
        <w:rPr>
          <w:b/>
          <w:i/>
          <w:iCs/>
        </w:rPr>
        <w:t>public land</w:t>
      </w:r>
      <w:r>
        <w:t xml:space="preserve"> means—</w:t>
      </w:r>
    </w:p>
    <w:p w14:paraId="3B0E535E" w14:textId="77777777" w:rsidR="009C1390" w:rsidRDefault="009C1390">
      <w:pPr>
        <w:pStyle w:val="DraftHeading4"/>
        <w:tabs>
          <w:tab w:val="right" w:pos="2268"/>
        </w:tabs>
        <w:ind w:left="2381" w:hanging="2381"/>
      </w:pPr>
      <w:r>
        <w:tab/>
        <w:t>(a)</w:t>
      </w:r>
      <w:r>
        <w:tab/>
        <w:t>Crown land; or</w:t>
      </w:r>
    </w:p>
    <w:p w14:paraId="2FA11A36" w14:textId="77777777" w:rsidR="009C1390" w:rsidRDefault="009C1390">
      <w:pPr>
        <w:pStyle w:val="DraftHeading4"/>
        <w:tabs>
          <w:tab w:val="right" w:pos="2268"/>
        </w:tabs>
        <w:ind w:left="2381" w:hanging="2381"/>
      </w:pPr>
      <w:r>
        <w:tab/>
        <w:t>(b)</w:t>
      </w:r>
      <w:r>
        <w:tab/>
        <w:t>land owned by or vested in a public authority;</w:t>
      </w:r>
    </w:p>
    <w:p w14:paraId="52775405" w14:textId="77777777" w:rsidR="009C1390" w:rsidRDefault="009C1390" w:rsidP="005D551E">
      <w:pPr>
        <w:pStyle w:val="DraftDefinition2"/>
      </w:pPr>
      <w:r w:rsidRPr="005D551E">
        <w:rPr>
          <w:b/>
          <w:i/>
          <w:iCs/>
        </w:rPr>
        <w:t>rectification</w:t>
      </w:r>
      <w:r>
        <w:t xml:space="preserve"> includes repair, replacement and reinstatement;</w:t>
      </w:r>
    </w:p>
    <w:p w14:paraId="46DF2BD1" w14:textId="77777777" w:rsidR="005B46B8" w:rsidRDefault="005B46B8" w:rsidP="00905A63">
      <w:pPr>
        <w:pStyle w:val="SideNote"/>
        <w:framePr w:wrap="around"/>
      </w:pPr>
      <w:r>
        <w:t xml:space="preserve">S. 3(1) def. of </w:t>
      </w:r>
      <w:r w:rsidRPr="005B46B8">
        <w:rPr>
          <w:i/>
        </w:rPr>
        <w:t xml:space="preserve">registered </w:t>
      </w:r>
      <w:r>
        <w:rPr>
          <w:i/>
        </w:rPr>
        <w:t>operator</w:t>
      </w:r>
      <w:r>
        <w:rPr>
          <w:bCs/>
        </w:rPr>
        <w:t xml:space="preserve"> inserted by No. 74/2007 s. 39(a)</w:t>
      </w:r>
      <w:r w:rsidR="00921CB7">
        <w:rPr>
          <w:bCs/>
        </w:rPr>
        <w:t>.</w:t>
      </w:r>
    </w:p>
    <w:p w14:paraId="7AA0CF42" w14:textId="77777777" w:rsidR="00357058" w:rsidRDefault="00357058" w:rsidP="00357058">
      <w:pPr>
        <w:pStyle w:val="DraftDefinition2"/>
      </w:pPr>
      <w:r>
        <w:rPr>
          <w:b/>
          <w:i/>
        </w:rPr>
        <w:t>registered operator</w:t>
      </w:r>
      <w:r>
        <w:t xml:space="preserve"> has the same meaning as in section 3(1) of the </w:t>
      </w:r>
      <w:r>
        <w:rPr>
          <w:b/>
        </w:rPr>
        <w:t>Road Safety Act 1986</w:t>
      </w:r>
      <w:r>
        <w:t>;</w:t>
      </w:r>
    </w:p>
    <w:p w14:paraId="063C0B1F" w14:textId="77777777" w:rsidR="005B46B8" w:rsidRDefault="005B46B8" w:rsidP="005B46B8"/>
    <w:p w14:paraId="4883465B" w14:textId="77777777" w:rsidR="005B46B8" w:rsidRDefault="005B46B8" w:rsidP="00774BFB">
      <w:pPr>
        <w:spacing w:before="0"/>
      </w:pPr>
    </w:p>
    <w:p w14:paraId="6F2EDD55" w14:textId="77777777" w:rsidR="009C1390" w:rsidRDefault="009C1390" w:rsidP="005D551E">
      <w:pPr>
        <w:pStyle w:val="DraftDefinition2"/>
      </w:pPr>
      <w:r w:rsidRPr="005D551E">
        <w:rPr>
          <w:b/>
          <w:i/>
          <w:iCs/>
        </w:rPr>
        <w:t>reserved Crown land</w:t>
      </w:r>
      <w:r>
        <w:t xml:space="preserve"> means land reserved or deemed to be reserved for any public purpose under the </w:t>
      </w:r>
      <w:r>
        <w:rPr>
          <w:b/>
          <w:bCs/>
        </w:rPr>
        <w:t>Crown Land (Reserves) Act 1978</w:t>
      </w:r>
      <w:r>
        <w:t>;</w:t>
      </w:r>
    </w:p>
    <w:p w14:paraId="73EE02A2" w14:textId="77777777" w:rsidR="009C1390" w:rsidRDefault="009C1390" w:rsidP="005D551E">
      <w:pPr>
        <w:pStyle w:val="Defintion"/>
      </w:pPr>
      <w:r w:rsidRPr="005D551E">
        <w:rPr>
          <w:b/>
          <w:i/>
          <w:iCs/>
        </w:rPr>
        <w:t>reserved project land</w:t>
      </w:r>
      <w:r>
        <w:t xml:space="preserve"> means land that is deemed to be temporarily reserved under section 4(1) of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 xml:space="preserve"> for </w:t>
      </w:r>
      <w:r>
        <w:lastRenderedPageBreak/>
        <w:t>public purposes, being, in particular, the purposes of the Project;</w:t>
      </w:r>
    </w:p>
    <w:p w14:paraId="0CE7EB54" w14:textId="77777777" w:rsidR="00873DC8" w:rsidRDefault="00873DC8" w:rsidP="00905A63">
      <w:pPr>
        <w:pStyle w:val="SideNote"/>
        <w:framePr w:wrap="around"/>
      </w:pPr>
      <w:r>
        <w:t xml:space="preserve">S. 3(1) def. of </w:t>
      </w:r>
      <w:r w:rsidRPr="00873DC8">
        <w:rPr>
          <w:i/>
        </w:rPr>
        <w:t>responsible person</w:t>
      </w:r>
      <w:r>
        <w:t xml:space="preserve"> </w:t>
      </w:r>
      <w:r>
        <w:rPr>
          <w:bCs/>
        </w:rPr>
        <w:t>inserted by No. 74/2007 s. 39(a)</w:t>
      </w:r>
      <w:r w:rsidR="00032E9A">
        <w:rPr>
          <w:bCs/>
        </w:rPr>
        <w:t>, substituted by No. 8/2019 s. 92(5)</w:t>
      </w:r>
      <w:r w:rsidR="00921CB7">
        <w:rPr>
          <w:bCs/>
        </w:rPr>
        <w:t>.</w:t>
      </w:r>
    </w:p>
    <w:p w14:paraId="383BAD57" w14:textId="77777777" w:rsidR="00032E9A" w:rsidRPr="00D1685D" w:rsidRDefault="00032E9A" w:rsidP="00032E9A">
      <w:pPr>
        <w:pStyle w:val="DraftDefinition2"/>
      </w:pPr>
      <w:r w:rsidRPr="00D1685D">
        <w:rPr>
          <w:b/>
          <w:i/>
        </w:rPr>
        <w:t>responsible person</w:t>
      </w:r>
      <w:r w:rsidRPr="00D1685D">
        <w:t>, in relation to a vehicle or trailer, means—</w:t>
      </w:r>
    </w:p>
    <w:p w14:paraId="6475A271" w14:textId="77777777" w:rsidR="00032E9A" w:rsidRPr="00D1685D" w:rsidRDefault="00032E9A" w:rsidP="003D2972">
      <w:pPr>
        <w:pStyle w:val="DraftHeading4"/>
        <w:tabs>
          <w:tab w:val="right" w:pos="2268"/>
        </w:tabs>
        <w:ind w:left="2381" w:hanging="2381"/>
      </w:pPr>
      <w:r>
        <w:tab/>
      </w:r>
      <w:r w:rsidRPr="00032E9A">
        <w:t>(a)</w:t>
      </w:r>
      <w:r w:rsidRPr="00D1685D">
        <w:tab/>
        <w:t>the operator of the vehicle or the trailer; or</w:t>
      </w:r>
    </w:p>
    <w:p w14:paraId="0FE5BFF7" w14:textId="77777777" w:rsidR="00032E9A" w:rsidRDefault="00032E9A" w:rsidP="003D2972">
      <w:pPr>
        <w:pStyle w:val="DraftHeading4"/>
        <w:tabs>
          <w:tab w:val="right" w:pos="2268"/>
        </w:tabs>
        <w:ind w:left="2381" w:hanging="2381"/>
        <w:rPr>
          <w:b/>
          <w:i/>
        </w:rPr>
      </w:pPr>
      <w:r>
        <w:tab/>
      </w:r>
      <w:r w:rsidRPr="00032E9A">
        <w:t>(b)</w:t>
      </w:r>
      <w:r w:rsidRPr="00D1685D">
        <w:tab/>
        <w:t>the person nominated as the responsible person in relation to the vehicle or trailer in an effective known user statement or an effective sold vehicle statement;</w:t>
      </w:r>
    </w:p>
    <w:p w14:paraId="7C022451" w14:textId="77777777" w:rsidR="009C1390" w:rsidRDefault="009C1390" w:rsidP="005D551E">
      <w:pPr>
        <w:pStyle w:val="DraftDefinition2"/>
      </w:pPr>
      <w:r w:rsidRPr="005D551E">
        <w:rPr>
          <w:b/>
          <w:i/>
          <w:iCs/>
        </w:rPr>
        <w:t>road</w:t>
      </w:r>
      <w:r>
        <w:t xml:space="preserve"> has the same meaning as it has in the </w:t>
      </w:r>
      <w:r>
        <w:rPr>
          <w:b/>
          <w:bCs/>
        </w:rPr>
        <w:t>Road Management Act 2004</w:t>
      </w:r>
      <w:r>
        <w:t>;</w:t>
      </w:r>
    </w:p>
    <w:p w14:paraId="79384377" w14:textId="77777777" w:rsidR="009C1390" w:rsidRDefault="009C1390" w:rsidP="005D551E">
      <w:pPr>
        <w:pStyle w:val="DraftDefinition2"/>
      </w:pPr>
      <w:r w:rsidRPr="005D551E">
        <w:rPr>
          <w:b/>
          <w:i/>
          <w:iCs/>
        </w:rPr>
        <w:t>road authority</w:t>
      </w:r>
      <w:r>
        <w:t xml:space="preserve"> has the same meaning as it has in the </w:t>
      </w:r>
      <w:r>
        <w:rPr>
          <w:b/>
          <w:bCs/>
        </w:rPr>
        <w:t>Road Management Act 2004</w:t>
      </w:r>
      <w:r>
        <w:t>;</w:t>
      </w:r>
    </w:p>
    <w:p w14:paraId="7E8118CC" w14:textId="77777777" w:rsidR="00CD7135" w:rsidRDefault="00CD7135" w:rsidP="00905A63">
      <w:pPr>
        <w:pStyle w:val="SideNote"/>
        <w:framePr w:wrap="around"/>
      </w:pPr>
      <w:r>
        <w:t xml:space="preserve">S. 3(1) def. of </w:t>
      </w:r>
      <w:r w:rsidRPr="00341EB0">
        <w:rPr>
          <w:i/>
        </w:rPr>
        <w:t>Secretary to the Department of Environment and Primary Industries</w:t>
      </w:r>
      <w:r>
        <w:t xml:space="preserve"> inserted by No. 70/2013 s. 4(Sch. 2 item 14.1(c)).</w:t>
      </w:r>
    </w:p>
    <w:p w14:paraId="39A151F5" w14:textId="77777777" w:rsidR="00CD7135" w:rsidRDefault="00CD7135" w:rsidP="00CD7135">
      <w:pPr>
        <w:pStyle w:val="DraftDefinition2"/>
      </w:pPr>
      <w:r w:rsidRPr="00341EB0">
        <w:rPr>
          <w:b/>
          <w:i/>
        </w:rPr>
        <w:t>Secretary to the Department of Environment and Primary Industries</w:t>
      </w:r>
      <w:r>
        <w:t xml:space="preserve"> means the Department Head of the Department of Environment and Primary Industries</w:t>
      </w:r>
    </w:p>
    <w:p w14:paraId="7CD1E39D" w14:textId="77777777" w:rsidR="00CD7135" w:rsidRDefault="00CD7135" w:rsidP="00CD7135"/>
    <w:p w14:paraId="1B160668" w14:textId="77777777" w:rsidR="00CD7135" w:rsidRDefault="00CD7135" w:rsidP="00CD7135"/>
    <w:p w14:paraId="37008DBD" w14:textId="77777777" w:rsidR="00CD7135" w:rsidRPr="006570D4" w:rsidRDefault="00CD7135" w:rsidP="00CD7135"/>
    <w:p w14:paraId="2B4A49DA" w14:textId="77777777" w:rsidR="006A0F35" w:rsidRDefault="009C1390" w:rsidP="005D551E">
      <w:pPr>
        <w:pStyle w:val="DraftDefinition2"/>
      </w:pPr>
      <w:r w:rsidRPr="005D551E">
        <w:rPr>
          <w:b/>
          <w:i/>
          <w:iCs/>
        </w:rPr>
        <w:t>Secretary to the Department of Infrastructure</w:t>
      </w:r>
      <w:r>
        <w:t xml:space="preserve"> means the body corporate established under section 35 of the </w:t>
      </w:r>
      <w:r>
        <w:rPr>
          <w:b/>
          <w:bCs/>
        </w:rPr>
        <w:t>Project Development and Construction Management Act 1994</w:t>
      </w:r>
      <w:r>
        <w:t>;</w:t>
      </w:r>
    </w:p>
    <w:p w14:paraId="5C0000E4" w14:textId="77777777" w:rsidR="00710099" w:rsidRDefault="00710099" w:rsidP="00905A63">
      <w:pPr>
        <w:pStyle w:val="SideNote"/>
        <w:framePr w:wrap="around"/>
      </w:pPr>
      <w:r>
        <w:t xml:space="preserve">S. 3(1) def. of </w:t>
      </w:r>
      <w:r w:rsidRPr="005D551E">
        <w:rPr>
          <w:i/>
          <w:iCs/>
        </w:rPr>
        <w:t>Secretary to the Department of Sustainability and Environment</w:t>
      </w:r>
      <w:r>
        <w:t xml:space="preserve"> repealed by No. 70/2013 s. </w:t>
      </w:r>
      <w:r w:rsidR="006570D4">
        <w:t>4</w:t>
      </w:r>
      <w:r>
        <w:t>(Sch. 2 item 14.1(b)).</w:t>
      </w:r>
    </w:p>
    <w:p w14:paraId="072F1CB9" w14:textId="77777777" w:rsidR="005A5703" w:rsidRDefault="00710099">
      <w:pPr>
        <w:pStyle w:val="Stars"/>
      </w:pPr>
      <w:r>
        <w:tab/>
        <w:t>*</w:t>
      </w:r>
      <w:r>
        <w:tab/>
        <w:t>*</w:t>
      </w:r>
      <w:r>
        <w:tab/>
        <w:t>*</w:t>
      </w:r>
      <w:r>
        <w:tab/>
        <w:t>*</w:t>
      </w:r>
      <w:r>
        <w:tab/>
        <w:t>*</w:t>
      </w:r>
    </w:p>
    <w:p w14:paraId="356D9C48" w14:textId="77777777" w:rsidR="005A5703" w:rsidRDefault="005A5703"/>
    <w:p w14:paraId="49113D0A" w14:textId="77777777" w:rsidR="005A5703" w:rsidRDefault="005A5703"/>
    <w:p w14:paraId="355F7C07" w14:textId="77777777" w:rsidR="005A5703" w:rsidRDefault="005A5703"/>
    <w:p w14:paraId="2B25F8C1" w14:textId="77777777" w:rsidR="006570D4" w:rsidRDefault="006570D4" w:rsidP="006570D4"/>
    <w:p w14:paraId="6AC4C047" w14:textId="77777777" w:rsidR="005A5703" w:rsidRDefault="005A5703"/>
    <w:p w14:paraId="19115E87" w14:textId="77777777" w:rsidR="00873DC8" w:rsidRDefault="00873DC8" w:rsidP="00905A63">
      <w:pPr>
        <w:pStyle w:val="SideNote"/>
        <w:framePr w:wrap="around"/>
      </w:pPr>
      <w:r>
        <w:lastRenderedPageBreak/>
        <w:t xml:space="preserve">S. 3(1) def. of </w:t>
      </w:r>
      <w:r w:rsidRPr="001D7195">
        <w:rPr>
          <w:i/>
        </w:rPr>
        <w:t>sold vehicle statement</w:t>
      </w:r>
      <w:r>
        <w:rPr>
          <w:bCs/>
        </w:rPr>
        <w:t xml:space="preserve"> inserted by No. 74/2007 s. 39(a)</w:t>
      </w:r>
      <w:r w:rsidR="00032E9A">
        <w:rPr>
          <w:bCs/>
        </w:rPr>
        <w:t>, substituted by No. 8/2019 s. 92(6)</w:t>
      </w:r>
      <w:r w:rsidR="00921CB7">
        <w:rPr>
          <w:bCs/>
        </w:rPr>
        <w:t>.</w:t>
      </w:r>
    </w:p>
    <w:p w14:paraId="4A6428C0" w14:textId="77777777" w:rsidR="00032E9A" w:rsidRPr="00D1685D" w:rsidRDefault="00032E9A" w:rsidP="00032E9A">
      <w:pPr>
        <w:pStyle w:val="DraftDefinition2"/>
      </w:pPr>
      <w:r w:rsidRPr="00D1685D">
        <w:rPr>
          <w:b/>
          <w:i/>
        </w:rPr>
        <w:t>sold</w:t>
      </w:r>
      <w:r w:rsidR="00774BFB">
        <w:rPr>
          <w:b/>
          <w:i/>
        </w:rPr>
        <w:t xml:space="preserve"> </w:t>
      </w:r>
      <w:r w:rsidRPr="00D1685D">
        <w:rPr>
          <w:b/>
          <w:i/>
        </w:rPr>
        <w:t>vehicle</w:t>
      </w:r>
      <w:r w:rsidR="00774BFB">
        <w:rPr>
          <w:b/>
          <w:i/>
        </w:rPr>
        <w:t xml:space="preserve"> </w:t>
      </w:r>
      <w:r w:rsidRPr="00D1685D">
        <w:rPr>
          <w:b/>
          <w:i/>
        </w:rPr>
        <w:t>statement</w:t>
      </w:r>
      <w:r w:rsidRPr="00D1685D">
        <w:t>,</w:t>
      </w:r>
      <w:r w:rsidR="00774BFB">
        <w:t xml:space="preserve"> </w:t>
      </w:r>
      <w:r w:rsidRPr="00D1685D">
        <w:t>in</w:t>
      </w:r>
      <w:r w:rsidR="00774BFB">
        <w:t xml:space="preserve"> </w:t>
      </w:r>
      <w:r w:rsidRPr="00D1685D">
        <w:t>relation</w:t>
      </w:r>
      <w:r w:rsidR="00774BFB">
        <w:t xml:space="preserve"> </w:t>
      </w:r>
      <w:r w:rsidRPr="00D1685D">
        <w:t>to</w:t>
      </w:r>
      <w:r w:rsidR="00774BFB">
        <w:t xml:space="preserve"> </w:t>
      </w:r>
      <w:r w:rsidRPr="00D1685D">
        <w:t>the</w:t>
      </w:r>
      <w:r w:rsidR="00774BFB">
        <w:t xml:space="preserve"> </w:t>
      </w:r>
      <w:r w:rsidRPr="00D1685D">
        <w:t>use</w:t>
      </w:r>
      <w:r w:rsidR="00774BFB">
        <w:t xml:space="preserve"> </w:t>
      </w:r>
      <w:r w:rsidRPr="00D1685D">
        <w:t>of</w:t>
      </w:r>
      <w:r w:rsidR="00774BFB">
        <w:t xml:space="preserve"> </w:t>
      </w:r>
      <w:r w:rsidRPr="00D1685D">
        <w:t>a</w:t>
      </w:r>
      <w:r w:rsidR="00774BFB">
        <w:t xml:space="preserve"> </w:t>
      </w:r>
      <w:r w:rsidRPr="00D1685D">
        <w:t>vehicle</w:t>
      </w:r>
      <w:r w:rsidR="00774BFB">
        <w:t xml:space="preserve"> </w:t>
      </w:r>
      <w:r w:rsidRPr="00D1685D">
        <w:t>or</w:t>
      </w:r>
      <w:r w:rsidR="00774BFB">
        <w:t xml:space="preserve"> </w:t>
      </w:r>
      <w:r w:rsidRPr="00D1685D">
        <w:t>trailer,</w:t>
      </w:r>
      <w:r w:rsidR="00774BFB">
        <w:t xml:space="preserve"> </w:t>
      </w:r>
      <w:r w:rsidRPr="00D1685D">
        <w:t>means</w:t>
      </w:r>
      <w:r w:rsidR="00774BFB">
        <w:t xml:space="preserve"> </w:t>
      </w:r>
      <w:r w:rsidRPr="00D1685D">
        <w:t>a</w:t>
      </w:r>
      <w:r w:rsidR="00774BFB">
        <w:t xml:space="preserve"> </w:t>
      </w:r>
      <w:r w:rsidRPr="00D1685D">
        <w:t>statement</w:t>
      </w:r>
      <w:r w:rsidR="00774BFB">
        <w:t xml:space="preserve"> </w:t>
      </w:r>
      <w:r w:rsidRPr="00D1685D">
        <w:t>in</w:t>
      </w:r>
      <w:r w:rsidR="00774BFB">
        <w:t xml:space="preserve"> </w:t>
      </w:r>
      <w:r w:rsidRPr="00D1685D">
        <w:t>writing</w:t>
      </w:r>
      <w:r w:rsidR="00774BFB">
        <w:t xml:space="preserve"> </w:t>
      </w:r>
      <w:r w:rsidRPr="00D1685D">
        <w:t>made</w:t>
      </w:r>
      <w:r w:rsidR="00774BFB">
        <w:t xml:space="preserve"> </w:t>
      </w:r>
      <w:r w:rsidRPr="00D1685D">
        <w:t>by</w:t>
      </w:r>
      <w:r w:rsidR="00774BFB">
        <w:t xml:space="preserve"> </w:t>
      </w:r>
      <w:r w:rsidRPr="00D1685D">
        <w:t>a</w:t>
      </w:r>
      <w:r w:rsidR="00774BFB">
        <w:t xml:space="preserve"> </w:t>
      </w:r>
      <w:r w:rsidRPr="00D1685D">
        <w:t>person—</w:t>
      </w:r>
    </w:p>
    <w:p w14:paraId="7F7C2111" w14:textId="77777777" w:rsidR="00032E9A" w:rsidRPr="00D1685D" w:rsidRDefault="00032E9A" w:rsidP="003D2972">
      <w:pPr>
        <w:pStyle w:val="DraftHeading5"/>
        <w:tabs>
          <w:tab w:val="right" w:pos="2268"/>
        </w:tabs>
        <w:ind w:left="2381" w:hanging="2381"/>
      </w:pPr>
      <w:r>
        <w:tab/>
      </w:r>
      <w:r w:rsidRPr="00032E9A">
        <w:t>(a)</w:t>
      </w:r>
      <w:r w:rsidRPr="00D1685D">
        <w:tab/>
        <w:t>to the effect that—</w:t>
      </w:r>
    </w:p>
    <w:p w14:paraId="580D88C7" w14:textId="77777777" w:rsidR="00032E9A" w:rsidRPr="00D1685D" w:rsidRDefault="00032E9A">
      <w:pPr>
        <w:pStyle w:val="DraftHeading5"/>
        <w:tabs>
          <w:tab w:val="right" w:pos="2778"/>
        </w:tabs>
        <w:ind w:left="2891" w:hanging="2891"/>
      </w:pPr>
      <w:r>
        <w:tab/>
      </w:r>
      <w:r w:rsidRPr="00032E9A">
        <w:t>(i)</w:t>
      </w:r>
      <w:r w:rsidRPr="00D1685D">
        <w:tab/>
        <w:t>the person had sold or otherwise disposed of the vehicle or trailer before the relevant time or that any interest in the vehicle or trailer had otherwise ceased to be</w:t>
      </w:r>
      <w:r w:rsidR="00774BFB">
        <w:t xml:space="preserve"> </w:t>
      </w:r>
      <w:r w:rsidRPr="00D1685D">
        <w:t>vested in the person before that</w:t>
      </w:r>
      <w:r w:rsidR="00774BFB">
        <w:t xml:space="preserve"> </w:t>
      </w:r>
      <w:r w:rsidRPr="00D1685D">
        <w:t>time; and</w:t>
      </w:r>
    </w:p>
    <w:p w14:paraId="1A452106" w14:textId="77777777" w:rsidR="00032E9A" w:rsidRPr="00D1685D" w:rsidRDefault="00032E9A">
      <w:pPr>
        <w:pStyle w:val="DraftHeading5"/>
        <w:tabs>
          <w:tab w:val="right" w:pos="2778"/>
        </w:tabs>
        <w:ind w:left="2891" w:hanging="2891"/>
      </w:pPr>
      <w:r>
        <w:tab/>
      </w:r>
      <w:r w:rsidRPr="00032E9A">
        <w:t>(ii)</w:t>
      </w:r>
      <w:r w:rsidRPr="00D1685D">
        <w:tab/>
        <w:t>the person was not at that time driving, or had not at that time possession or control of, the vehicle or trailer; and</w:t>
      </w:r>
    </w:p>
    <w:p w14:paraId="691097C7" w14:textId="77777777" w:rsidR="00032E9A" w:rsidRDefault="00032E9A" w:rsidP="003D2972">
      <w:pPr>
        <w:pStyle w:val="DraftHeading4"/>
        <w:tabs>
          <w:tab w:val="right" w:pos="2268"/>
        </w:tabs>
        <w:ind w:left="2381" w:hanging="2381"/>
        <w:rPr>
          <w:b/>
          <w:i/>
        </w:rPr>
      </w:pPr>
      <w:r>
        <w:tab/>
      </w:r>
      <w:r w:rsidRPr="00032E9A">
        <w:t>(b)</w:t>
      </w:r>
      <w:r w:rsidRPr="00D1685D">
        <w:tab/>
        <w:t>containing sufficient information to identify and locate the person to whom the vehicle or trailer was sold or disposed of, or in whom an interest in the vehicle or trailer was otherwise vested, and the date and, if relevant, the time of sale, disposal or vesting;</w:t>
      </w:r>
    </w:p>
    <w:p w14:paraId="3C9B9AC4" w14:textId="77777777" w:rsidR="00032E9A" w:rsidRDefault="00032E9A" w:rsidP="00905A63">
      <w:pPr>
        <w:pStyle w:val="SideNote"/>
        <w:framePr w:wrap="around"/>
      </w:pPr>
      <w:r>
        <w:t xml:space="preserve">S. 3(1) def. of </w:t>
      </w:r>
      <w:r w:rsidRPr="00D1685D">
        <w:rPr>
          <w:i/>
        </w:rPr>
        <w:t>special circum</w:t>
      </w:r>
      <w:r>
        <w:rPr>
          <w:i/>
        </w:rPr>
        <w:t>-</w:t>
      </w:r>
      <w:r w:rsidRPr="00D1685D">
        <w:rPr>
          <w:i/>
        </w:rPr>
        <w:t>stances</w:t>
      </w:r>
      <w:r>
        <w:rPr>
          <w:bCs/>
        </w:rPr>
        <w:t xml:space="preserve"> inserted by No. 8/2019 s. 92(7).</w:t>
      </w:r>
    </w:p>
    <w:p w14:paraId="388D1324" w14:textId="77777777" w:rsidR="00032E9A" w:rsidRDefault="00032E9A" w:rsidP="005D551E">
      <w:pPr>
        <w:pStyle w:val="DraftDefinition2"/>
      </w:pPr>
      <w:r w:rsidRPr="00D1685D">
        <w:rPr>
          <w:b/>
          <w:i/>
        </w:rPr>
        <w:t>special circumstances</w:t>
      </w:r>
      <w:r w:rsidRPr="00D1685D">
        <w:t xml:space="preserve"> has the same meaning as it has in the </w:t>
      </w:r>
      <w:r w:rsidRPr="00D1685D">
        <w:rPr>
          <w:b/>
        </w:rPr>
        <w:t>Infringements Act 2006</w:t>
      </w:r>
      <w:r w:rsidRPr="00D1685D">
        <w:t>;</w:t>
      </w:r>
    </w:p>
    <w:p w14:paraId="17241FED" w14:textId="77777777" w:rsidR="00774BFB" w:rsidRDefault="00774BFB" w:rsidP="00774BFB"/>
    <w:p w14:paraId="5FE98463" w14:textId="77777777" w:rsidR="00774BFB" w:rsidRPr="00774BFB" w:rsidRDefault="00774BFB" w:rsidP="00774BFB"/>
    <w:p w14:paraId="1C88BA23" w14:textId="77777777" w:rsidR="009C1390" w:rsidRDefault="009C1390" w:rsidP="005D551E">
      <w:pPr>
        <w:pStyle w:val="DraftDefinition2"/>
      </w:pPr>
      <w:r w:rsidRPr="005D551E">
        <w:rPr>
          <w:b/>
          <w:i/>
          <w:iCs/>
        </w:rPr>
        <w:t>stratum of Crown land</w:t>
      </w:r>
      <w:r>
        <w:t xml:space="preserve"> means a stratum of land that is Crown land;</w:t>
      </w:r>
    </w:p>
    <w:p w14:paraId="445980F8" w14:textId="77777777" w:rsidR="009C1390" w:rsidRDefault="009C1390" w:rsidP="005D551E">
      <w:pPr>
        <w:pStyle w:val="DraftDefinition2"/>
      </w:pPr>
      <w:r w:rsidRPr="005D551E">
        <w:rPr>
          <w:b/>
          <w:i/>
          <w:iCs/>
        </w:rPr>
        <w:t>stratum of land</w:t>
      </w:r>
      <w:r>
        <w:t xml:space="preserve"> means a part of land consisting of a space of any shape, below on or above the surface of the land, or partly below and partly above the surface of the land, all the dimensions of which are limited;</w:t>
      </w:r>
    </w:p>
    <w:p w14:paraId="38B58309" w14:textId="77777777" w:rsidR="009C1390" w:rsidRDefault="009C1390" w:rsidP="005D551E">
      <w:pPr>
        <w:pStyle w:val="DraftDefinition2"/>
      </w:pPr>
      <w:r w:rsidRPr="005D551E">
        <w:rPr>
          <w:b/>
          <w:i/>
          <w:iCs/>
        </w:rPr>
        <w:t>surplus land</w:t>
      </w:r>
      <w:r>
        <w:t xml:space="preserve"> means land determined under section</w:t>
      </w:r>
      <w:r w:rsidR="0004321A">
        <w:t> </w:t>
      </w:r>
      <w:r>
        <w:t>121 to be surplus land;</w:t>
      </w:r>
    </w:p>
    <w:p w14:paraId="2670BB0D" w14:textId="77777777" w:rsidR="009C1390" w:rsidRDefault="009C1390" w:rsidP="005D551E">
      <w:pPr>
        <w:pStyle w:val="DraftDefinition2"/>
      </w:pPr>
      <w:r w:rsidRPr="005D551E">
        <w:rPr>
          <w:b/>
          <w:i/>
          <w:iCs/>
        </w:rPr>
        <w:lastRenderedPageBreak/>
        <w:t>toll</w:t>
      </w:r>
      <w:r>
        <w:t xml:space="preserve"> means a toll fixed under section 195;</w:t>
      </w:r>
    </w:p>
    <w:p w14:paraId="4DC49FD6" w14:textId="77777777" w:rsidR="009C1390" w:rsidRDefault="009C1390" w:rsidP="005D551E">
      <w:pPr>
        <w:pStyle w:val="DraftDefinition2"/>
      </w:pPr>
      <w:r w:rsidRPr="005D551E">
        <w:rPr>
          <w:b/>
          <w:i/>
          <w:iCs/>
        </w:rPr>
        <w:t>toll administration fee</w:t>
      </w:r>
      <w:r>
        <w:t xml:space="preserve"> means a toll administration fee fixed under section 195;</w:t>
      </w:r>
    </w:p>
    <w:p w14:paraId="0B34C4D7" w14:textId="77777777" w:rsidR="009C1390" w:rsidRDefault="009C1390" w:rsidP="005D551E">
      <w:pPr>
        <w:pStyle w:val="DraftDefinition2"/>
      </w:pPr>
      <w:r w:rsidRPr="005D551E">
        <w:rPr>
          <w:b/>
          <w:i/>
          <w:iCs/>
        </w:rPr>
        <w:t>toll zone</w:t>
      </w:r>
      <w:r>
        <w:t xml:space="preserve"> means a toll zone specified under section</w:t>
      </w:r>
      <w:r w:rsidR="0004321A">
        <w:t> </w:t>
      </w:r>
      <w:r>
        <w:t>195;</w:t>
      </w:r>
    </w:p>
    <w:p w14:paraId="02701565" w14:textId="77777777" w:rsidR="002D26F0" w:rsidRDefault="002D26F0" w:rsidP="00905A63">
      <w:pPr>
        <w:pStyle w:val="SideNote"/>
        <w:framePr w:wrap="around"/>
      </w:pPr>
      <w:r>
        <w:t xml:space="preserve">S. 3(1) def. of </w:t>
      </w:r>
      <w:r>
        <w:rPr>
          <w:i/>
        </w:rPr>
        <w:t>tolling nomination statement</w:t>
      </w:r>
      <w:r>
        <w:t xml:space="preserve"> </w:t>
      </w:r>
      <w:r>
        <w:rPr>
          <w:bCs/>
        </w:rPr>
        <w:t>inserted by No. 74/2007 s. 39(a).</w:t>
      </w:r>
    </w:p>
    <w:p w14:paraId="20F17A64" w14:textId="77777777" w:rsidR="002D26F0" w:rsidRDefault="002D26F0" w:rsidP="002D26F0">
      <w:pPr>
        <w:pStyle w:val="DraftDefinition2"/>
      </w:pPr>
      <w:r>
        <w:rPr>
          <w:b/>
          <w:i/>
        </w:rPr>
        <w:t>tolling nomination statement</w:t>
      </w:r>
      <w:r>
        <w:t xml:space="preserve"> means a tolling nomination statement made by an authorised person under Part 6AA of the </w:t>
      </w:r>
      <w:r>
        <w:rPr>
          <w:b/>
        </w:rPr>
        <w:t>Road Safety Act 1986</w:t>
      </w:r>
      <w:r>
        <w:t>;</w:t>
      </w:r>
    </w:p>
    <w:p w14:paraId="6AF118BB" w14:textId="77777777" w:rsidR="002D26F0" w:rsidRPr="007765DA" w:rsidRDefault="002D26F0" w:rsidP="00774BFB">
      <w:pPr>
        <w:spacing w:before="0"/>
      </w:pPr>
    </w:p>
    <w:p w14:paraId="3E4EBCF0" w14:textId="77777777" w:rsidR="002D26F0" w:rsidRDefault="002D26F0" w:rsidP="00905A63">
      <w:pPr>
        <w:pStyle w:val="SideNote"/>
        <w:framePr w:wrap="around"/>
      </w:pPr>
      <w:r>
        <w:t xml:space="preserve">S. 3(1) def. of </w:t>
      </w:r>
      <w:r w:rsidRPr="007765DA">
        <w:rPr>
          <w:i/>
        </w:rPr>
        <w:t>tollway billing arrangement</w:t>
      </w:r>
      <w:r>
        <w:rPr>
          <w:b w:val="0"/>
          <w:i/>
        </w:rPr>
        <w:t xml:space="preserve"> </w:t>
      </w:r>
      <w:r>
        <w:rPr>
          <w:bCs/>
        </w:rPr>
        <w:t>inserted by No. 74/2007 s. 39(a).</w:t>
      </w:r>
    </w:p>
    <w:p w14:paraId="6DB31887" w14:textId="77777777" w:rsidR="002D26F0" w:rsidRDefault="002D26F0" w:rsidP="002D26F0">
      <w:pPr>
        <w:pStyle w:val="DraftDefinition2"/>
      </w:pPr>
      <w:r>
        <w:rPr>
          <w:b/>
          <w:i/>
        </w:rPr>
        <w:t xml:space="preserve">tollway billing arrangement </w:t>
      </w:r>
      <w:r>
        <w:t>means an agreement or arrangement between a person and a tollway operator (or an agent of a tollway operator) relating to the payment of tolls for the use of a vehicle in a tollway;</w:t>
      </w:r>
    </w:p>
    <w:p w14:paraId="0AC0EEFA" w14:textId="77777777" w:rsidR="002D26F0" w:rsidRDefault="002D26F0" w:rsidP="00905A63">
      <w:pPr>
        <w:pStyle w:val="SideNote"/>
        <w:framePr w:wrap="around"/>
      </w:pPr>
      <w:r>
        <w:t xml:space="preserve">S. 3(1) def. of </w:t>
      </w:r>
      <w:r w:rsidRPr="007765DA">
        <w:rPr>
          <w:i/>
        </w:rPr>
        <w:t>tollway operator</w:t>
      </w:r>
      <w:r>
        <w:rPr>
          <w:bCs/>
        </w:rPr>
        <w:t xml:space="preserve"> inserted by No. 74/2007 s. 39(a).</w:t>
      </w:r>
    </w:p>
    <w:p w14:paraId="269CB115" w14:textId="77777777" w:rsidR="002D26F0" w:rsidRDefault="002D26F0" w:rsidP="002D26F0">
      <w:pPr>
        <w:pStyle w:val="DraftDefinition2"/>
      </w:pPr>
      <w:r>
        <w:rPr>
          <w:b/>
          <w:i/>
        </w:rPr>
        <w:t>tollway operator</w:t>
      </w:r>
      <w:r>
        <w:t xml:space="preserve"> means a person, other than the Freeway Corporation, who—</w:t>
      </w:r>
    </w:p>
    <w:p w14:paraId="6442384F" w14:textId="77777777" w:rsidR="002D26F0" w:rsidRDefault="002D26F0" w:rsidP="002D26F0">
      <w:pPr>
        <w:pStyle w:val="AmendHeading3"/>
        <w:tabs>
          <w:tab w:val="right" w:pos="2268"/>
        </w:tabs>
        <w:ind w:left="2381" w:hanging="2381"/>
      </w:pPr>
      <w:r>
        <w:tab/>
      </w:r>
      <w:r w:rsidRPr="00873DC8">
        <w:t>(a)</w:t>
      </w:r>
      <w:r>
        <w:tab/>
        <w:t>operates a tollway under a law of this State, or another State or of a Territory, or under an agreement between that person and the State or another State or Territory; and</w:t>
      </w:r>
    </w:p>
    <w:p w14:paraId="5B772C0E" w14:textId="77777777" w:rsidR="002D26F0" w:rsidRPr="00F766B9" w:rsidRDefault="002D26F0" w:rsidP="002D26F0">
      <w:pPr>
        <w:pStyle w:val="AmendHeading2"/>
        <w:tabs>
          <w:tab w:val="right" w:pos="2268"/>
        </w:tabs>
        <w:ind w:left="2381" w:hanging="2381"/>
      </w:pPr>
      <w:r>
        <w:tab/>
      </w:r>
      <w:r w:rsidRPr="007765DA">
        <w:t>(b)</w:t>
      </w:r>
      <w:r>
        <w:tab/>
        <w:t>is empowered or entitled, under that law or agreement, to levy or impose a toll or charge for the use of the tollway;</w:t>
      </w:r>
    </w:p>
    <w:p w14:paraId="05E1EA82" w14:textId="77777777" w:rsidR="009C1390" w:rsidRDefault="009C1390" w:rsidP="005D551E">
      <w:pPr>
        <w:pStyle w:val="DraftDefinition2"/>
      </w:pPr>
      <w:r w:rsidRPr="005D551E">
        <w:rPr>
          <w:b/>
          <w:i/>
          <w:iCs/>
        </w:rPr>
        <w:t>traffic control centre</w:t>
      </w:r>
      <w:r>
        <w:t xml:space="preserve"> means an area of land declared under section 8 to be the traffic control centre;</w:t>
      </w:r>
    </w:p>
    <w:p w14:paraId="46EE3366" w14:textId="77777777" w:rsidR="00032E9A" w:rsidRDefault="00032E9A" w:rsidP="00905A63">
      <w:pPr>
        <w:pStyle w:val="SideNote"/>
        <w:framePr w:wrap="around"/>
      </w:pPr>
      <w:r>
        <w:t xml:space="preserve">S. 3(1) def. of </w:t>
      </w:r>
      <w:r w:rsidR="003D2972">
        <w:rPr>
          <w:i/>
        </w:rPr>
        <w:t xml:space="preserve">trailer </w:t>
      </w:r>
      <w:r>
        <w:rPr>
          <w:bCs/>
        </w:rPr>
        <w:t>inserted by No. 8/2019 s. 92(7).</w:t>
      </w:r>
    </w:p>
    <w:p w14:paraId="3B36B668" w14:textId="77777777" w:rsidR="00032E9A" w:rsidRDefault="00032E9A">
      <w:pPr>
        <w:pStyle w:val="DraftDefinition2"/>
      </w:pPr>
      <w:r w:rsidRPr="00D1685D">
        <w:rPr>
          <w:b/>
          <w:i/>
        </w:rPr>
        <w:t>trailer</w:t>
      </w:r>
      <w:r w:rsidRPr="00D1685D">
        <w:t xml:space="preserve"> has the same meaning as it has in the </w:t>
      </w:r>
      <w:r w:rsidRPr="00D1685D">
        <w:rPr>
          <w:b/>
        </w:rPr>
        <w:t>Road Safety Act 1986</w:t>
      </w:r>
      <w:r w:rsidRPr="00D1685D">
        <w:t>;</w:t>
      </w:r>
    </w:p>
    <w:p w14:paraId="3D009244" w14:textId="77777777" w:rsidR="00032E9A" w:rsidRDefault="00032E9A" w:rsidP="003D2972"/>
    <w:p w14:paraId="59F8166A" w14:textId="0E208BE0" w:rsidR="006E1EA9" w:rsidRPr="006D20AB" w:rsidRDefault="006E1EA9" w:rsidP="00905A63">
      <w:pPr>
        <w:pStyle w:val="SideNote"/>
        <w:framePr w:wrap="around"/>
      </w:pPr>
      <w:r>
        <w:lastRenderedPageBreak/>
        <w:t xml:space="preserve">S. 3(1) def. of </w:t>
      </w:r>
      <w:r w:rsidRPr="005B1AF4">
        <w:rPr>
          <w:i/>
        </w:rPr>
        <w:t>Transport Secretary</w:t>
      </w:r>
      <w:r>
        <w:rPr>
          <w:i/>
        </w:rPr>
        <w:t xml:space="preserve"> </w:t>
      </w:r>
      <w:r w:rsidR="0025782B">
        <w:rPr>
          <w:bCs/>
        </w:rPr>
        <w:t>inserted by No. 49/2019 s. 186</w:t>
      </w:r>
      <w:r>
        <w:rPr>
          <w:bCs/>
        </w:rPr>
        <w:t>(Sch. 4 item 15.2(b))</w:t>
      </w:r>
      <w:r w:rsidR="00E718DA">
        <w:rPr>
          <w:bCs/>
        </w:rPr>
        <w:t>, amended by No. 25/2025 s. 106(Sch. 1 item 13)</w:t>
      </w:r>
      <w:r>
        <w:rPr>
          <w:bCs/>
        </w:rPr>
        <w:t>.</w:t>
      </w:r>
    </w:p>
    <w:p w14:paraId="1D80C6F0" w14:textId="138A64A2" w:rsidR="00966723" w:rsidRDefault="006E1EA9" w:rsidP="005D551E">
      <w:pPr>
        <w:pStyle w:val="Defintion"/>
      </w:pPr>
      <w:r w:rsidRPr="005B1AF4">
        <w:rPr>
          <w:b/>
          <w:i/>
        </w:rPr>
        <w:t>Transport Secretary</w:t>
      </w:r>
      <w:r w:rsidRPr="005B1AF4">
        <w:t xml:space="preserve"> means the Secretary to the Department of Transport</w:t>
      </w:r>
      <w:r w:rsidR="00E718DA">
        <w:t xml:space="preserve"> </w:t>
      </w:r>
      <w:r w:rsidR="00E718DA" w:rsidRPr="00AD0F77">
        <w:t>and Planning</w:t>
      </w:r>
      <w:r w:rsidRPr="005B1AF4">
        <w:t>;</w:t>
      </w:r>
    </w:p>
    <w:p w14:paraId="478B89FF" w14:textId="77777777" w:rsidR="00E350DF" w:rsidRPr="00E350DF" w:rsidRDefault="00E350DF" w:rsidP="00E350DF"/>
    <w:p w14:paraId="705CA446" w14:textId="77777777" w:rsidR="008772C8" w:rsidRDefault="008772C8" w:rsidP="008772C8"/>
    <w:p w14:paraId="2D170F63" w14:textId="066732C0" w:rsidR="00774BFB" w:rsidRDefault="00774BFB" w:rsidP="008772C8"/>
    <w:p w14:paraId="40129DC2" w14:textId="77777777" w:rsidR="002F7B91" w:rsidRPr="008772C8" w:rsidRDefault="002F7B91" w:rsidP="008772C8"/>
    <w:p w14:paraId="68B6097A" w14:textId="77777777" w:rsidR="009C1390" w:rsidRDefault="009C1390" w:rsidP="005D551E">
      <w:pPr>
        <w:pStyle w:val="Defintion"/>
      </w:pPr>
      <w:r w:rsidRPr="005D551E">
        <w:rPr>
          <w:b/>
          <w:bCs/>
          <w:i/>
          <w:iCs/>
        </w:rPr>
        <w:t>Tribunal</w:t>
      </w:r>
      <w:r>
        <w:t xml:space="preserve"> means Victorian Civil and Administrative Tribunal established by the </w:t>
      </w:r>
      <w:r>
        <w:rPr>
          <w:b/>
          <w:bCs/>
        </w:rPr>
        <w:t>Victorian Civil and Administrative Tribunal Act 1998</w:t>
      </w:r>
      <w:r>
        <w:t>;</w:t>
      </w:r>
    </w:p>
    <w:p w14:paraId="2A967639" w14:textId="77777777" w:rsidR="006D20AB" w:rsidRPr="006D20AB" w:rsidRDefault="006D20AB" w:rsidP="00905A63">
      <w:pPr>
        <w:pStyle w:val="SideNote"/>
        <w:framePr w:wrap="around"/>
      </w:pPr>
      <w:r>
        <w:t xml:space="preserve">S. 3(1) def. of </w:t>
      </w:r>
      <w:r w:rsidRPr="005D551E">
        <w:rPr>
          <w:i/>
          <w:iCs/>
        </w:rPr>
        <w:t>trip</w:t>
      </w:r>
      <w:r>
        <w:t xml:space="preserve"> </w:t>
      </w:r>
      <w:r>
        <w:rPr>
          <w:bCs/>
        </w:rPr>
        <w:t>substituted by No</w:t>
      </w:r>
      <w:r w:rsidR="006A00F8">
        <w:rPr>
          <w:bCs/>
        </w:rPr>
        <w:t>s</w:t>
      </w:r>
      <w:r>
        <w:rPr>
          <w:bCs/>
        </w:rPr>
        <w:t xml:space="preserve"> </w:t>
      </w:r>
      <w:r w:rsidR="00472BA1">
        <w:rPr>
          <w:bCs/>
        </w:rPr>
        <w:t>95/2005</w:t>
      </w:r>
      <w:r>
        <w:rPr>
          <w:bCs/>
        </w:rPr>
        <w:t xml:space="preserve"> s. 4(3)(d)</w:t>
      </w:r>
      <w:r w:rsidR="006A00F8">
        <w:rPr>
          <w:bCs/>
        </w:rPr>
        <w:t>, 14/2007 s. 15(1)</w:t>
      </w:r>
      <w:r w:rsidR="001D4B19">
        <w:rPr>
          <w:bCs/>
        </w:rPr>
        <w:t>, 74/2007 s</w:t>
      </w:r>
      <w:r w:rsidR="009B5F0C">
        <w:rPr>
          <w:bCs/>
        </w:rPr>
        <w:t>.</w:t>
      </w:r>
      <w:r w:rsidR="001D4B19">
        <w:rPr>
          <w:bCs/>
        </w:rPr>
        <w:t> 39(c).</w:t>
      </w:r>
    </w:p>
    <w:p w14:paraId="69422792" w14:textId="77777777" w:rsidR="006A0F35" w:rsidRDefault="000009C2" w:rsidP="000009C2">
      <w:pPr>
        <w:pStyle w:val="DraftDefinition2"/>
        <w:rPr>
          <w:lang w:val="en-US"/>
        </w:rPr>
      </w:pPr>
      <w:r>
        <w:rPr>
          <w:b/>
          <w:i/>
        </w:rPr>
        <w:t>trip</w:t>
      </w:r>
      <w:r>
        <w:t xml:space="preserve"> means</w:t>
      </w:r>
      <w:r>
        <w:rPr>
          <w:lang w:val="en-US"/>
        </w:rPr>
        <w:t xml:space="preserve"> the driving of a vehicle on EastLink—</w:t>
      </w:r>
    </w:p>
    <w:p w14:paraId="29F4F517" w14:textId="77777777" w:rsidR="000009C2" w:rsidRDefault="000009C2" w:rsidP="000009C2">
      <w:pPr>
        <w:pStyle w:val="AmendHeading3"/>
        <w:tabs>
          <w:tab w:val="right" w:pos="2268"/>
        </w:tabs>
        <w:ind w:left="2381" w:hanging="2381"/>
        <w:rPr>
          <w:lang w:val="en-US"/>
        </w:rPr>
      </w:pPr>
      <w:r>
        <w:rPr>
          <w:lang w:val="en-US"/>
        </w:rPr>
        <w:tab/>
      </w:r>
      <w:r w:rsidRPr="000009C2">
        <w:rPr>
          <w:lang w:val="en-US"/>
        </w:rPr>
        <w:t>(a)</w:t>
      </w:r>
      <w:r>
        <w:rPr>
          <w:lang w:val="en-US"/>
        </w:rPr>
        <w:tab/>
        <w:t xml:space="preserve">in a single direction; and </w:t>
      </w:r>
    </w:p>
    <w:p w14:paraId="356B4028" w14:textId="77777777" w:rsidR="000009C2" w:rsidRDefault="000009C2" w:rsidP="000009C2">
      <w:pPr>
        <w:pStyle w:val="AmendHeading3"/>
        <w:tabs>
          <w:tab w:val="right" w:pos="2268"/>
        </w:tabs>
        <w:ind w:left="2381" w:hanging="2381"/>
        <w:rPr>
          <w:lang w:val="en-US"/>
        </w:rPr>
      </w:pPr>
      <w:r>
        <w:rPr>
          <w:lang w:val="en-US"/>
        </w:rPr>
        <w:tab/>
      </w:r>
      <w:r w:rsidRPr="000009C2">
        <w:rPr>
          <w:lang w:val="en-US"/>
        </w:rPr>
        <w:t>(b)</w:t>
      </w:r>
      <w:r>
        <w:rPr>
          <w:lang w:val="en-US"/>
        </w:rPr>
        <w:tab/>
        <w:t>through one or more toll zones (without repeating a toll zone); and</w:t>
      </w:r>
    </w:p>
    <w:p w14:paraId="6E891F56" w14:textId="77777777" w:rsidR="000009C2" w:rsidRDefault="000009C2" w:rsidP="000009C2">
      <w:pPr>
        <w:pStyle w:val="AmendHeading3"/>
        <w:tabs>
          <w:tab w:val="right" w:pos="2268"/>
        </w:tabs>
        <w:ind w:left="2381" w:hanging="2381"/>
        <w:rPr>
          <w:lang w:val="en-US"/>
        </w:rPr>
      </w:pPr>
      <w:r>
        <w:rPr>
          <w:lang w:val="en-US"/>
        </w:rPr>
        <w:tab/>
      </w:r>
      <w:r w:rsidRPr="000009C2">
        <w:rPr>
          <w:lang w:val="en-US"/>
        </w:rPr>
        <w:t>(c)</w:t>
      </w:r>
      <w:r>
        <w:rPr>
          <w:lang w:val="en-US"/>
        </w:rPr>
        <w:tab/>
        <w:t>within the space of a single hour; and</w:t>
      </w:r>
    </w:p>
    <w:p w14:paraId="1D841A29" w14:textId="77777777" w:rsidR="000009C2" w:rsidRDefault="000009C2" w:rsidP="000009C2">
      <w:pPr>
        <w:pStyle w:val="AmendHeading3"/>
        <w:tabs>
          <w:tab w:val="right" w:pos="2268"/>
        </w:tabs>
        <w:ind w:left="2381" w:hanging="2381"/>
        <w:rPr>
          <w:lang w:val="en-US"/>
        </w:rPr>
      </w:pPr>
      <w:r>
        <w:rPr>
          <w:lang w:val="en-US"/>
        </w:rPr>
        <w:tab/>
      </w:r>
      <w:r w:rsidRPr="000009C2">
        <w:rPr>
          <w:lang w:val="en-US"/>
        </w:rPr>
        <w:t>(d)</w:t>
      </w:r>
      <w:r>
        <w:rPr>
          <w:lang w:val="en-US"/>
        </w:rPr>
        <w:tab/>
        <w:t>whether or not that driving is interrupted by exit from EastLink; and</w:t>
      </w:r>
    </w:p>
    <w:p w14:paraId="6FEC4A5E" w14:textId="77777777" w:rsidR="000009C2" w:rsidRPr="00570A01" w:rsidRDefault="000009C2" w:rsidP="000009C2">
      <w:pPr>
        <w:pStyle w:val="AmendHeading3"/>
        <w:tabs>
          <w:tab w:val="right" w:pos="2268"/>
        </w:tabs>
        <w:ind w:left="2381" w:hanging="2381"/>
        <w:rPr>
          <w:lang w:val="en-US"/>
        </w:rPr>
      </w:pPr>
      <w:r>
        <w:rPr>
          <w:lang w:val="en-US"/>
        </w:rPr>
        <w:tab/>
      </w:r>
      <w:r w:rsidRPr="000009C2">
        <w:rPr>
          <w:lang w:val="en-US"/>
        </w:rPr>
        <w:t>(e)</w:t>
      </w:r>
      <w:r>
        <w:rPr>
          <w:lang w:val="en-US"/>
        </w:rPr>
        <w:tab/>
        <w:t>that, if the driving is interrupted by exit from EastLink, involves re-entering at a point that is forwards of the point of exit;</w:t>
      </w:r>
    </w:p>
    <w:p w14:paraId="56EDF02F" w14:textId="77777777" w:rsidR="009C1390" w:rsidRDefault="009C1390" w:rsidP="005D551E">
      <w:pPr>
        <w:pStyle w:val="DraftDefinition2"/>
      </w:pPr>
      <w:r w:rsidRPr="005D551E">
        <w:rPr>
          <w:b/>
          <w:i/>
          <w:iCs/>
        </w:rPr>
        <w:t>unnotified Utility infrastructure</w:t>
      </w:r>
      <w:r>
        <w:t xml:space="preserve"> means Utility infrastructure—</w:t>
      </w:r>
    </w:p>
    <w:p w14:paraId="0124149E" w14:textId="77777777" w:rsidR="009C1390" w:rsidRDefault="009C1390">
      <w:pPr>
        <w:pStyle w:val="DraftHeading4"/>
        <w:tabs>
          <w:tab w:val="right" w:pos="2268"/>
        </w:tabs>
        <w:ind w:left="2381" w:hanging="2381"/>
      </w:pPr>
      <w:r>
        <w:tab/>
        <w:t>(a)</w:t>
      </w:r>
      <w:r>
        <w:tab/>
        <w:t>that has not been identified under section 159; or</w:t>
      </w:r>
    </w:p>
    <w:p w14:paraId="6037A732" w14:textId="77777777" w:rsidR="009C1390" w:rsidRDefault="009C1390">
      <w:pPr>
        <w:pStyle w:val="DraftHeading4"/>
        <w:tabs>
          <w:tab w:val="right" w:pos="2268"/>
        </w:tabs>
        <w:ind w:left="2381" w:hanging="2381"/>
      </w:pPr>
      <w:r>
        <w:tab/>
        <w:t>(b)</w:t>
      </w:r>
      <w:r>
        <w:tab/>
        <w:t>that has not been notified under section 161;</w:t>
      </w:r>
    </w:p>
    <w:p w14:paraId="5216130A" w14:textId="77777777" w:rsidR="00737C2D" w:rsidRPr="00737C2D" w:rsidRDefault="00737C2D" w:rsidP="00905A63">
      <w:pPr>
        <w:pStyle w:val="SideNote"/>
        <w:framePr w:wrap="around"/>
      </w:pPr>
      <w:r>
        <w:lastRenderedPageBreak/>
        <w:t xml:space="preserve">S. 3(1) def. of </w:t>
      </w:r>
      <w:r>
        <w:rPr>
          <w:i/>
        </w:rPr>
        <w:t>Utility</w:t>
      </w:r>
      <w:r>
        <w:t xml:space="preserve"> amended by No. </w:t>
      </w:r>
      <w:r w:rsidR="00681DC5">
        <w:t>17/2009</w:t>
      </w:r>
      <w:r>
        <w:t xml:space="preserve"> s. 30</w:t>
      </w:r>
      <w:r w:rsidR="002931D1">
        <w:t>, substituted by No. 6/2010 s. 203(1)</w:t>
      </w:r>
      <w:r w:rsidR="002931D1">
        <w:br/>
        <w:t>(Sch. 6 item 14(a))</w:t>
      </w:r>
      <w:r w:rsidR="00697A1D">
        <w:t xml:space="preserve"> (as amended by No. 45/2010 ss 22, 23(4)(a))</w:t>
      </w:r>
      <w:r w:rsidR="001A4B41">
        <w:rPr>
          <w:spacing w:val="-14"/>
        </w:rPr>
        <w:t xml:space="preserve">, </w:t>
      </w:r>
      <w:r w:rsidR="001546F5">
        <w:rPr>
          <w:spacing w:val="-14"/>
        </w:rPr>
        <w:t>amended by No</w:t>
      </w:r>
      <w:r w:rsidR="002E08A2">
        <w:rPr>
          <w:spacing w:val="-14"/>
        </w:rPr>
        <w:t>s</w:t>
      </w:r>
      <w:r w:rsidR="001546F5">
        <w:rPr>
          <w:spacing w:val="-14"/>
        </w:rPr>
        <w:t xml:space="preserve"> </w:t>
      </w:r>
      <w:r w:rsidR="001A4B41">
        <w:rPr>
          <w:spacing w:val="-14"/>
        </w:rPr>
        <w:t>61/2011 s. 25(Sch. 1 item 4)</w:t>
      </w:r>
      <w:r w:rsidR="002E08A2">
        <w:rPr>
          <w:spacing w:val="-14"/>
        </w:rPr>
        <w:t>, 22/2013 s. 53</w:t>
      </w:r>
      <w:r w:rsidR="0025782B">
        <w:rPr>
          <w:spacing w:val="-14"/>
        </w:rPr>
        <w:t>, 49/2019 s. 186(Sch. 4 item 15.2(e))</w:t>
      </w:r>
      <w:r>
        <w:t>.</w:t>
      </w:r>
    </w:p>
    <w:p w14:paraId="33E53ED3" w14:textId="77777777" w:rsidR="005B58E6" w:rsidRDefault="005B58E6" w:rsidP="002931D1">
      <w:pPr>
        <w:pStyle w:val="DraftDefinition2"/>
      </w:pPr>
      <w:r w:rsidRPr="007D7BDC">
        <w:rPr>
          <w:b/>
          <w:i/>
        </w:rPr>
        <w:t>Utility</w:t>
      </w:r>
      <w:r>
        <w:t xml:space="preserve"> means—</w:t>
      </w:r>
    </w:p>
    <w:p w14:paraId="7CA7F678" w14:textId="77777777" w:rsidR="005B58E6" w:rsidRDefault="002931D1" w:rsidP="002931D1">
      <w:pPr>
        <w:pStyle w:val="DraftHeading4"/>
        <w:tabs>
          <w:tab w:val="right" w:pos="2268"/>
        </w:tabs>
        <w:ind w:left="2381" w:hanging="2381"/>
      </w:pPr>
      <w:r>
        <w:tab/>
      </w:r>
      <w:r w:rsidR="005B58E6" w:rsidRPr="002931D1">
        <w:t>(a)</w:t>
      </w:r>
      <w:r w:rsidR="005B58E6" w:rsidRPr="007D7BDC">
        <w:tab/>
      </w:r>
      <w:r w:rsidR="005B58E6">
        <w:t xml:space="preserve">a utility within the meaning of the </w:t>
      </w:r>
      <w:r w:rsidR="005B58E6">
        <w:rPr>
          <w:b/>
        </w:rPr>
        <w:t>Road Management Act 2004</w:t>
      </w:r>
      <w:r w:rsidR="005B58E6">
        <w:t>; or</w:t>
      </w:r>
    </w:p>
    <w:p w14:paraId="52A76748" w14:textId="77777777" w:rsidR="005B58E6" w:rsidRDefault="002931D1" w:rsidP="002931D1">
      <w:pPr>
        <w:pStyle w:val="DraftHeading4"/>
        <w:tabs>
          <w:tab w:val="right" w:pos="2268"/>
        </w:tabs>
        <w:ind w:left="2381" w:hanging="2381"/>
      </w:pPr>
      <w:r>
        <w:tab/>
      </w:r>
      <w:r w:rsidR="005B58E6" w:rsidRPr="002931D1">
        <w:t>(b)</w:t>
      </w:r>
      <w:r w:rsidR="005B58E6">
        <w:tab/>
        <w:t xml:space="preserve">a provider of public transport within the meaning of the </w:t>
      </w:r>
      <w:r w:rsidR="005B58E6">
        <w:rPr>
          <w:b/>
        </w:rPr>
        <w:t>Road Management Act 2004</w:t>
      </w:r>
      <w:r w:rsidR="005B58E6">
        <w:t>; or</w:t>
      </w:r>
    </w:p>
    <w:p w14:paraId="7B322193" w14:textId="77777777" w:rsidR="0025782B" w:rsidRDefault="0025782B">
      <w:pPr>
        <w:pStyle w:val="DraftHeading4"/>
        <w:tabs>
          <w:tab w:val="right" w:pos="2268"/>
        </w:tabs>
        <w:ind w:left="2381" w:hanging="2381"/>
      </w:pPr>
      <w:r>
        <w:tab/>
      </w:r>
      <w:r w:rsidRPr="0025782B">
        <w:t>(c)</w:t>
      </w:r>
      <w:r w:rsidRPr="005B1AF4">
        <w:tab/>
        <w:t>the Head, Transport for Victoria; or</w:t>
      </w:r>
    </w:p>
    <w:p w14:paraId="4D3EFE3C" w14:textId="77777777" w:rsidR="00D718EC" w:rsidRDefault="002E08A2">
      <w:pPr>
        <w:pStyle w:val="AmendHeading2"/>
        <w:tabs>
          <w:tab w:val="right" w:pos="2268"/>
        </w:tabs>
        <w:ind w:left="2381" w:hanging="2381"/>
        <w:rPr>
          <w:lang w:val="en-US" w:eastAsia="en-AU"/>
        </w:rPr>
      </w:pPr>
      <w:r>
        <w:rPr>
          <w:lang w:val="en-US" w:eastAsia="en-AU"/>
        </w:rPr>
        <w:tab/>
      </w:r>
      <w:r w:rsidR="00014CA2">
        <w:rPr>
          <w:lang w:val="en-US" w:eastAsia="en-AU"/>
        </w:rPr>
        <w:t>(d)</w:t>
      </w:r>
      <w:r>
        <w:rPr>
          <w:lang w:val="en-US" w:eastAsia="en-AU"/>
        </w:rPr>
        <w:tab/>
        <w:t>a rail transport operator within the meaning of the Rail Safety National Law (Victoria);</w:t>
      </w:r>
    </w:p>
    <w:p w14:paraId="04AC2B20" w14:textId="77777777" w:rsidR="00BF362E" w:rsidRDefault="00BF362E" w:rsidP="00BF362E">
      <w:pPr>
        <w:pStyle w:val="Stars"/>
        <w:rPr>
          <w:lang w:val="en-US" w:eastAsia="en-AU"/>
        </w:rPr>
      </w:pPr>
      <w:r>
        <w:rPr>
          <w:lang w:val="en-US" w:eastAsia="en-AU"/>
        </w:rPr>
        <w:tab/>
        <w:t>*</w:t>
      </w:r>
      <w:r>
        <w:rPr>
          <w:lang w:val="en-US" w:eastAsia="en-AU"/>
        </w:rPr>
        <w:tab/>
        <w:t>*</w:t>
      </w:r>
      <w:r>
        <w:rPr>
          <w:lang w:val="en-US" w:eastAsia="en-AU"/>
        </w:rPr>
        <w:tab/>
        <w:t>*</w:t>
      </w:r>
      <w:r>
        <w:rPr>
          <w:lang w:val="en-US" w:eastAsia="en-AU"/>
        </w:rPr>
        <w:tab/>
        <w:t>*</w:t>
      </w:r>
      <w:r>
        <w:rPr>
          <w:lang w:val="en-US" w:eastAsia="en-AU"/>
        </w:rPr>
        <w:tab/>
        <w:t>*</w:t>
      </w:r>
    </w:p>
    <w:p w14:paraId="5BFF309B" w14:textId="77777777" w:rsidR="00554261" w:rsidRPr="00554261" w:rsidRDefault="00554261" w:rsidP="00554261">
      <w:pPr>
        <w:rPr>
          <w:lang w:val="en-US" w:eastAsia="en-AU"/>
        </w:rPr>
      </w:pPr>
    </w:p>
    <w:p w14:paraId="67F89D2C" w14:textId="77777777" w:rsidR="009C1390" w:rsidRDefault="009C1390" w:rsidP="005D551E">
      <w:pPr>
        <w:pStyle w:val="DraftDefinition2"/>
      </w:pPr>
      <w:r w:rsidRPr="005D551E">
        <w:rPr>
          <w:b/>
          <w:i/>
          <w:iCs/>
        </w:rPr>
        <w:t>Utility agreement</w:t>
      </w:r>
      <w:r>
        <w:t xml:space="preserve"> means an agreement entered into under section 154 and, if that agreement is amended under section 158, that agreement as so amended;</w:t>
      </w:r>
    </w:p>
    <w:p w14:paraId="47B28C48" w14:textId="77777777" w:rsidR="002931D1" w:rsidRDefault="002931D1" w:rsidP="00905A63">
      <w:pPr>
        <w:pStyle w:val="SideNote"/>
        <w:framePr w:wrap="around"/>
      </w:pPr>
      <w:r>
        <w:t xml:space="preserve">S. 3(1) def. of </w:t>
      </w:r>
      <w:r w:rsidRPr="00E10964">
        <w:rPr>
          <w:i/>
        </w:rPr>
        <w:t>Utility infrastructure</w:t>
      </w:r>
      <w:r>
        <w:t xml:space="preserve"> </w:t>
      </w:r>
      <w:r w:rsidRPr="002931D1">
        <w:t>amended by</w:t>
      </w:r>
      <w:r>
        <w:t xml:space="preserve"> No. 6/2010 s. 203(1)</w:t>
      </w:r>
      <w:r>
        <w:br/>
        <w:t>(Sch. 6 item 14(b))</w:t>
      </w:r>
      <w:r w:rsidR="00697A1D">
        <w:t xml:space="preserve"> (as amended by No. 45/2010 ss 22, 23(4)(a))</w:t>
      </w:r>
      <w:r>
        <w:t>.</w:t>
      </w:r>
    </w:p>
    <w:p w14:paraId="27BC8431" w14:textId="77777777" w:rsidR="009C1390" w:rsidRDefault="009C1390" w:rsidP="005D551E">
      <w:pPr>
        <w:pStyle w:val="DraftDefinition2"/>
      </w:pPr>
      <w:r w:rsidRPr="005D551E">
        <w:rPr>
          <w:b/>
          <w:i/>
          <w:iCs/>
        </w:rPr>
        <w:t>Utility infrastructure</w:t>
      </w:r>
      <w:r>
        <w:t xml:space="preserve"> means any part of the supply, distribution or reticulation network operated or managed by a Utility, including—</w:t>
      </w:r>
    </w:p>
    <w:p w14:paraId="06282412" w14:textId="77777777" w:rsidR="009C1390" w:rsidRDefault="009C1390">
      <w:pPr>
        <w:pStyle w:val="DraftHeading4"/>
        <w:tabs>
          <w:tab w:val="right" w:pos="2268"/>
        </w:tabs>
        <w:ind w:left="2381" w:hanging="2381"/>
      </w:pPr>
      <w:r>
        <w:tab/>
        <w:t>(a)</w:t>
      </w:r>
      <w:r>
        <w:tab/>
        <w:t>poles, pipes, cables, wires, conduits and tunnels; and</w:t>
      </w:r>
    </w:p>
    <w:p w14:paraId="4CFC78F7" w14:textId="77777777" w:rsidR="009C1390" w:rsidRDefault="009C1390">
      <w:pPr>
        <w:pStyle w:val="DraftHeading4"/>
        <w:tabs>
          <w:tab w:val="right" w:pos="2268"/>
        </w:tabs>
        <w:ind w:left="2381" w:hanging="2381"/>
      </w:pPr>
      <w:r>
        <w:tab/>
        <w:t>(b)</w:t>
      </w:r>
      <w:r>
        <w:tab/>
        <w:t>rail infrastructure and tram infrastructure (both within the meaning of the</w:t>
      </w:r>
      <w:r w:rsidR="002931D1" w:rsidRPr="002931D1">
        <w:rPr>
          <w:b/>
        </w:rPr>
        <w:t xml:space="preserve"> </w:t>
      </w:r>
      <w:r w:rsidR="002931D1">
        <w:rPr>
          <w:b/>
        </w:rPr>
        <w:t>Rail Management Act 1996</w:t>
      </w:r>
      <w:r>
        <w:t>);</w:t>
      </w:r>
    </w:p>
    <w:p w14:paraId="0CB97EF0" w14:textId="77777777" w:rsidR="0004321A" w:rsidRDefault="009C1390" w:rsidP="005D551E">
      <w:pPr>
        <w:pStyle w:val="DraftDefinition2"/>
      </w:pPr>
      <w:r w:rsidRPr="005D551E">
        <w:rPr>
          <w:b/>
          <w:i/>
          <w:iCs/>
        </w:rPr>
        <w:t>Utility Minister</w:t>
      </w:r>
      <w:r>
        <w:t xml:space="preserve"> in relation to a Utility, means the Minister for the time being administering any Act—</w:t>
      </w:r>
    </w:p>
    <w:p w14:paraId="4347838C" w14:textId="77777777" w:rsidR="009C1390" w:rsidRDefault="009C1390">
      <w:pPr>
        <w:pStyle w:val="DraftHeading4"/>
        <w:tabs>
          <w:tab w:val="right" w:pos="2268"/>
        </w:tabs>
        <w:ind w:left="2381" w:hanging="2381"/>
      </w:pPr>
      <w:r>
        <w:tab/>
        <w:t>(a)</w:t>
      </w:r>
      <w:r>
        <w:tab/>
        <w:t>under which a Utility is authorised to provide an infrastructure service; or</w:t>
      </w:r>
    </w:p>
    <w:p w14:paraId="298E5AD7" w14:textId="77777777" w:rsidR="009C1390" w:rsidRDefault="009C1390">
      <w:pPr>
        <w:pStyle w:val="DraftHeading4"/>
        <w:tabs>
          <w:tab w:val="right" w:pos="2268"/>
        </w:tabs>
        <w:ind w:left="2381" w:hanging="2381"/>
      </w:pPr>
      <w:r>
        <w:tab/>
        <w:t>(b)</w:t>
      </w:r>
      <w:r>
        <w:tab/>
        <w:t>that regulates the provision by the Utility of an infrastructure service;</w:t>
      </w:r>
    </w:p>
    <w:p w14:paraId="553FC0CC" w14:textId="77777777" w:rsidR="009C1390" w:rsidRDefault="009C1390" w:rsidP="005D551E">
      <w:pPr>
        <w:pStyle w:val="DraftDefinition2"/>
      </w:pPr>
      <w:r w:rsidRPr="005D551E">
        <w:rPr>
          <w:b/>
          <w:i/>
          <w:iCs/>
        </w:rPr>
        <w:lastRenderedPageBreak/>
        <w:t>variation</w:t>
      </w:r>
      <w:r>
        <w:t xml:space="preserve"> means an amendment of the Agreement made under section 17(2);</w:t>
      </w:r>
    </w:p>
    <w:p w14:paraId="09D43205" w14:textId="77777777" w:rsidR="009C1390" w:rsidRDefault="009C1390" w:rsidP="005D551E">
      <w:pPr>
        <w:pStyle w:val="DraftDefinition2"/>
      </w:pPr>
      <w:r w:rsidRPr="005D551E">
        <w:rPr>
          <w:b/>
          <w:i/>
          <w:iCs/>
        </w:rPr>
        <w:t>variation statement</w:t>
      </w:r>
      <w:r>
        <w:t xml:space="preserve"> means a statement setting out the terms of a variation;</w:t>
      </w:r>
    </w:p>
    <w:p w14:paraId="2C8FB07A" w14:textId="77777777" w:rsidR="009C1390" w:rsidRDefault="009C1390" w:rsidP="007C7EA2">
      <w:pPr>
        <w:pStyle w:val="DraftDefinition2"/>
      </w:pPr>
      <w:r w:rsidRPr="005D551E">
        <w:rPr>
          <w:b/>
          <w:i/>
          <w:iCs/>
        </w:rPr>
        <w:t>vehicle</w:t>
      </w:r>
      <w:r>
        <w:t xml:space="preserve"> has the same meaning as </w:t>
      </w:r>
      <w:r w:rsidRPr="007C7EA2">
        <w:rPr>
          <w:b/>
          <w:bCs/>
          <w:i/>
          <w:iCs/>
        </w:rPr>
        <w:t>motor vehicle</w:t>
      </w:r>
      <w:r>
        <w:t xml:space="preserve"> has in the </w:t>
      </w:r>
      <w:r>
        <w:rPr>
          <w:b/>
          <w:bCs/>
        </w:rPr>
        <w:t>Road Safety Act 1986</w:t>
      </w:r>
      <w:r>
        <w:t>;</w:t>
      </w:r>
    </w:p>
    <w:p w14:paraId="1F71F6D0" w14:textId="77777777" w:rsidR="00E10964" w:rsidRDefault="00E10964" w:rsidP="00905A63">
      <w:pPr>
        <w:pStyle w:val="SideNote"/>
        <w:framePr w:wrap="around"/>
      </w:pPr>
      <w:r>
        <w:t xml:space="preserve">S. 3(1) def. of </w:t>
      </w:r>
      <w:r w:rsidRPr="00E10964">
        <w:rPr>
          <w:i/>
        </w:rPr>
        <w:t xml:space="preserve">VicRoads </w:t>
      </w:r>
      <w:r w:rsidRPr="00E10964">
        <w:t>amended by</w:t>
      </w:r>
      <w:r>
        <w:t xml:space="preserve"> No. 6/2010 s. 203(1)</w:t>
      </w:r>
      <w:r>
        <w:br/>
        <w:t>(Sch. 6 item 14(c))</w:t>
      </w:r>
      <w:r w:rsidR="00FD72AC">
        <w:t xml:space="preserve"> (as amended by No. 45/2010 s</w:t>
      </w:r>
      <w:r w:rsidR="004C181D">
        <w:t>s</w:t>
      </w:r>
      <w:r w:rsidR="00FD72AC">
        <w:t> </w:t>
      </w:r>
      <w:r w:rsidR="004C181D">
        <w:t xml:space="preserve">22, </w:t>
      </w:r>
      <w:r w:rsidR="00FD72AC">
        <w:t>23(4)(</w:t>
      </w:r>
      <w:r w:rsidR="004C181D">
        <w:t>a</w:t>
      </w:r>
      <w:r w:rsidR="00FD72AC">
        <w:t>)</w:t>
      </w:r>
      <w:r w:rsidR="00BA3990">
        <w:t>(b)</w:t>
      </w:r>
      <w:r w:rsidR="00FD72AC">
        <w:t>)</w:t>
      </w:r>
      <w:r w:rsidR="00D5657F">
        <w:t>,</w:t>
      </w:r>
      <w:r w:rsidR="00911CAA">
        <w:t xml:space="preserve"> repealed by No. 49/2014 s. 186</w:t>
      </w:r>
      <w:r w:rsidR="00D5657F">
        <w:t>(Sch. 4 item 15.2(a)</w:t>
      </w:r>
      <w:r w:rsidR="00911CAA">
        <w:t>)</w:t>
      </w:r>
      <w:r>
        <w:t>.</w:t>
      </w:r>
    </w:p>
    <w:p w14:paraId="72164FC5" w14:textId="77777777" w:rsidR="00D5657F" w:rsidRDefault="00D5657F" w:rsidP="00D5657F">
      <w:pPr>
        <w:pStyle w:val="Stars"/>
        <w:rPr>
          <w:lang w:val="en-US" w:eastAsia="en-AU"/>
        </w:rPr>
      </w:pPr>
      <w:r>
        <w:rPr>
          <w:lang w:val="en-US" w:eastAsia="en-AU"/>
        </w:rPr>
        <w:tab/>
        <w:t>*</w:t>
      </w:r>
      <w:r>
        <w:rPr>
          <w:lang w:val="en-US" w:eastAsia="en-AU"/>
        </w:rPr>
        <w:tab/>
        <w:t>*</w:t>
      </w:r>
      <w:r>
        <w:rPr>
          <w:lang w:val="en-US" w:eastAsia="en-AU"/>
        </w:rPr>
        <w:tab/>
        <w:t>*</w:t>
      </w:r>
      <w:r>
        <w:rPr>
          <w:lang w:val="en-US" w:eastAsia="en-AU"/>
        </w:rPr>
        <w:tab/>
        <w:t>*</w:t>
      </w:r>
      <w:r>
        <w:rPr>
          <w:lang w:val="en-US" w:eastAsia="en-AU"/>
        </w:rPr>
        <w:tab/>
        <w:t>*</w:t>
      </w:r>
    </w:p>
    <w:p w14:paraId="5CFF19F9" w14:textId="77777777" w:rsidR="004302BA" w:rsidRPr="004302BA" w:rsidRDefault="004302BA" w:rsidP="004302BA">
      <w:pPr>
        <w:rPr>
          <w:lang w:val="en-US" w:eastAsia="en-AU"/>
        </w:rPr>
      </w:pPr>
    </w:p>
    <w:p w14:paraId="41944464" w14:textId="77777777" w:rsidR="008772C8" w:rsidRDefault="008772C8" w:rsidP="008772C8">
      <w:pPr>
        <w:rPr>
          <w:lang w:val="en-US" w:eastAsia="en-AU"/>
        </w:rPr>
      </w:pPr>
    </w:p>
    <w:p w14:paraId="70108F7C" w14:textId="77777777" w:rsidR="008772C8" w:rsidRPr="008772C8" w:rsidRDefault="008772C8" w:rsidP="008772C8">
      <w:pPr>
        <w:rPr>
          <w:lang w:val="en-US" w:eastAsia="en-AU"/>
        </w:rPr>
      </w:pPr>
    </w:p>
    <w:p w14:paraId="465D7C1C" w14:textId="77777777" w:rsidR="00F86A1F" w:rsidRDefault="00F86A1F" w:rsidP="00F86A1F"/>
    <w:p w14:paraId="0B6F25F3" w14:textId="77777777" w:rsidR="00F86A1F" w:rsidRDefault="00F86A1F" w:rsidP="005440BE"/>
    <w:p w14:paraId="420FA4B5" w14:textId="77777777" w:rsidR="005440BE" w:rsidRDefault="005440BE" w:rsidP="005440BE"/>
    <w:p w14:paraId="6D2E8DE4" w14:textId="77777777" w:rsidR="00DB3C66" w:rsidRDefault="00DB3C66" w:rsidP="005440BE"/>
    <w:p w14:paraId="2E065160" w14:textId="77777777" w:rsidR="009C1390" w:rsidRDefault="009C1390" w:rsidP="005D551E">
      <w:pPr>
        <w:pStyle w:val="DraftDefinition2"/>
      </w:pPr>
      <w:r w:rsidRPr="005D551E">
        <w:rPr>
          <w:b/>
          <w:i/>
          <w:iCs/>
        </w:rPr>
        <w:t>works</w:t>
      </w:r>
      <w:r>
        <w:t xml:space="preserve"> has the same meaning as it has in the </w:t>
      </w:r>
      <w:r>
        <w:rPr>
          <w:b/>
          <w:bCs/>
        </w:rPr>
        <w:t>Road Management Act 2004</w:t>
      </w:r>
      <w:r>
        <w:t>.</w:t>
      </w:r>
    </w:p>
    <w:p w14:paraId="436C98EE" w14:textId="77777777" w:rsidR="009C1390" w:rsidRDefault="009C1390" w:rsidP="005D551E">
      <w:pPr>
        <w:pStyle w:val="DraftHeading2"/>
        <w:tabs>
          <w:tab w:val="right" w:pos="1247"/>
        </w:tabs>
        <w:ind w:left="1361" w:hanging="1361"/>
      </w:pPr>
      <w:r>
        <w:tab/>
        <w:t>(2)</w:t>
      </w:r>
      <w:r>
        <w:tab/>
        <w:t xml:space="preserve">In this Act, the expressions </w:t>
      </w:r>
      <w:r w:rsidRPr="005D551E">
        <w:rPr>
          <w:b/>
          <w:bCs/>
          <w:i/>
          <w:iCs/>
        </w:rPr>
        <w:t>just terms</w:t>
      </w:r>
      <w:r>
        <w:t>,</w:t>
      </w:r>
      <w:r>
        <w:rPr>
          <w:b/>
          <w:bCs/>
        </w:rPr>
        <w:t xml:space="preserve"> </w:t>
      </w:r>
      <w:r w:rsidRPr="005D551E">
        <w:rPr>
          <w:b/>
          <w:bCs/>
          <w:i/>
          <w:iCs/>
        </w:rPr>
        <w:t>native title</w:t>
      </w:r>
      <w:r>
        <w:t>,</w:t>
      </w:r>
      <w:r>
        <w:rPr>
          <w:b/>
          <w:bCs/>
        </w:rPr>
        <w:t xml:space="preserve"> </w:t>
      </w:r>
      <w:r w:rsidRPr="005D551E">
        <w:rPr>
          <w:b/>
          <w:bCs/>
          <w:i/>
          <w:iCs/>
        </w:rPr>
        <w:t>native title holder</w:t>
      </w:r>
      <w:r>
        <w:t>,</w:t>
      </w:r>
      <w:r>
        <w:rPr>
          <w:b/>
          <w:bCs/>
        </w:rPr>
        <w:t xml:space="preserve"> </w:t>
      </w:r>
      <w:r w:rsidRPr="005D551E">
        <w:rPr>
          <w:b/>
          <w:bCs/>
          <w:i/>
          <w:iCs/>
        </w:rPr>
        <w:t>native title rights and interests</w:t>
      </w:r>
      <w:r>
        <w:t>,</w:t>
      </w:r>
      <w:r>
        <w:rPr>
          <w:b/>
          <w:bCs/>
        </w:rPr>
        <w:t xml:space="preserve"> </w:t>
      </w:r>
      <w:r w:rsidRPr="005D551E">
        <w:rPr>
          <w:b/>
          <w:bCs/>
          <w:i/>
          <w:iCs/>
        </w:rPr>
        <w:t>registered native title body corporat</w:t>
      </w:r>
      <w:r w:rsidRPr="005D551E">
        <w:rPr>
          <w:b/>
          <w:bCs/>
        </w:rPr>
        <w:t xml:space="preserve">e </w:t>
      </w:r>
      <w:r w:rsidRPr="005D551E">
        <w:t>and</w:t>
      </w:r>
      <w:r w:rsidRPr="005D551E">
        <w:rPr>
          <w:b/>
          <w:bCs/>
        </w:rPr>
        <w:t xml:space="preserve"> </w:t>
      </w:r>
      <w:r w:rsidRPr="005D551E">
        <w:rPr>
          <w:b/>
          <w:bCs/>
          <w:i/>
          <w:iCs/>
        </w:rPr>
        <w:t>registered native title claimant</w:t>
      </w:r>
      <w:r>
        <w:t xml:space="preserve"> have the same respective meanings as they have in the Native Title Act 1993 of the Commonwealth.</w:t>
      </w:r>
    </w:p>
    <w:p w14:paraId="3833C01F" w14:textId="77777777" w:rsidR="003D0B72" w:rsidRPr="003D0B72" w:rsidRDefault="009C1390" w:rsidP="000E2D28">
      <w:pPr>
        <w:pStyle w:val="DraftHeading2"/>
        <w:tabs>
          <w:tab w:val="right" w:pos="1247"/>
        </w:tabs>
        <w:ind w:left="1361" w:hanging="1361"/>
      </w:pPr>
      <w:r>
        <w:tab/>
        <w:t>(3)</w:t>
      </w:r>
      <w:r>
        <w:tab/>
        <w:t>The Premier may determine a Minister as the Utility Minister for a Utility and if a determination is made that Minister is deemed to be the Utility Minister for that Utility for the purposes of this Act.</w:t>
      </w:r>
    </w:p>
    <w:p w14:paraId="345E410D" w14:textId="77777777" w:rsidR="006A00F8" w:rsidRPr="006A00F8" w:rsidRDefault="006A00F8" w:rsidP="00905A63">
      <w:pPr>
        <w:pStyle w:val="SideNote"/>
        <w:framePr w:wrap="around"/>
      </w:pPr>
      <w:r>
        <w:t>S. 3(4) inserted by No. 14/2007 s. 15(3).</w:t>
      </w:r>
    </w:p>
    <w:p w14:paraId="1EF256C2" w14:textId="77777777" w:rsidR="006A00F8" w:rsidRDefault="006A00F8" w:rsidP="006A00F8">
      <w:pPr>
        <w:pStyle w:val="DraftHeading2"/>
        <w:tabs>
          <w:tab w:val="right" w:pos="1247"/>
        </w:tabs>
        <w:ind w:left="1361" w:hanging="1361"/>
      </w:pPr>
      <w:r>
        <w:tab/>
      </w:r>
      <w:r w:rsidRPr="006A00F8">
        <w:t>(4)</w:t>
      </w:r>
      <w:r>
        <w:tab/>
        <w:t>For the purposes of this Act, the period of a trip commences—</w:t>
      </w:r>
    </w:p>
    <w:p w14:paraId="51F70B72" w14:textId="77777777" w:rsidR="006A00F8" w:rsidRDefault="006A00F8" w:rsidP="006A00F8">
      <w:pPr>
        <w:pStyle w:val="DraftHeading3"/>
        <w:tabs>
          <w:tab w:val="right" w:pos="1757"/>
        </w:tabs>
        <w:ind w:left="1871" w:hanging="1871"/>
      </w:pPr>
      <w:r>
        <w:tab/>
      </w:r>
      <w:r w:rsidRPr="006A00F8">
        <w:t>(a)</w:t>
      </w:r>
      <w:r>
        <w:tab/>
        <w:t>in the case of the first driving of a vehicle on EastLink in a particular direction, when that vehicle is first detected</w:t>
      </w:r>
      <w:r w:rsidRPr="000B108E">
        <w:t xml:space="preserve"> </w:t>
      </w:r>
      <w:r>
        <w:t xml:space="preserve">by the prescribed </w:t>
      </w:r>
      <w:r>
        <w:lastRenderedPageBreak/>
        <w:t>tolling system as travelling in that direction; and</w:t>
      </w:r>
    </w:p>
    <w:p w14:paraId="0D7EEC62" w14:textId="77777777" w:rsidR="006A00F8" w:rsidRDefault="006A00F8" w:rsidP="006A00F8">
      <w:pPr>
        <w:pStyle w:val="DraftHeading3"/>
        <w:tabs>
          <w:tab w:val="right" w:pos="1757"/>
        </w:tabs>
        <w:ind w:left="1871" w:hanging="1871"/>
      </w:pPr>
      <w:r>
        <w:tab/>
      </w:r>
      <w:r w:rsidRPr="006A00F8">
        <w:t>(b)</w:t>
      </w:r>
      <w:r>
        <w:tab/>
        <w:t>in the case of any other driving on EastLink, when that vehicle is first detected by the prescribed tolling system as travelling in a particular direction after the last trip in that direction.</w:t>
      </w:r>
    </w:p>
    <w:p w14:paraId="593F2884" w14:textId="77777777" w:rsidR="005B58E6" w:rsidRDefault="005B58E6" w:rsidP="00905A63">
      <w:pPr>
        <w:pStyle w:val="SideNote"/>
        <w:framePr w:wrap="around"/>
      </w:pPr>
      <w:r>
        <w:t>S. 3A inserted by No. 6/2010 s. 24(5)(Sch. 1 item 5)</w:t>
      </w:r>
      <w:r w:rsidR="00697A1D">
        <w:t xml:space="preserve"> (as amended by No. 45/2010 ss 5, 23(3))</w:t>
      </w:r>
      <w:r>
        <w:t>.</w:t>
      </w:r>
    </w:p>
    <w:p w14:paraId="670243A4" w14:textId="77777777" w:rsidR="00F86A1F" w:rsidRDefault="005B58E6" w:rsidP="005B58E6">
      <w:pPr>
        <w:pStyle w:val="DraftHeading1"/>
        <w:tabs>
          <w:tab w:val="right" w:pos="680"/>
        </w:tabs>
        <w:ind w:left="850" w:hanging="850"/>
      </w:pPr>
      <w:r>
        <w:tab/>
      </w:r>
      <w:bookmarkStart w:id="18" w:name="_Toc226010002"/>
      <w:r w:rsidRPr="005B58E6">
        <w:t>3A</w:t>
      </w:r>
      <w:r>
        <w:tab/>
        <w:t>Transport Integration Act 2010</w:t>
      </w:r>
      <w:bookmarkEnd w:id="18"/>
    </w:p>
    <w:p w14:paraId="5CE9D5CD" w14:textId="77777777" w:rsidR="005B58E6" w:rsidRDefault="005B58E6" w:rsidP="005B58E6">
      <w:pPr>
        <w:pStyle w:val="BodySectionSub"/>
      </w:pPr>
      <w:r>
        <w:t xml:space="preserve">This Act is transport legislation within the meaning of the </w:t>
      </w:r>
      <w:r>
        <w:rPr>
          <w:b/>
        </w:rPr>
        <w:t>Transport Integration Act 2010</w:t>
      </w:r>
      <w:r>
        <w:t>.</w:t>
      </w:r>
    </w:p>
    <w:p w14:paraId="11BBF08B" w14:textId="77777777" w:rsidR="00F73DD5" w:rsidRDefault="00F73DD5" w:rsidP="00554261">
      <w:pPr>
        <w:spacing w:before="0"/>
      </w:pPr>
    </w:p>
    <w:p w14:paraId="7207BA84" w14:textId="77777777" w:rsidR="00F73DD5" w:rsidRDefault="00F73DD5" w:rsidP="00554261">
      <w:pPr>
        <w:spacing w:before="0"/>
      </w:pPr>
    </w:p>
    <w:p w14:paraId="2D8B58BC" w14:textId="77777777" w:rsidR="00866797" w:rsidRDefault="00866797" w:rsidP="00905A63">
      <w:pPr>
        <w:pStyle w:val="SideNote"/>
        <w:framePr w:wrap="around"/>
      </w:pPr>
      <w:r>
        <w:t xml:space="preserve">S. 4 substituted by No. </w:t>
      </w:r>
      <w:r w:rsidR="00CF4372">
        <w:t>14/2005</w:t>
      </w:r>
      <w:r>
        <w:t xml:space="preserve"> s. 4.</w:t>
      </w:r>
    </w:p>
    <w:p w14:paraId="55D7E4A9" w14:textId="77777777" w:rsidR="008D0C4D" w:rsidRDefault="00866797" w:rsidP="009E119B">
      <w:pPr>
        <w:pStyle w:val="DraftHeading1"/>
        <w:tabs>
          <w:tab w:val="right" w:pos="680"/>
        </w:tabs>
        <w:ind w:left="850" w:hanging="850"/>
      </w:pPr>
      <w:r>
        <w:tab/>
      </w:r>
      <w:bookmarkStart w:id="19" w:name="_Toc226010003"/>
      <w:r w:rsidRPr="00866797">
        <w:t>4</w:t>
      </w:r>
      <w:r w:rsidR="009E119B">
        <w:tab/>
      </w:r>
      <w:r>
        <w:t>The Project</w:t>
      </w:r>
      <w:bookmarkEnd w:id="19"/>
    </w:p>
    <w:p w14:paraId="566C025B" w14:textId="77777777" w:rsidR="00866797" w:rsidRDefault="00866797" w:rsidP="0061401C">
      <w:pPr>
        <w:pStyle w:val="BodySectionSub"/>
      </w:pPr>
      <w:r>
        <w:t>In this Act, a reference to the Project is a reference to the project for—</w:t>
      </w:r>
    </w:p>
    <w:p w14:paraId="08A34A88" w14:textId="77777777" w:rsidR="00866797" w:rsidRDefault="00866797" w:rsidP="00866797">
      <w:pPr>
        <w:pStyle w:val="DraftHeading3"/>
        <w:tabs>
          <w:tab w:val="right" w:pos="1757"/>
        </w:tabs>
        <w:ind w:left="1871" w:hanging="1871"/>
      </w:pPr>
      <w:r>
        <w:tab/>
      </w:r>
      <w:r w:rsidRPr="00866797">
        <w:t>(a)</w:t>
      </w:r>
      <w:r>
        <w:tab/>
        <w:t>an integrated transport corridor connecting the Eastern Freeway to the Frankston Freeway including tunnels under the Mullum Mullum Creek; and</w:t>
      </w:r>
    </w:p>
    <w:p w14:paraId="7B6F0557" w14:textId="77777777" w:rsidR="00866797" w:rsidRDefault="00866797" w:rsidP="00866797">
      <w:pPr>
        <w:pStyle w:val="DraftHeading3"/>
        <w:tabs>
          <w:tab w:val="right" w:pos="1757"/>
        </w:tabs>
        <w:ind w:left="1871" w:hanging="1871"/>
      </w:pPr>
      <w:r>
        <w:tab/>
      </w:r>
      <w:r w:rsidRPr="00866797">
        <w:t>(b)</w:t>
      </w:r>
      <w:r>
        <w:tab/>
        <w:t>a link with the Ringwood By-Pass; and</w:t>
      </w:r>
    </w:p>
    <w:p w14:paraId="6D2CD4D0" w14:textId="1825B4EC" w:rsidR="00866797" w:rsidRDefault="00866797" w:rsidP="00866797">
      <w:pPr>
        <w:pStyle w:val="DraftHeading3"/>
        <w:tabs>
          <w:tab w:val="right" w:pos="1757"/>
        </w:tabs>
        <w:ind w:left="1871" w:hanging="1871"/>
      </w:pPr>
      <w:r>
        <w:tab/>
      </w:r>
      <w:r w:rsidRPr="00866797">
        <w:t>(c)</w:t>
      </w:r>
      <w:r>
        <w:tab/>
        <w:t>the construction of the Dandenong Southern By-Pass.</w:t>
      </w:r>
    </w:p>
    <w:p w14:paraId="799A8F6F" w14:textId="75B50A37" w:rsidR="002F7B91" w:rsidRDefault="002F7B91" w:rsidP="002F7B91"/>
    <w:p w14:paraId="3D55E2BB" w14:textId="18D7FE83" w:rsidR="002F7B91" w:rsidRDefault="002F7B91" w:rsidP="002F7B91"/>
    <w:p w14:paraId="314BA781" w14:textId="27A8460A" w:rsidR="002F7B91" w:rsidRDefault="002F7B91" w:rsidP="002F7B91"/>
    <w:p w14:paraId="7D93A48D" w14:textId="66FAC854" w:rsidR="002F7B91" w:rsidRDefault="002F7B91" w:rsidP="002F7B91"/>
    <w:p w14:paraId="3DE423BF" w14:textId="77777777" w:rsidR="002F7B91" w:rsidRPr="002F7B91" w:rsidRDefault="002F7B91" w:rsidP="002F7B91"/>
    <w:p w14:paraId="6BED134A" w14:textId="77777777" w:rsidR="00911CAA" w:rsidRDefault="00911CAA" w:rsidP="00905A63">
      <w:pPr>
        <w:pStyle w:val="SideNote"/>
        <w:framePr w:wrap="around"/>
      </w:pPr>
      <w:r>
        <w:lastRenderedPageBreak/>
        <w:t xml:space="preserve">S. 4A </w:t>
      </w:r>
      <w:r w:rsidR="00707FDA">
        <w:t>(</w:t>
      </w:r>
      <w:r>
        <w:t>Heading</w:t>
      </w:r>
      <w:r w:rsidR="00707FDA">
        <w:t>)</w:t>
      </w:r>
      <w:r>
        <w:t xml:space="preserve"> amended by No. 49/2019 s. 186(Sch. 4 item 15.3)</w:t>
      </w:r>
      <w:r w:rsidR="00707FDA">
        <w:t>.</w:t>
      </w:r>
    </w:p>
    <w:p w14:paraId="0109F519" w14:textId="77777777" w:rsidR="00B86E78" w:rsidRDefault="00B86E78" w:rsidP="00905A63">
      <w:pPr>
        <w:pStyle w:val="SideNote"/>
        <w:framePr w:wrap="around"/>
      </w:pPr>
      <w:r>
        <w:t>S. 4A inserted by No. 93/2009 s. 38.</w:t>
      </w:r>
    </w:p>
    <w:p w14:paraId="760C7341" w14:textId="77777777" w:rsidR="00FD0D7B" w:rsidRDefault="004302BA" w:rsidP="004302BA">
      <w:pPr>
        <w:pStyle w:val="DraftHeading1"/>
        <w:tabs>
          <w:tab w:val="right" w:pos="680"/>
        </w:tabs>
        <w:ind w:left="850" w:hanging="850"/>
      </w:pPr>
      <w:r>
        <w:tab/>
      </w:r>
      <w:bookmarkStart w:id="20" w:name="_Toc226010004"/>
      <w:r w:rsidR="00FD0D7B" w:rsidRPr="004302BA">
        <w:t>4A</w:t>
      </w:r>
      <w:r w:rsidR="00FD0D7B">
        <w:tab/>
        <w:t xml:space="preserve">Functions and powers of </w:t>
      </w:r>
      <w:r w:rsidR="00911CAA" w:rsidRPr="005B1AF4">
        <w:t>the Head, Transport for Victoria</w:t>
      </w:r>
      <w:bookmarkEnd w:id="20"/>
    </w:p>
    <w:p w14:paraId="56AE8723" w14:textId="77777777" w:rsidR="004302BA" w:rsidRDefault="004302BA" w:rsidP="004302BA"/>
    <w:p w14:paraId="00833F22" w14:textId="77777777" w:rsidR="004302BA" w:rsidRDefault="004302BA" w:rsidP="004302BA"/>
    <w:p w14:paraId="4619A0AA" w14:textId="77777777" w:rsidR="004302BA" w:rsidRDefault="004302BA" w:rsidP="004302BA"/>
    <w:p w14:paraId="60358521" w14:textId="77777777" w:rsidR="004302BA" w:rsidRPr="004302BA" w:rsidRDefault="004302BA" w:rsidP="004302BA"/>
    <w:p w14:paraId="00413376" w14:textId="77777777" w:rsidR="00707FDA" w:rsidRDefault="00707FDA" w:rsidP="00905A63">
      <w:pPr>
        <w:pStyle w:val="SideNote"/>
        <w:framePr w:wrap="around"/>
      </w:pPr>
      <w:r>
        <w:t>S. 4A(1) amended by No. 49/2019 s. 186(Sch. 4 item 15.4(a)).</w:t>
      </w:r>
    </w:p>
    <w:p w14:paraId="605FDBA1" w14:textId="77777777" w:rsidR="00FD0D7B" w:rsidRDefault="00FD0D7B" w:rsidP="00FD0D7B">
      <w:pPr>
        <w:pStyle w:val="DraftHeading2"/>
        <w:tabs>
          <w:tab w:val="right" w:pos="1247"/>
        </w:tabs>
        <w:ind w:left="1361" w:hanging="1361"/>
      </w:pPr>
      <w:r>
        <w:tab/>
      </w:r>
      <w:r w:rsidRPr="00FD0D7B">
        <w:t>(1)</w:t>
      </w:r>
      <w:r>
        <w:tab/>
        <w:t xml:space="preserve">For the purposes of this Act, </w:t>
      </w:r>
      <w:r w:rsidR="00707FDA" w:rsidRPr="005B1AF4">
        <w:t>the Head, Transport for Victoria</w:t>
      </w:r>
      <w:r>
        <w:t xml:space="preserve"> has the following functions—</w:t>
      </w:r>
    </w:p>
    <w:p w14:paraId="58799E4F" w14:textId="77777777" w:rsidR="00FD0D7B" w:rsidRDefault="00FD0D7B" w:rsidP="00FD0D7B">
      <w:pPr>
        <w:pStyle w:val="DraftHeading3"/>
        <w:tabs>
          <w:tab w:val="right" w:pos="1757"/>
        </w:tabs>
        <w:ind w:left="1871" w:hanging="1871"/>
      </w:pPr>
      <w:r>
        <w:tab/>
      </w:r>
      <w:r w:rsidRPr="00FD0D7B">
        <w:t>(a)</w:t>
      </w:r>
      <w:r>
        <w:tab/>
        <w:t>on behalf of the State, to administer and manage agreements and arrangements between the State and any other person for, or relating to, the development or delivery of the Project;</w:t>
      </w:r>
    </w:p>
    <w:p w14:paraId="4CBB175D" w14:textId="77777777" w:rsidR="00FD0D7B" w:rsidRDefault="00FD0D7B" w:rsidP="00FD0D7B">
      <w:pPr>
        <w:pStyle w:val="DraftHeading3"/>
        <w:tabs>
          <w:tab w:val="right" w:pos="1757"/>
        </w:tabs>
        <w:ind w:left="1871" w:hanging="1871"/>
      </w:pPr>
      <w:r>
        <w:tab/>
      </w:r>
      <w:r w:rsidRPr="00FD0D7B">
        <w:t>(b)</w:t>
      </w:r>
      <w:r>
        <w:tab/>
        <w:t>to make recommendations regarding those agreements and arrangements to the Minister;</w:t>
      </w:r>
    </w:p>
    <w:p w14:paraId="407C1C62" w14:textId="77777777" w:rsidR="00FD0D7B" w:rsidRDefault="00FD0D7B" w:rsidP="00FD0D7B">
      <w:pPr>
        <w:pStyle w:val="DraftHeading3"/>
        <w:tabs>
          <w:tab w:val="right" w:pos="1757"/>
        </w:tabs>
        <w:ind w:left="1871" w:hanging="1871"/>
      </w:pPr>
      <w:r>
        <w:tab/>
      </w:r>
      <w:r w:rsidRPr="00FD0D7B">
        <w:t>(c)</w:t>
      </w:r>
      <w:r>
        <w:tab/>
        <w:t>to facilitate and coordinate consultations with statutory authorities and agencies of the State and other bodies or persons involved in, or affected by, the development or operation of the Project;</w:t>
      </w:r>
    </w:p>
    <w:p w14:paraId="7459AE05" w14:textId="77777777" w:rsidR="00FD0D7B" w:rsidRDefault="00B86E78" w:rsidP="00B86E78">
      <w:pPr>
        <w:pStyle w:val="DraftHeading3"/>
        <w:tabs>
          <w:tab w:val="right" w:pos="1757"/>
        </w:tabs>
        <w:ind w:left="1871" w:hanging="1871"/>
      </w:pPr>
      <w:r>
        <w:tab/>
      </w:r>
      <w:r w:rsidR="00FD0D7B" w:rsidRPr="00B86E78">
        <w:t>(d)</w:t>
      </w:r>
      <w:r w:rsidR="00FD0D7B">
        <w:tab/>
        <w:t>to negotiate and enter into arrangements with statutory authorities and agencies of the State and other bodies or persons involved in, or affected by, the development or operation of the Project;</w:t>
      </w:r>
    </w:p>
    <w:p w14:paraId="2F75EE87" w14:textId="48B85EC3" w:rsidR="00FD0D7B" w:rsidRDefault="00B86E78" w:rsidP="00B86E78">
      <w:pPr>
        <w:pStyle w:val="DraftHeading3"/>
        <w:tabs>
          <w:tab w:val="right" w:pos="1757"/>
        </w:tabs>
        <w:ind w:left="1871" w:hanging="1871"/>
      </w:pPr>
      <w:r>
        <w:tab/>
      </w:r>
      <w:r w:rsidRPr="00B86E78">
        <w:t>(e)</w:t>
      </w:r>
      <w:r>
        <w:tab/>
      </w:r>
      <w:r w:rsidR="00FD0D7B">
        <w:t>to make recommendations to the Minister in relation to facilitating the Project and coordinating with statutory authorities, agencies of the State and other bodies or persons involved in, or affected by, the development or operation of the Project;</w:t>
      </w:r>
    </w:p>
    <w:p w14:paraId="64183AA0" w14:textId="77777777" w:rsidR="002F7B91" w:rsidRPr="002F7B91" w:rsidRDefault="002F7B91" w:rsidP="002F7B91"/>
    <w:p w14:paraId="5A4C7C7F" w14:textId="77777777" w:rsidR="00FD0D7B" w:rsidRDefault="00B86E78" w:rsidP="00B86E78">
      <w:pPr>
        <w:pStyle w:val="DraftHeading3"/>
        <w:tabs>
          <w:tab w:val="right" w:pos="1757"/>
        </w:tabs>
        <w:ind w:left="1871" w:hanging="1871"/>
      </w:pPr>
      <w:r>
        <w:lastRenderedPageBreak/>
        <w:tab/>
      </w:r>
      <w:r w:rsidR="00FD0D7B" w:rsidRPr="00B86E78">
        <w:t>(f)</w:t>
      </w:r>
      <w:r w:rsidR="00FD0D7B">
        <w:tab/>
        <w:t>to ensure that agreements and arrangements between the State and any other person for, or relating to, the development or delivery of the Project are performed in accordance with their terms;</w:t>
      </w:r>
    </w:p>
    <w:p w14:paraId="4350EA9B" w14:textId="77777777" w:rsidR="00FD0D7B" w:rsidRDefault="00B86E78" w:rsidP="00B86E78">
      <w:pPr>
        <w:pStyle w:val="DraftHeading3"/>
        <w:tabs>
          <w:tab w:val="right" w:pos="1757"/>
        </w:tabs>
        <w:ind w:left="1871" w:hanging="1871"/>
      </w:pPr>
      <w:r>
        <w:tab/>
      </w:r>
      <w:r w:rsidR="00FD0D7B" w:rsidRPr="00B86E78">
        <w:t>(g)</w:t>
      </w:r>
      <w:r w:rsidR="00FD0D7B">
        <w:tab/>
        <w:t>to manage the responsibilities of the State in relation to the operation of the Project;</w:t>
      </w:r>
    </w:p>
    <w:p w14:paraId="12450751" w14:textId="77777777" w:rsidR="00FD0D7B" w:rsidRDefault="00B86E78" w:rsidP="00B86E78">
      <w:pPr>
        <w:pStyle w:val="DraftHeading3"/>
        <w:tabs>
          <w:tab w:val="right" w:pos="1757"/>
        </w:tabs>
        <w:ind w:left="1871" w:hanging="1871"/>
      </w:pPr>
      <w:r>
        <w:tab/>
      </w:r>
      <w:r w:rsidR="00FD0D7B" w:rsidRPr="00B86E78">
        <w:t>(h)</w:t>
      </w:r>
      <w:r w:rsidR="00FD0D7B">
        <w:tab/>
        <w:t>to make recommendations to the Minister on public safety issues relating to the Project;</w:t>
      </w:r>
    </w:p>
    <w:p w14:paraId="7D365B14" w14:textId="77777777" w:rsidR="00FD0D7B" w:rsidRDefault="00AB428C" w:rsidP="00AB428C">
      <w:pPr>
        <w:pStyle w:val="DraftHeading3"/>
        <w:tabs>
          <w:tab w:val="right" w:pos="1757"/>
        </w:tabs>
        <w:ind w:left="1871" w:hanging="1871"/>
      </w:pPr>
      <w:r>
        <w:tab/>
      </w:r>
      <w:r w:rsidR="00FD0D7B" w:rsidRPr="00B86E78">
        <w:t>(i)</w:t>
      </w:r>
      <w:r w:rsidR="00FD0D7B">
        <w:tab/>
        <w:t>to manage, on behalf of the State, regulatory issues arising from the operation of the Project.</w:t>
      </w:r>
    </w:p>
    <w:p w14:paraId="2951185C" w14:textId="77777777" w:rsidR="00707FDA" w:rsidRDefault="00707FDA" w:rsidP="00905A63">
      <w:pPr>
        <w:pStyle w:val="SideNote"/>
        <w:framePr w:wrap="around"/>
      </w:pPr>
      <w:r>
        <w:t>S. 4A(2) amended by No. 49/2019 s. 186(Sch. 4 item 15.4(b)).</w:t>
      </w:r>
    </w:p>
    <w:p w14:paraId="27205245" w14:textId="77777777" w:rsidR="00E7085E" w:rsidRPr="00E7085E" w:rsidRDefault="00B86E78" w:rsidP="00790D79">
      <w:pPr>
        <w:pStyle w:val="DraftHeading2"/>
        <w:tabs>
          <w:tab w:val="right" w:pos="1247"/>
        </w:tabs>
        <w:ind w:left="1361" w:hanging="1361"/>
      </w:pPr>
      <w:r>
        <w:tab/>
      </w:r>
      <w:r w:rsidR="00FD0D7B" w:rsidRPr="00B86E78">
        <w:t>(2)</w:t>
      </w:r>
      <w:r w:rsidR="00FD0D7B">
        <w:tab/>
      </w:r>
      <w:r w:rsidR="00707FDA" w:rsidRPr="005B1AF4">
        <w:t>The Head, Transport for Victoria</w:t>
      </w:r>
      <w:r w:rsidR="00FD0D7B">
        <w:t xml:space="preserve"> must comply with any directions given by the Minister, including any direction relating to the provision of information or reports concerning the exercise of its powers and the</w:t>
      </w:r>
      <w:r>
        <w:t xml:space="preserve"> performance of its functions.</w:t>
      </w:r>
    </w:p>
    <w:p w14:paraId="1E00FA88" w14:textId="77777777" w:rsidR="0015555E" w:rsidRDefault="009C1390" w:rsidP="009E119B">
      <w:pPr>
        <w:pStyle w:val="DraftHeading1"/>
        <w:tabs>
          <w:tab w:val="right" w:pos="680"/>
        </w:tabs>
        <w:ind w:left="850" w:hanging="850"/>
      </w:pPr>
      <w:r>
        <w:tab/>
      </w:r>
      <w:bookmarkStart w:id="21" w:name="_Toc226010005"/>
      <w:r>
        <w:t>5</w:t>
      </w:r>
      <w:r w:rsidR="009E119B">
        <w:tab/>
      </w:r>
      <w:r>
        <w:t>Project area</w:t>
      </w:r>
      <w:bookmarkEnd w:id="21"/>
    </w:p>
    <w:p w14:paraId="2698089A" w14:textId="77777777" w:rsidR="00866797" w:rsidRDefault="00866797" w:rsidP="00905A63">
      <w:pPr>
        <w:pStyle w:val="SideNote"/>
        <w:framePr w:wrap="around"/>
      </w:pPr>
      <w:r>
        <w:t xml:space="preserve">S. 5(1) amended by No. </w:t>
      </w:r>
      <w:r w:rsidR="00CF4372">
        <w:t>14/2005</w:t>
      </w:r>
      <w:r>
        <w:t xml:space="preserve"> s. 5(1).</w:t>
      </w:r>
    </w:p>
    <w:p w14:paraId="318EC394" w14:textId="77777777" w:rsidR="009C1390" w:rsidRDefault="009C1390">
      <w:pPr>
        <w:pStyle w:val="DraftHeading2"/>
        <w:tabs>
          <w:tab w:val="right" w:pos="1247"/>
        </w:tabs>
        <w:ind w:left="1361" w:hanging="1361"/>
      </w:pPr>
      <w:r>
        <w:tab/>
        <w:t>(1)</w:t>
      </w:r>
      <w:r w:rsidR="009E119B">
        <w:tab/>
      </w:r>
      <w:r>
        <w:t>Subject to</w:t>
      </w:r>
      <w:r w:rsidR="00866797" w:rsidRPr="00866797">
        <w:t xml:space="preserve"> </w:t>
      </w:r>
      <w:r w:rsidR="00334E3E">
        <w:t>subsection</w:t>
      </w:r>
      <w:r w:rsidR="00866797">
        <w:t>s (2) and (3)</w:t>
      </w:r>
      <w:r>
        <w:t>, for the purposes of this Act, the Project area means the areas of land shown as the Project area on the plans numbered LEGL./04–047 to LEGL./04–106 and lodged in the Central Plan Office or, if any of those areas of land is varied in accordance with this Part, those areas as so varied.</w:t>
      </w:r>
    </w:p>
    <w:p w14:paraId="4CF1D11E" w14:textId="77777777" w:rsidR="009C1390" w:rsidRDefault="009C1390">
      <w:pPr>
        <w:pStyle w:val="DraftHeading2"/>
        <w:tabs>
          <w:tab w:val="right" w:pos="1247"/>
        </w:tabs>
        <w:ind w:left="1361" w:hanging="1361"/>
      </w:pPr>
      <w:r>
        <w:tab/>
        <w:t>(2)</w:t>
      </w:r>
      <w:r>
        <w:tab/>
        <w:t xml:space="preserve">For the purposes of this Act the plans referred to in </w:t>
      </w:r>
      <w:r w:rsidR="00334E3E">
        <w:t>subsection</w:t>
      </w:r>
      <w:r>
        <w:t xml:space="preserve"> (1) must be read as one plan in the manner shown in plan numbered LEGL./04–046 and lodged in the Central Plan Office.</w:t>
      </w:r>
    </w:p>
    <w:p w14:paraId="73F04942" w14:textId="77777777" w:rsidR="00B416D0" w:rsidRDefault="00B416D0" w:rsidP="00905A63">
      <w:pPr>
        <w:pStyle w:val="SideNote"/>
        <w:framePr w:wrap="around"/>
      </w:pPr>
      <w:r>
        <w:t xml:space="preserve">S. 5(3) inserted by No. </w:t>
      </w:r>
      <w:r w:rsidR="00CF4372">
        <w:t>14/2005</w:t>
      </w:r>
      <w:r>
        <w:t xml:space="preserve"> s. 5(2).</w:t>
      </w:r>
    </w:p>
    <w:p w14:paraId="64374F40" w14:textId="77777777" w:rsidR="00866797" w:rsidRDefault="00866797" w:rsidP="00866797">
      <w:pPr>
        <w:pStyle w:val="DraftHeading2"/>
        <w:tabs>
          <w:tab w:val="right" w:pos="1247"/>
        </w:tabs>
        <w:ind w:left="1361" w:hanging="1361"/>
      </w:pPr>
      <w:r>
        <w:tab/>
      </w:r>
      <w:r w:rsidRPr="00866797">
        <w:t>(3)</w:t>
      </w:r>
      <w:r>
        <w:tab/>
        <w:t>If consolidated plans of the Project area have been approved under section 7A, then for the purposes of this Act, the Project area means the areas of land shown as the Project area on the current approved consolidated plans or, if any of those areas of land is varied in accordance with this Part, those areas as so varied.</w:t>
      </w:r>
    </w:p>
    <w:p w14:paraId="38E84835" w14:textId="77777777" w:rsidR="009C1390" w:rsidRDefault="009C1390" w:rsidP="009E119B">
      <w:pPr>
        <w:pStyle w:val="DraftHeading1"/>
        <w:tabs>
          <w:tab w:val="right" w:pos="680"/>
        </w:tabs>
        <w:ind w:left="850" w:hanging="850"/>
      </w:pPr>
      <w:r>
        <w:lastRenderedPageBreak/>
        <w:tab/>
      </w:r>
      <w:bookmarkStart w:id="22" w:name="_Toc226010006"/>
      <w:r>
        <w:t>6</w:t>
      </w:r>
      <w:r w:rsidR="009E119B">
        <w:tab/>
      </w:r>
      <w:r>
        <w:t>Extended Project area</w:t>
      </w:r>
      <w:bookmarkEnd w:id="22"/>
    </w:p>
    <w:p w14:paraId="4226D9B1" w14:textId="77777777" w:rsidR="00B416D0" w:rsidRDefault="00B416D0" w:rsidP="00905A63">
      <w:pPr>
        <w:pStyle w:val="SideNote"/>
        <w:framePr w:wrap="around"/>
      </w:pPr>
      <w:r>
        <w:t xml:space="preserve">S. 6(1) amended by No. </w:t>
      </w:r>
      <w:r w:rsidR="00CF4372">
        <w:t>14/2005</w:t>
      </w:r>
      <w:r>
        <w:t xml:space="preserve"> s. 6(1).</w:t>
      </w:r>
    </w:p>
    <w:p w14:paraId="677A3D3B" w14:textId="77777777" w:rsidR="009C1390" w:rsidRDefault="009C1390">
      <w:pPr>
        <w:pStyle w:val="DraftHeading2"/>
        <w:tabs>
          <w:tab w:val="right" w:pos="1247"/>
        </w:tabs>
        <w:ind w:left="1361" w:hanging="1361"/>
      </w:pPr>
      <w:r>
        <w:tab/>
        <w:t>(1)</w:t>
      </w:r>
      <w:r>
        <w:tab/>
        <w:t>Subject to</w:t>
      </w:r>
      <w:r w:rsidR="00B416D0" w:rsidRPr="00B416D0">
        <w:t xml:space="preserve"> </w:t>
      </w:r>
      <w:r w:rsidR="00334E3E">
        <w:t>subsection</w:t>
      </w:r>
      <w:r w:rsidR="00B416D0">
        <w:t>s (2) and (3)</w:t>
      </w:r>
      <w:r>
        <w:t>, for the purposes of this Act, the Extended Project area</w:t>
      </w:r>
      <w:r w:rsidR="0093399B">
        <w:t> </w:t>
      </w:r>
      <w:r>
        <w:t>means the areas of land shown as the Extended Project Area on the plans numbered LEGL./04–047 to LEGL./04–106 and lodged in the Central Plan Office or, if any of those areas of land is varied in accordance with this Part, those areas as so varied.</w:t>
      </w:r>
    </w:p>
    <w:p w14:paraId="578BE9C8" w14:textId="77777777" w:rsidR="00334E3E" w:rsidRPr="00334E3E" w:rsidRDefault="00334E3E" w:rsidP="00334E3E">
      <w:pPr>
        <w:pStyle w:val="DraftSub-sectionNote"/>
        <w:tabs>
          <w:tab w:val="right" w:pos="64"/>
          <w:tab w:val="right" w:pos="1814"/>
        </w:tabs>
        <w:ind w:left="1769" w:hanging="408"/>
        <w:rPr>
          <w:b/>
          <w:bCs/>
        </w:rPr>
      </w:pPr>
      <w:r w:rsidRPr="00334E3E">
        <w:rPr>
          <w:b/>
          <w:bCs/>
        </w:rPr>
        <w:t>Note</w:t>
      </w:r>
    </w:p>
    <w:p w14:paraId="2D948655" w14:textId="77777777" w:rsidR="009C1390" w:rsidRDefault="009C1390" w:rsidP="00334E3E">
      <w:pPr>
        <w:pStyle w:val="DraftSub-sectionNote"/>
        <w:tabs>
          <w:tab w:val="right" w:pos="64"/>
          <w:tab w:val="right" w:pos="1814"/>
        </w:tabs>
        <w:ind w:left="1361"/>
      </w:pPr>
      <w:r>
        <w:t>The Extended Project area includes the Project area.</w:t>
      </w:r>
    </w:p>
    <w:p w14:paraId="35F23B34" w14:textId="77777777" w:rsidR="009C1390" w:rsidRDefault="009C1390">
      <w:pPr>
        <w:pStyle w:val="DraftHeading2"/>
        <w:tabs>
          <w:tab w:val="right" w:pos="1247"/>
        </w:tabs>
        <w:ind w:left="1361" w:hanging="1361"/>
      </w:pPr>
      <w:r>
        <w:tab/>
        <w:t>(2)</w:t>
      </w:r>
      <w:r>
        <w:tab/>
        <w:t xml:space="preserve">For the purposes of this Act the plans referred to in </w:t>
      </w:r>
      <w:r w:rsidR="00334E3E">
        <w:t>subsection</w:t>
      </w:r>
      <w:r>
        <w:t xml:space="preserve"> (1) must be read as one plan in the manner shown in plan numbered LEGL./04–046 and lodged in the Central Plan Office.</w:t>
      </w:r>
    </w:p>
    <w:p w14:paraId="28D608F1" w14:textId="77777777" w:rsidR="00B416D0" w:rsidRDefault="00B416D0" w:rsidP="00905A63">
      <w:pPr>
        <w:pStyle w:val="SideNote"/>
        <w:framePr w:wrap="around"/>
      </w:pPr>
      <w:r>
        <w:t xml:space="preserve">S. 6(3) inserted by No. </w:t>
      </w:r>
      <w:r w:rsidR="00CF4372">
        <w:t>14/2005</w:t>
      </w:r>
      <w:r>
        <w:t xml:space="preserve"> s. 6(2).</w:t>
      </w:r>
    </w:p>
    <w:p w14:paraId="3621D13B" w14:textId="77777777" w:rsidR="00B416D0" w:rsidRDefault="00B416D0" w:rsidP="00B416D0">
      <w:pPr>
        <w:pStyle w:val="DraftHeading2"/>
        <w:tabs>
          <w:tab w:val="right" w:pos="1247"/>
        </w:tabs>
        <w:ind w:left="1361" w:hanging="1361"/>
      </w:pPr>
      <w:r>
        <w:tab/>
      </w:r>
      <w:r w:rsidRPr="00B416D0">
        <w:t>(3)</w:t>
      </w:r>
      <w:r>
        <w:tab/>
        <w:t>If consolidated plans of the Extended Project area have been approved under section 7A, then for the purposes of this Act, the Extended Project area means the areas of land shown as the Extended Project area on the current approved consolidated plans or, if any of those areas of land is varied in accordance with this Part, those areas as so varied.</w:t>
      </w:r>
    </w:p>
    <w:p w14:paraId="4A648971" w14:textId="77777777" w:rsidR="00A63F2C" w:rsidRDefault="009C1390" w:rsidP="009E119B">
      <w:pPr>
        <w:pStyle w:val="DraftHeading1"/>
        <w:tabs>
          <w:tab w:val="right" w:pos="680"/>
        </w:tabs>
        <w:ind w:left="850" w:hanging="850"/>
      </w:pPr>
      <w:r>
        <w:tab/>
      </w:r>
      <w:bookmarkStart w:id="23" w:name="_Toc226010007"/>
      <w:r>
        <w:t>7</w:t>
      </w:r>
      <w:r w:rsidR="009E119B">
        <w:tab/>
      </w:r>
      <w:r>
        <w:t>Changes to Project area and Extended Project area</w:t>
      </w:r>
      <w:bookmarkEnd w:id="23"/>
    </w:p>
    <w:p w14:paraId="0DF9990F" w14:textId="77777777" w:rsidR="009C1390" w:rsidRDefault="009C1390">
      <w:pPr>
        <w:pStyle w:val="DraftHeading2"/>
        <w:tabs>
          <w:tab w:val="right" w:pos="1247"/>
        </w:tabs>
        <w:ind w:left="1361" w:hanging="1361"/>
      </w:pPr>
      <w:r>
        <w:tab/>
        <w:t>(1)</w:t>
      </w:r>
      <w:r>
        <w:tab/>
        <w:t>The Governor in Council may, by Order published in the Government Gazette, vary the Project area by doing either or both of the following—</w:t>
      </w:r>
    </w:p>
    <w:p w14:paraId="3B71823B" w14:textId="77777777" w:rsidR="009C1390" w:rsidRDefault="009C1390">
      <w:pPr>
        <w:pStyle w:val="DraftHeading3"/>
        <w:tabs>
          <w:tab w:val="right" w:pos="1757"/>
        </w:tabs>
        <w:ind w:left="1871" w:hanging="1871"/>
      </w:pPr>
      <w:r>
        <w:tab/>
        <w:t>(a)</w:t>
      </w:r>
      <w:r>
        <w:tab/>
        <w:t>increasing the Project area by adding land in the vicinity of the Project area; or</w:t>
      </w:r>
    </w:p>
    <w:p w14:paraId="0C9DEA9A" w14:textId="71ED9ED1" w:rsidR="009C1390" w:rsidRDefault="009C1390">
      <w:pPr>
        <w:pStyle w:val="DraftHeading3"/>
        <w:tabs>
          <w:tab w:val="right" w:pos="1757"/>
        </w:tabs>
        <w:ind w:left="1871" w:hanging="1871"/>
      </w:pPr>
      <w:r>
        <w:tab/>
        <w:t>(b)</w:t>
      </w:r>
      <w:r>
        <w:tab/>
        <w:t>decreasing the Project area.</w:t>
      </w:r>
    </w:p>
    <w:p w14:paraId="43F29F8D" w14:textId="508D7BC5" w:rsidR="00500ED5" w:rsidRDefault="00500ED5" w:rsidP="00500ED5"/>
    <w:p w14:paraId="5ED2161F" w14:textId="13AE5E5E" w:rsidR="00500ED5" w:rsidRDefault="00500ED5" w:rsidP="00500ED5"/>
    <w:p w14:paraId="23670342" w14:textId="53BA4BB7" w:rsidR="00500ED5" w:rsidRDefault="00500ED5" w:rsidP="00500ED5"/>
    <w:p w14:paraId="2CF79B5A" w14:textId="77777777" w:rsidR="00500ED5" w:rsidRPr="00500ED5" w:rsidRDefault="00500ED5" w:rsidP="00500ED5"/>
    <w:p w14:paraId="5B453BD1" w14:textId="77777777" w:rsidR="009C1390" w:rsidRDefault="009C1390">
      <w:pPr>
        <w:pStyle w:val="DraftHeading2"/>
        <w:tabs>
          <w:tab w:val="right" w:pos="1247"/>
        </w:tabs>
        <w:ind w:left="1361" w:hanging="1361"/>
      </w:pPr>
      <w:r>
        <w:lastRenderedPageBreak/>
        <w:tab/>
        <w:t>(2)</w:t>
      </w:r>
      <w:r>
        <w:tab/>
        <w:t>The Governor in Council may, by Order published in the Government Gazette, vary the Extended Project area by doing either or both of the following—</w:t>
      </w:r>
    </w:p>
    <w:p w14:paraId="0A14B225" w14:textId="77777777" w:rsidR="009C1390" w:rsidRDefault="009C1390">
      <w:pPr>
        <w:pStyle w:val="DraftHeading3"/>
        <w:tabs>
          <w:tab w:val="right" w:pos="1757"/>
        </w:tabs>
        <w:ind w:left="1871" w:hanging="1871"/>
      </w:pPr>
      <w:r>
        <w:tab/>
        <w:t>(a)</w:t>
      </w:r>
      <w:r>
        <w:tab/>
        <w:t>increasing the Extended Project area by adding land in the vicinity of the Extended Project area; or</w:t>
      </w:r>
    </w:p>
    <w:p w14:paraId="5702FA86" w14:textId="77777777" w:rsidR="009C1390" w:rsidRDefault="009C1390">
      <w:pPr>
        <w:pStyle w:val="DraftHeading3"/>
        <w:tabs>
          <w:tab w:val="right" w:pos="1757"/>
        </w:tabs>
        <w:ind w:left="1871" w:hanging="1871"/>
      </w:pPr>
      <w:r>
        <w:tab/>
        <w:t>(b)</w:t>
      </w:r>
      <w:r>
        <w:tab/>
        <w:t>decreasing the Extended Project area.</w:t>
      </w:r>
    </w:p>
    <w:p w14:paraId="2851D2A7" w14:textId="77777777" w:rsidR="009C1390" w:rsidRDefault="009C1390">
      <w:pPr>
        <w:pStyle w:val="DraftHeading2"/>
        <w:tabs>
          <w:tab w:val="right" w:pos="1247"/>
        </w:tabs>
        <w:ind w:left="1361" w:hanging="1361"/>
      </w:pPr>
      <w:r>
        <w:tab/>
        <w:t>(3)</w:t>
      </w:r>
      <w:r>
        <w:tab/>
        <w:t>An Order under this section takes effect on the day that it is published in the Government Gazette or, if a later day is specified in the Order, on that later day.</w:t>
      </w:r>
    </w:p>
    <w:p w14:paraId="660B20B0" w14:textId="77777777" w:rsidR="004302BA" w:rsidRPr="004302BA" w:rsidRDefault="009C1390" w:rsidP="00790D79">
      <w:pPr>
        <w:pStyle w:val="DraftHeading2"/>
        <w:tabs>
          <w:tab w:val="right" w:pos="1247"/>
        </w:tabs>
        <w:ind w:left="1361" w:hanging="1361"/>
      </w:pPr>
      <w:r>
        <w:tab/>
        <w:t>(4)</w:t>
      </w:r>
      <w:r>
        <w:tab/>
        <w:t xml:space="preserve">An Order under this section must be made on the recommendation of the Minister and the Minister administering the </w:t>
      </w:r>
      <w:r>
        <w:rPr>
          <w:b/>
          <w:bCs/>
        </w:rPr>
        <w:t>Planning and Environment Act</w:t>
      </w:r>
      <w:r>
        <w:t xml:space="preserve"> </w:t>
      </w:r>
      <w:r>
        <w:rPr>
          <w:b/>
          <w:bCs/>
        </w:rPr>
        <w:t>1987</w:t>
      </w:r>
      <w:r>
        <w:t>.</w:t>
      </w:r>
    </w:p>
    <w:p w14:paraId="53F1FFD7" w14:textId="77777777" w:rsidR="009C1390" w:rsidRDefault="009C1390">
      <w:pPr>
        <w:pStyle w:val="DraftHeading2"/>
        <w:tabs>
          <w:tab w:val="right" w:pos="1247"/>
        </w:tabs>
        <w:ind w:left="1361" w:hanging="1361"/>
      </w:pPr>
      <w:r>
        <w:tab/>
        <w:t>(5)</w:t>
      </w:r>
      <w:r>
        <w:tab/>
        <w:t xml:space="preserve">The Ministers must not make a recommendation under </w:t>
      </w:r>
      <w:r w:rsidR="00334E3E">
        <w:t>subsection</w:t>
      </w:r>
      <w:r>
        <w:t xml:space="preserve"> (4) unless they have received the appropriate plans, which have been—</w:t>
      </w:r>
    </w:p>
    <w:p w14:paraId="05F0B745" w14:textId="77777777" w:rsidR="009C1390" w:rsidRDefault="009C1390">
      <w:pPr>
        <w:pStyle w:val="DraftHeading3"/>
        <w:tabs>
          <w:tab w:val="right" w:pos="1757"/>
        </w:tabs>
        <w:ind w:left="1871" w:hanging="1871"/>
      </w:pPr>
      <w:r>
        <w:tab/>
        <w:t>(a)</w:t>
      </w:r>
      <w:r>
        <w:tab/>
        <w:t>signed by the Surveyor-General; and</w:t>
      </w:r>
    </w:p>
    <w:p w14:paraId="7EB39593" w14:textId="77777777" w:rsidR="009C1390" w:rsidRDefault="009C1390">
      <w:pPr>
        <w:pStyle w:val="DraftHeading3"/>
        <w:tabs>
          <w:tab w:val="right" w:pos="1757"/>
        </w:tabs>
        <w:ind w:left="1871" w:hanging="1871"/>
      </w:pPr>
      <w:r>
        <w:tab/>
        <w:t>(b)</w:t>
      </w:r>
      <w:r>
        <w:tab/>
        <w:t>lodged at the Central Plan Office.</w:t>
      </w:r>
    </w:p>
    <w:p w14:paraId="4A7E1B7E" w14:textId="77777777" w:rsidR="00DA3658" w:rsidRDefault="00DA3658" w:rsidP="00905A63">
      <w:pPr>
        <w:pStyle w:val="SideNote"/>
        <w:framePr w:wrap="around"/>
      </w:pPr>
      <w:r>
        <w:t xml:space="preserve">S. 7(5A) inserted by No. </w:t>
      </w:r>
      <w:r w:rsidR="00CF4372">
        <w:t>14/2005</w:t>
      </w:r>
      <w:r>
        <w:t xml:space="preserve"> s. 7.</w:t>
      </w:r>
    </w:p>
    <w:p w14:paraId="62F18A9C" w14:textId="77777777" w:rsidR="00DA3658" w:rsidRDefault="00DA3658" w:rsidP="00DA3658">
      <w:pPr>
        <w:pStyle w:val="DraftHeading2"/>
        <w:tabs>
          <w:tab w:val="right" w:pos="1247"/>
        </w:tabs>
        <w:ind w:left="1361" w:hanging="1361"/>
      </w:pPr>
      <w:r>
        <w:tab/>
      </w:r>
      <w:r w:rsidRPr="00DA3658">
        <w:t>(5A)</w:t>
      </w:r>
      <w:r>
        <w:tab/>
        <w:t xml:space="preserve">For the purposes of </w:t>
      </w:r>
      <w:r w:rsidR="00334E3E">
        <w:t>subsection</w:t>
      </w:r>
      <w:r>
        <w:t xml:space="preserve"> (5), the appropriate plans may show the Project area or Extended Project area as varied.</w:t>
      </w:r>
    </w:p>
    <w:p w14:paraId="675F7AB4" w14:textId="77777777" w:rsidR="009C1390" w:rsidRDefault="009C1390">
      <w:pPr>
        <w:pStyle w:val="DraftHeading2"/>
        <w:tabs>
          <w:tab w:val="right" w:pos="1247"/>
        </w:tabs>
        <w:ind w:left="1361" w:hanging="1361"/>
      </w:pPr>
      <w:r>
        <w:tab/>
        <w:t>(6)</w:t>
      </w:r>
      <w:r>
        <w:tab/>
        <w:t>The Minister must cause a copy of each Order under this section to be laid before each House of the Parliament within 6 sitting days of that House after the Order is made.</w:t>
      </w:r>
    </w:p>
    <w:p w14:paraId="54F34B24" w14:textId="5BEBB262" w:rsidR="009C1390" w:rsidRDefault="009C1390">
      <w:pPr>
        <w:pStyle w:val="DraftHeading2"/>
        <w:tabs>
          <w:tab w:val="right" w:pos="1247"/>
        </w:tabs>
        <w:ind w:left="1361" w:hanging="1361"/>
      </w:pPr>
      <w:r>
        <w:tab/>
        <w:t>(7)</w:t>
      </w:r>
      <w:r>
        <w:tab/>
        <w:t xml:space="preserve">Part 5 of the </w:t>
      </w:r>
      <w:r>
        <w:rPr>
          <w:b/>
          <w:bCs/>
        </w:rPr>
        <w:t>Subordinate Legislation Act 1994</w:t>
      </w:r>
      <w:r>
        <w:t xml:space="preserve"> applies to an Order under this section as if that Order were a statutory rule within the meaning of that Act.</w:t>
      </w:r>
    </w:p>
    <w:p w14:paraId="7C2731CA" w14:textId="77777777" w:rsidR="00500ED5" w:rsidRPr="00500ED5" w:rsidRDefault="00500ED5" w:rsidP="00500ED5"/>
    <w:p w14:paraId="6C7A945A" w14:textId="77777777" w:rsidR="00DA3658" w:rsidRDefault="00DA3658" w:rsidP="00905A63">
      <w:pPr>
        <w:pStyle w:val="SideNote"/>
        <w:framePr w:wrap="around"/>
      </w:pPr>
      <w:r>
        <w:lastRenderedPageBreak/>
        <w:t xml:space="preserve">S. 7A inserted by No. </w:t>
      </w:r>
      <w:r w:rsidR="00CF4372">
        <w:t>14/2005</w:t>
      </w:r>
      <w:r>
        <w:t xml:space="preserve"> s. 8.</w:t>
      </w:r>
    </w:p>
    <w:p w14:paraId="359A21BA" w14:textId="77777777" w:rsidR="00DA3658" w:rsidRDefault="00DA3658" w:rsidP="009E119B">
      <w:pPr>
        <w:pStyle w:val="DraftHeading1"/>
        <w:tabs>
          <w:tab w:val="right" w:pos="680"/>
        </w:tabs>
        <w:ind w:left="850" w:hanging="850"/>
      </w:pPr>
      <w:r>
        <w:tab/>
      </w:r>
      <w:bookmarkStart w:id="24" w:name="_Toc226010008"/>
      <w:r w:rsidRPr="00DA3658">
        <w:t>7A</w:t>
      </w:r>
      <w:r w:rsidR="009E119B">
        <w:tab/>
      </w:r>
      <w:r>
        <w:t>Consolidated Plans</w:t>
      </w:r>
      <w:bookmarkEnd w:id="24"/>
    </w:p>
    <w:p w14:paraId="750CBF19" w14:textId="77777777" w:rsidR="00DA3658" w:rsidRDefault="00DA3658" w:rsidP="00DA3658">
      <w:pPr>
        <w:pStyle w:val="DraftHeading3"/>
        <w:tabs>
          <w:tab w:val="right" w:pos="1247"/>
        </w:tabs>
        <w:ind w:left="1361" w:hanging="1361"/>
      </w:pPr>
      <w:r>
        <w:tab/>
      </w:r>
      <w:r w:rsidRPr="00DA3658">
        <w:t>(1)</w:t>
      </w:r>
      <w:r>
        <w:tab/>
        <w:t>The Governor in Council may, by Order published in the Government Gazette, approve consolidated plans of the Project area incorporating all variations to the Project area made under section 7 up to the date of the Order.</w:t>
      </w:r>
    </w:p>
    <w:p w14:paraId="050C1CD2" w14:textId="77777777" w:rsidR="00DA3658" w:rsidRDefault="00DA3658" w:rsidP="00DA3658">
      <w:pPr>
        <w:pStyle w:val="DraftHeading3"/>
        <w:tabs>
          <w:tab w:val="right" w:pos="1247"/>
        </w:tabs>
        <w:ind w:left="1361" w:hanging="1361"/>
      </w:pPr>
      <w:r>
        <w:tab/>
      </w:r>
      <w:r w:rsidRPr="00DA3658">
        <w:t>(2)</w:t>
      </w:r>
      <w:r>
        <w:tab/>
        <w:t>The Governor in Council may, by Order published in the Government Gazette, approve consolidated plans of the Extended Project area incorporating all variations to the Extended Project area made under section 7 up to the date of the Order.</w:t>
      </w:r>
    </w:p>
    <w:p w14:paraId="3CBA45C8" w14:textId="77777777" w:rsidR="00DA3658" w:rsidRDefault="00DA3658" w:rsidP="00DA3658">
      <w:pPr>
        <w:pStyle w:val="DraftHeading3"/>
        <w:tabs>
          <w:tab w:val="right" w:pos="1247"/>
        </w:tabs>
        <w:ind w:left="1361" w:hanging="1361"/>
      </w:pPr>
      <w:r>
        <w:tab/>
      </w:r>
      <w:r w:rsidRPr="00DA3658">
        <w:t>(3)</w:t>
      </w:r>
      <w:r>
        <w:tab/>
        <w:t>An Order under this section takes effect on the day that it is published in the Government Gazette or, if a later day is specified in the Order, on that day.</w:t>
      </w:r>
    </w:p>
    <w:p w14:paraId="5113EAEA" w14:textId="77777777" w:rsidR="00DA3658" w:rsidRDefault="00DA3658" w:rsidP="00DA3658">
      <w:pPr>
        <w:pStyle w:val="DraftHeading3"/>
        <w:tabs>
          <w:tab w:val="right" w:pos="1247"/>
        </w:tabs>
        <w:ind w:left="1361" w:hanging="1361"/>
      </w:pPr>
      <w:r>
        <w:tab/>
      </w:r>
      <w:r w:rsidRPr="00DA3658">
        <w:t>(4)</w:t>
      </w:r>
      <w:r>
        <w:tab/>
        <w:t>An Order under this section must be made on the recommendation of the Minister.</w:t>
      </w:r>
    </w:p>
    <w:p w14:paraId="0427E402" w14:textId="77777777" w:rsidR="00DA3658" w:rsidRDefault="00DA3658" w:rsidP="00DA3658">
      <w:pPr>
        <w:pStyle w:val="DraftHeading3"/>
        <w:tabs>
          <w:tab w:val="right" w:pos="1247"/>
        </w:tabs>
        <w:ind w:left="1361" w:hanging="1361"/>
      </w:pPr>
      <w:r>
        <w:tab/>
      </w:r>
      <w:r w:rsidRPr="00DA3658">
        <w:t>(5)</w:t>
      </w:r>
      <w:r>
        <w:tab/>
        <w:t xml:space="preserve">The Minister must not make a recommendation under </w:t>
      </w:r>
      <w:r w:rsidR="00334E3E">
        <w:t>subsection</w:t>
      </w:r>
      <w:r>
        <w:t xml:space="preserve"> (4) unless the Minister has received the appropriate consolidated plans, which have been—</w:t>
      </w:r>
    </w:p>
    <w:p w14:paraId="0962E1C5" w14:textId="77777777" w:rsidR="00DA3658" w:rsidRDefault="00DA3658" w:rsidP="00DA3658">
      <w:pPr>
        <w:pStyle w:val="DraftHeading3"/>
        <w:tabs>
          <w:tab w:val="right" w:pos="1757"/>
        </w:tabs>
        <w:ind w:left="1871" w:hanging="1871"/>
      </w:pPr>
      <w:r>
        <w:tab/>
      </w:r>
      <w:r w:rsidRPr="00DA3658">
        <w:t>(a)</w:t>
      </w:r>
      <w:r>
        <w:tab/>
        <w:t>signed by the Surveyor-General; and</w:t>
      </w:r>
    </w:p>
    <w:p w14:paraId="317BE928" w14:textId="77777777" w:rsidR="00DA3658" w:rsidRDefault="00DA3658" w:rsidP="00DA3658">
      <w:pPr>
        <w:pStyle w:val="DraftHeading3"/>
        <w:tabs>
          <w:tab w:val="right" w:pos="1757"/>
        </w:tabs>
        <w:ind w:left="1871" w:hanging="1871"/>
      </w:pPr>
      <w:r>
        <w:tab/>
      </w:r>
      <w:r w:rsidRPr="00DA3658">
        <w:t>(b)</w:t>
      </w:r>
      <w:r>
        <w:tab/>
        <w:t>lodged at the Central Plan Office.</w:t>
      </w:r>
    </w:p>
    <w:p w14:paraId="79AC6BE9" w14:textId="77777777" w:rsidR="00DA3658" w:rsidRDefault="00DA3658" w:rsidP="00DA3658">
      <w:pPr>
        <w:pStyle w:val="DraftHeading3"/>
        <w:tabs>
          <w:tab w:val="right" w:pos="1247"/>
        </w:tabs>
        <w:ind w:left="1361" w:hanging="1361"/>
      </w:pPr>
      <w:r>
        <w:tab/>
      </w:r>
      <w:r w:rsidRPr="00DA3658">
        <w:t>(6)</w:t>
      </w:r>
      <w:r>
        <w:tab/>
        <w:t>An Order under this section approving consolidated plans for the Project area revokes and replaces any existing approved consolidated plans for the Project area.</w:t>
      </w:r>
    </w:p>
    <w:p w14:paraId="66B4B551" w14:textId="767998EC" w:rsidR="00DA3658" w:rsidRDefault="00DA3658" w:rsidP="00DA3658">
      <w:pPr>
        <w:pStyle w:val="DraftHeading2"/>
        <w:tabs>
          <w:tab w:val="right" w:pos="1247"/>
        </w:tabs>
        <w:ind w:left="1361" w:hanging="1361"/>
      </w:pPr>
      <w:r>
        <w:tab/>
      </w:r>
      <w:r w:rsidRPr="00DA3658">
        <w:t>(7)</w:t>
      </w:r>
      <w:r>
        <w:tab/>
        <w:t>An Order under this section approving consolidated plans for the Extended Project area revokes and replaces any existing approved consolidated plans for the Extended Project area.</w:t>
      </w:r>
    </w:p>
    <w:p w14:paraId="31EC8381" w14:textId="3873CDC7" w:rsidR="00500ED5" w:rsidRDefault="00500ED5" w:rsidP="00500ED5"/>
    <w:p w14:paraId="4DAA22A9" w14:textId="553FD624" w:rsidR="00500ED5" w:rsidRDefault="00500ED5" w:rsidP="00500ED5"/>
    <w:p w14:paraId="0D070C48" w14:textId="77777777" w:rsidR="00500ED5" w:rsidRPr="00500ED5" w:rsidRDefault="00500ED5" w:rsidP="00500ED5"/>
    <w:p w14:paraId="21E934F5" w14:textId="77777777" w:rsidR="009C1390" w:rsidRDefault="009C1390" w:rsidP="009E119B">
      <w:pPr>
        <w:pStyle w:val="DraftHeading1"/>
        <w:tabs>
          <w:tab w:val="right" w:pos="680"/>
        </w:tabs>
        <w:ind w:left="850" w:hanging="850"/>
      </w:pPr>
      <w:r>
        <w:lastRenderedPageBreak/>
        <w:tab/>
      </w:r>
      <w:bookmarkStart w:id="25" w:name="_Toc226010009"/>
      <w:r>
        <w:t>8</w:t>
      </w:r>
      <w:r w:rsidR="009E119B">
        <w:tab/>
      </w:r>
      <w:r>
        <w:t>Traffic control centre</w:t>
      </w:r>
      <w:bookmarkEnd w:id="25"/>
    </w:p>
    <w:p w14:paraId="0AA169E8" w14:textId="77777777" w:rsidR="009C1390" w:rsidRDefault="009C1390">
      <w:pPr>
        <w:pStyle w:val="DraftHeading2"/>
        <w:tabs>
          <w:tab w:val="right" w:pos="1247"/>
        </w:tabs>
        <w:ind w:left="1361" w:hanging="1361"/>
      </w:pPr>
      <w:r>
        <w:tab/>
        <w:t>(1)</w:t>
      </w:r>
      <w:r>
        <w:tab/>
        <w:t>The Governor in Council may, by Order published in the Government Gazette, declare any area of land in the Project area to be the traffic control centre.</w:t>
      </w:r>
    </w:p>
    <w:p w14:paraId="6D68A705" w14:textId="77777777" w:rsidR="009C1390" w:rsidRDefault="009C1390">
      <w:pPr>
        <w:pStyle w:val="DraftHeading2"/>
        <w:tabs>
          <w:tab w:val="right" w:pos="1247"/>
        </w:tabs>
        <w:ind w:left="1361" w:hanging="1361"/>
      </w:pPr>
      <w:r>
        <w:tab/>
        <w:t>(2)</w:t>
      </w:r>
      <w:r>
        <w:tab/>
        <w:t xml:space="preserve">An Order under this section must be made on the recommendation of the Minister and the Minister administering the </w:t>
      </w:r>
      <w:r>
        <w:rPr>
          <w:b/>
          <w:bCs/>
        </w:rPr>
        <w:t>Planning and Environment Act</w:t>
      </w:r>
      <w:r>
        <w:t xml:space="preserve"> </w:t>
      </w:r>
      <w:r>
        <w:rPr>
          <w:b/>
          <w:bCs/>
        </w:rPr>
        <w:t>1987</w:t>
      </w:r>
      <w:r>
        <w:t>.</w:t>
      </w:r>
    </w:p>
    <w:p w14:paraId="62DC5E6E" w14:textId="77777777" w:rsidR="009C1390" w:rsidRDefault="009C1390">
      <w:pPr>
        <w:pStyle w:val="DraftHeading2"/>
        <w:tabs>
          <w:tab w:val="right" w:pos="1247"/>
        </w:tabs>
        <w:ind w:left="1361" w:hanging="1361"/>
      </w:pPr>
      <w:r>
        <w:tab/>
        <w:t>(3)</w:t>
      </w:r>
      <w:r>
        <w:tab/>
        <w:t xml:space="preserve">The Ministers must not make a recommendation under </w:t>
      </w:r>
      <w:r w:rsidR="00334E3E">
        <w:t>subsection</w:t>
      </w:r>
      <w:r>
        <w:t xml:space="preserve"> (2) unless they have received the appropriate plans, which have been—</w:t>
      </w:r>
    </w:p>
    <w:p w14:paraId="3B1F864A" w14:textId="77777777" w:rsidR="009C1390" w:rsidRDefault="009C1390">
      <w:pPr>
        <w:pStyle w:val="DraftHeading3"/>
        <w:tabs>
          <w:tab w:val="right" w:pos="1757"/>
        </w:tabs>
        <w:ind w:left="1871" w:hanging="1871"/>
      </w:pPr>
      <w:r>
        <w:tab/>
        <w:t>(a)</w:t>
      </w:r>
      <w:r>
        <w:tab/>
        <w:t>signed by the Surveyor-General; and</w:t>
      </w:r>
    </w:p>
    <w:p w14:paraId="436FA70A" w14:textId="77777777" w:rsidR="009C1390" w:rsidRDefault="009C1390">
      <w:pPr>
        <w:pStyle w:val="DraftHeading3"/>
        <w:tabs>
          <w:tab w:val="right" w:pos="1757"/>
        </w:tabs>
        <w:ind w:left="1871" w:hanging="1871"/>
      </w:pPr>
      <w:r>
        <w:tab/>
        <w:t>(b)</w:t>
      </w:r>
      <w:r>
        <w:tab/>
        <w:t>lodged at the Central Plan Office.</w:t>
      </w:r>
    </w:p>
    <w:p w14:paraId="2D680286" w14:textId="77777777" w:rsidR="009C1390" w:rsidRDefault="009C1390" w:rsidP="009E119B">
      <w:pPr>
        <w:pStyle w:val="DraftHeading1"/>
        <w:tabs>
          <w:tab w:val="right" w:pos="680"/>
        </w:tabs>
        <w:ind w:left="850" w:hanging="850"/>
      </w:pPr>
      <w:r>
        <w:tab/>
      </w:r>
      <w:bookmarkStart w:id="26" w:name="_Toc226010010"/>
      <w:r>
        <w:t>9</w:t>
      </w:r>
      <w:r w:rsidR="009E119B">
        <w:tab/>
      </w:r>
      <w:r>
        <w:t xml:space="preserve">Application of </w:t>
      </w:r>
      <w:smartTag w:uri="urn:schemas-microsoft-com:office:smarttags" w:element="place">
        <w:smartTag w:uri="urn:schemas-microsoft-com:office:smarttags" w:element="PlaceName">
          <w:r>
            <w:t>Crown</w:t>
          </w:r>
        </w:smartTag>
        <w:r>
          <w:t xml:space="preserve"> </w:t>
        </w:r>
        <w:smartTag w:uri="urn:schemas-microsoft-com:office:smarttags" w:element="PlaceType">
          <w:r>
            <w:t>Land</w:t>
          </w:r>
        </w:smartTag>
      </w:smartTag>
      <w:r>
        <w:t xml:space="preserve"> (Reserves) Act 1978</w:t>
      </w:r>
      <w:bookmarkEnd w:id="26"/>
    </w:p>
    <w:p w14:paraId="0A35AAFF" w14:textId="77777777" w:rsidR="009C1390" w:rsidRDefault="009C1390" w:rsidP="007C7EA2">
      <w:pPr>
        <w:pStyle w:val="BodySectionSub"/>
      </w:pPr>
      <w:r>
        <w:t xml:space="preserve">For the purposes of this Act,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t xml:space="preserve"> </w:t>
      </w:r>
      <w:r>
        <w:rPr>
          <w:b/>
          <w:bCs/>
        </w:rPr>
        <w:t>(Reserves) Act 1978</w:t>
      </w:r>
      <w:r>
        <w:t xml:space="preserve"> is deemed to have effect as if, in that Act, the terms </w:t>
      </w:r>
      <w:r w:rsidRPr="007C7EA2">
        <w:rPr>
          <w:b/>
          <w:bCs/>
          <w:i/>
          <w:iCs/>
        </w:rPr>
        <w:t>land</w:t>
      </w:r>
      <w:r>
        <w:t xml:space="preserve"> and </w:t>
      </w:r>
      <w:r w:rsidRPr="007C7EA2">
        <w:rPr>
          <w:b/>
          <w:bCs/>
          <w:i/>
          <w:iCs/>
        </w:rPr>
        <w:t>Crown land</w:t>
      </w:r>
      <w:r>
        <w:t xml:space="preserve"> had the same meanings as in this Act.</w:t>
      </w:r>
    </w:p>
    <w:p w14:paraId="47EDA3B8" w14:textId="77777777" w:rsidR="005E6694" w:rsidRDefault="005E6694" w:rsidP="00905A63">
      <w:pPr>
        <w:pStyle w:val="SideNote"/>
        <w:framePr w:wrap="around"/>
      </w:pPr>
      <w:r>
        <w:t xml:space="preserve">S. 10 substituted by No. </w:t>
      </w:r>
      <w:r w:rsidR="00CF4372">
        <w:t>14/2005</w:t>
      </w:r>
      <w:r>
        <w:t xml:space="preserve"> s. 9.</w:t>
      </w:r>
    </w:p>
    <w:p w14:paraId="02AEB4B2" w14:textId="77777777" w:rsidR="0015555E" w:rsidRDefault="005E6694" w:rsidP="009E119B">
      <w:pPr>
        <w:pStyle w:val="DraftHeading1"/>
        <w:tabs>
          <w:tab w:val="right" w:pos="680"/>
        </w:tabs>
        <w:ind w:left="850" w:hanging="850"/>
      </w:pPr>
      <w:r>
        <w:tab/>
      </w:r>
      <w:bookmarkStart w:id="27" w:name="_Toc226010011"/>
      <w:r w:rsidRPr="005E6694">
        <w:t>10</w:t>
      </w:r>
      <w:r w:rsidR="009E119B">
        <w:tab/>
      </w:r>
      <w:r>
        <w:t>Freeway Corporation</w:t>
      </w:r>
      <w:bookmarkEnd w:id="27"/>
    </w:p>
    <w:p w14:paraId="0356C4E5" w14:textId="77777777" w:rsidR="005E6694" w:rsidRDefault="005E6694" w:rsidP="005E6694">
      <w:pPr>
        <w:pStyle w:val="DraftHeading3"/>
        <w:tabs>
          <w:tab w:val="right" w:pos="1247"/>
        </w:tabs>
        <w:ind w:left="1361" w:hanging="1361"/>
      </w:pPr>
      <w:r>
        <w:tab/>
      </w:r>
      <w:r w:rsidRPr="005E6694">
        <w:t>(1)</w:t>
      </w:r>
      <w:r>
        <w:tab/>
        <w:t>Subject to this section, ConnectEast Pty Limited A.C.N. 101 213 263 is the Freeway Corporation.</w:t>
      </w:r>
    </w:p>
    <w:p w14:paraId="32CC2976" w14:textId="3DCB7195" w:rsidR="005E6694" w:rsidRDefault="005E6694" w:rsidP="005E6694">
      <w:pPr>
        <w:pStyle w:val="DraftHeading3"/>
        <w:tabs>
          <w:tab w:val="right" w:pos="1247"/>
        </w:tabs>
        <w:ind w:left="1361" w:hanging="1361"/>
      </w:pPr>
      <w:r>
        <w:tab/>
      </w:r>
      <w:r w:rsidRPr="005E6694">
        <w:t>(2)</w:t>
      </w:r>
      <w:r>
        <w:tab/>
        <w:t>If the person who is, for the time being, the Freeway Corporation agrees to the declaration of another person as the Freeway Corporation in its place, the Governor in Council may, by Order published in the Government Gazette, declare that other person to be the Freeway Corporation.</w:t>
      </w:r>
    </w:p>
    <w:p w14:paraId="40D12CBB" w14:textId="26DBB529" w:rsidR="00500ED5" w:rsidRDefault="00500ED5" w:rsidP="00500ED5"/>
    <w:p w14:paraId="55C1A582" w14:textId="78F6CCCF" w:rsidR="00500ED5" w:rsidRDefault="00500ED5" w:rsidP="00500ED5"/>
    <w:p w14:paraId="2F1C17AA" w14:textId="77777777" w:rsidR="00500ED5" w:rsidRPr="00500ED5" w:rsidRDefault="00500ED5" w:rsidP="00500ED5"/>
    <w:p w14:paraId="2E346EA8" w14:textId="5869CD31" w:rsidR="00790D79" w:rsidRPr="00790D79" w:rsidRDefault="005E6694" w:rsidP="002F7B91">
      <w:pPr>
        <w:pStyle w:val="DraftHeading3"/>
        <w:tabs>
          <w:tab w:val="right" w:pos="1247"/>
        </w:tabs>
        <w:ind w:left="1361" w:hanging="1361"/>
      </w:pPr>
      <w:r>
        <w:lastRenderedPageBreak/>
        <w:tab/>
      </w:r>
      <w:r w:rsidRPr="005E6694">
        <w:t>(3)</w:t>
      </w:r>
      <w:r>
        <w:tab/>
        <w:t>If the Agreement is terminated, the Governor in Council may, by Order published in the Government Gazette—</w:t>
      </w:r>
    </w:p>
    <w:p w14:paraId="2C85E0EC" w14:textId="77777777" w:rsidR="005E6694" w:rsidRDefault="005E6694" w:rsidP="005E6694">
      <w:pPr>
        <w:pStyle w:val="DraftHeading3"/>
        <w:tabs>
          <w:tab w:val="right" w:pos="1757"/>
        </w:tabs>
        <w:ind w:left="1871" w:hanging="1871"/>
      </w:pPr>
      <w:r>
        <w:tab/>
      </w:r>
      <w:r w:rsidRPr="005E6694">
        <w:t>(a)</w:t>
      </w:r>
      <w:r>
        <w:tab/>
        <w:t>declare that the person who, immediately before the termination, was the Freeway Corporation has ceased to be the Freeway Corporation; and</w:t>
      </w:r>
    </w:p>
    <w:p w14:paraId="271298ED" w14:textId="77777777" w:rsidR="005E6694" w:rsidRDefault="005E6694" w:rsidP="005E6694">
      <w:pPr>
        <w:pStyle w:val="DraftHeading3"/>
        <w:tabs>
          <w:tab w:val="right" w:pos="1757"/>
        </w:tabs>
        <w:ind w:left="1871" w:hanging="1871"/>
      </w:pPr>
      <w:r>
        <w:tab/>
      </w:r>
      <w:r w:rsidRPr="005E6694">
        <w:t>(b)</w:t>
      </w:r>
      <w:r>
        <w:tab/>
        <w:t>declare a person specified in the Order to be the Freeway Corporation.</w:t>
      </w:r>
    </w:p>
    <w:p w14:paraId="0F8171C0" w14:textId="02509B15" w:rsidR="00EA06A1" w:rsidRDefault="005E6694" w:rsidP="005E6694">
      <w:pPr>
        <w:pStyle w:val="DraftHeading2"/>
        <w:tabs>
          <w:tab w:val="right" w:pos="1247"/>
        </w:tabs>
        <w:ind w:left="1361" w:hanging="1361"/>
      </w:pPr>
      <w:r>
        <w:tab/>
      </w:r>
      <w:r w:rsidRPr="005E6694">
        <w:t>(4)</w:t>
      </w:r>
      <w:r>
        <w:tab/>
        <w:t>An Order under this section takes effect on the day that it is published in the Government Gazette, or if a later day is specified in the Order, on that later day.</w:t>
      </w:r>
    </w:p>
    <w:p w14:paraId="73F58852" w14:textId="77777777" w:rsidR="009C1390" w:rsidRDefault="009C1390" w:rsidP="009E119B">
      <w:pPr>
        <w:pStyle w:val="DraftHeading1"/>
        <w:tabs>
          <w:tab w:val="right" w:pos="680"/>
        </w:tabs>
        <w:ind w:left="850" w:hanging="850"/>
      </w:pPr>
      <w:r>
        <w:tab/>
      </w:r>
      <w:bookmarkStart w:id="28" w:name="_Toc226010012"/>
      <w:r>
        <w:t>11</w:t>
      </w:r>
      <w:r w:rsidR="009E119B">
        <w:tab/>
      </w:r>
      <w:r>
        <w:t>Freeway Corporation not to be public authority</w:t>
      </w:r>
      <w:bookmarkEnd w:id="28"/>
    </w:p>
    <w:p w14:paraId="2D7BAD1F" w14:textId="77777777" w:rsidR="009C1390" w:rsidRDefault="009C1390">
      <w:pPr>
        <w:pStyle w:val="BodySectionSub"/>
      </w:pPr>
      <w:r>
        <w:t>The person who is for the time being the Freeway Corporation is not a public authority within the meaning of any enactment by reason only that it is the Freeway Corporation.</w:t>
      </w:r>
    </w:p>
    <w:p w14:paraId="7CAD577F" w14:textId="77777777" w:rsidR="005E6694" w:rsidRDefault="005E6694" w:rsidP="00905A63">
      <w:pPr>
        <w:pStyle w:val="SideNote"/>
        <w:framePr w:wrap="around"/>
      </w:pPr>
      <w:r>
        <w:t xml:space="preserve">S. 12 substituted by No. </w:t>
      </w:r>
      <w:r w:rsidR="00CF4372">
        <w:t>14/2005</w:t>
      </w:r>
      <w:r>
        <w:t xml:space="preserve"> s. 10.</w:t>
      </w:r>
    </w:p>
    <w:p w14:paraId="2102B027" w14:textId="77777777" w:rsidR="005E6694" w:rsidRDefault="005E6694" w:rsidP="009E119B">
      <w:pPr>
        <w:pStyle w:val="DraftHeading1"/>
        <w:tabs>
          <w:tab w:val="right" w:pos="680"/>
        </w:tabs>
        <w:ind w:left="850" w:hanging="850"/>
        <w:rPr>
          <w:bCs/>
        </w:rPr>
      </w:pPr>
      <w:r>
        <w:tab/>
      </w:r>
      <w:bookmarkStart w:id="29" w:name="_Toc226010013"/>
      <w:r w:rsidRPr="005E6694">
        <w:t>12</w:t>
      </w:r>
      <w:r w:rsidR="009E119B">
        <w:tab/>
      </w:r>
      <w:r>
        <w:t>Delegation by Freeway Corporation</w:t>
      </w:r>
      <w:bookmarkEnd w:id="29"/>
    </w:p>
    <w:p w14:paraId="7F2C9C4F" w14:textId="77777777" w:rsidR="005E6694" w:rsidRDefault="005E6694" w:rsidP="005E6694">
      <w:pPr>
        <w:pStyle w:val="DraftHeading3"/>
        <w:tabs>
          <w:tab w:val="right" w:pos="1247"/>
        </w:tabs>
        <w:ind w:left="1361" w:hanging="1361"/>
      </w:pPr>
      <w:r>
        <w:tab/>
      </w:r>
      <w:r w:rsidRPr="005E6694">
        <w:t>(1)</w:t>
      </w:r>
      <w:r>
        <w:tab/>
        <w:t>Subject to this section, the Freeway Corporation may, by instrument, delegate to an approved corporation any of the powers and functions of the Freeway Corporation under—</w:t>
      </w:r>
    </w:p>
    <w:p w14:paraId="6D75823A" w14:textId="77777777" w:rsidR="005E6694" w:rsidRDefault="005E6694" w:rsidP="005E6694">
      <w:pPr>
        <w:pStyle w:val="DraftHeading3"/>
        <w:tabs>
          <w:tab w:val="right" w:pos="1757"/>
        </w:tabs>
        <w:ind w:left="1871" w:hanging="1871"/>
      </w:pPr>
      <w:r>
        <w:tab/>
      </w:r>
      <w:r w:rsidRPr="005E6694">
        <w:t>(a)</w:t>
      </w:r>
      <w:r>
        <w:tab/>
        <w:t>this Act or the regulations (except this power of delegation); or</w:t>
      </w:r>
    </w:p>
    <w:p w14:paraId="5011CAE7" w14:textId="77777777" w:rsidR="005E6694" w:rsidRDefault="005E6694" w:rsidP="005E6694">
      <w:pPr>
        <w:pStyle w:val="DraftHeading3"/>
        <w:tabs>
          <w:tab w:val="right" w:pos="1757"/>
        </w:tabs>
        <w:ind w:left="1871" w:hanging="1871"/>
      </w:pPr>
      <w:r>
        <w:tab/>
      </w:r>
      <w:r w:rsidRPr="005E6694">
        <w:t>(b)</w:t>
      </w:r>
      <w:r>
        <w:tab/>
        <w:t xml:space="preserve">the </w:t>
      </w:r>
      <w:r>
        <w:rPr>
          <w:b/>
          <w:bCs/>
        </w:rPr>
        <w:t xml:space="preserve">Road Management Act 2004 </w:t>
      </w:r>
      <w:r>
        <w:t>or the regulations under that Act; or</w:t>
      </w:r>
    </w:p>
    <w:p w14:paraId="55A1E60B" w14:textId="77777777" w:rsidR="005E6694" w:rsidRDefault="005E6694" w:rsidP="005E6694">
      <w:pPr>
        <w:pStyle w:val="DraftHeading3"/>
        <w:tabs>
          <w:tab w:val="right" w:pos="1757"/>
        </w:tabs>
        <w:ind w:left="1871" w:hanging="1871"/>
      </w:pPr>
      <w:r>
        <w:tab/>
      </w:r>
      <w:r w:rsidRPr="005E6694">
        <w:t>(c)</w:t>
      </w:r>
      <w:r>
        <w:tab/>
        <w:t xml:space="preserve">the </w:t>
      </w:r>
      <w:r>
        <w:rPr>
          <w:b/>
          <w:bCs/>
        </w:rPr>
        <w:t>Road Safety Act 1986</w:t>
      </w:r>
      <w:r>
        <w:t xml:space="preserve"> or the regulations under that Act.</w:t>
      </w:r>
    </w:p>
    <w:p w14:paraId="3F0323F0" w14:textId="77777777" w:rsidR="005E6694" w:rsidRDefault="005E6694" w:rsidP="005E6694">
      <w:pPr>
        <w:pStyle w:val="DraftHeading3"/>
        <w:tabs>
          <w:tab w:val="right" w:pos="1247"/>
        </w:tabs>
        <w:ind w:left="1361" w:hanging="1361"/>
      </w:pPr>
      <w:r>
        <w:tab/>
      </w:r>
      <w:r w:rsidRPr="005E6694">
        <w:t>(2)</w:t>
      </w:r>
      <w:r>
        <w:tab/>
        <w:t>If the Freeway Corporation delegates any power or function under this section the Freeway Corporation must publish a notice of that delega</w:t>
      </w:r>
      <w:r w:rsidR="00A63F2C">
        <w:t>tion in the Government Gazette.</w:t>
      </w:r>
    </w:p>
    <w:p w14:paraId="305E1C99" w14:textId="77777777" w:rsidR="005E6694" w:rsidRDefault="005E6694" w:rsidP="005E6694">
      <w:pPr>
        <w:pStyle w:val="DraftHeading3"/>
        <w:tabs>
          <w:tab w:val="right" w:pos="1247"/>
        </w:tabs>
        <w:ind w:left="1361" w:hanging="1361"/>
      </w:pPr>
      <w:r>
        <w:lastRenderedPageBreak/>
        <w:tab/>
      </w:r>
      <w:r w:rsidRPr="005E6694">
        <w:t>(3)</w:t>
      </w:r>
      <w:r>
        <w:tab/>
        <w:t>The Minister may recommend to the Governor in Council that a particular corporation be approved for the purpose of this section, if the Minister is satisfied that it is necessary and appropriate to do so to give effect to the Agreement.</w:t>
      </w:r>
    </w:p>
    <w:p w14:paraId="257BE244" w14:textId="77777777" w:rsidR="005E6694" w:rsidRDefault="005E6694" w:rsidP="005E6694">
      <w:pPr>
        <w:pStyle w:val="DraftHeading3"/>
        <w:tabs>
          <w:tab w:val="right" w:pos="1247"/>
        </w:tabs>
        <w:ind w:left="1361" w:hanging="1361"/>
      </w:pPr>
      <w:r>
        <w:tab/>
      </w:r>
      <w:r w:rsidRPr="005E6694">
        <w:t>(4)</w:t>
      </w:r>
      <w:r>
        <w:tab/>
        <w:t>The Governor in Council may, on the recommendation of the Minister, by Order published in the Government Gazette, approve a corporation for the purposes of this section.</w:t>
      </w:r>
    </w:p>
    <w:p w14:paraId="1CA40586" w14:textId="77777777" w:rsidR="005E6694" w:rsidRDefault="005E6694" w:rsidP="005D551E">
      <w:pPr>
        <w:pStyle w:val="DraftHeading3"/>
        <w:tabs>
          <w:tab w:val="right" w:pos="1247"/>
        </w:tabs>
        <w:ind w:left="1361" w:hanging="1361"/>
      </w:pPr>
      <w:r>
        <w:tab/>
      </w:r>
      <w:r w:rsidRPr="005E6694">
        <w:t>(5)</w:t>
      </w:r>
      <w:r>
        <w:tab/>
        <w:t xml:space="preserve">In this section </w:t>
      </w:r>
      <w:r w:rsidRPr="005D551E">
        <w:rPr>
          <w:b/>
          <w:bCs/>
          <w:i/>
          <w:iCs/>
        </w:rPr>
        <w:t>approved corporation</w:t>
      </w:r>
      <w:r>
        <w:rPr>
          <w:b/>
          <w:bCs/>
        </w:rPr>
        <w:t xml:space="preserve"> </w:t>
      </w:r>
      <w:r>
        <w:t>means—</w:t>
      </w:r>
    </w:p>
    <w:p w14:paraId="5B74AFB5" w14:textId="77777777" w:rsidR="005E6694" w:rsidRDefault="005E6694" w:rsidP="005E6694">
      <w:pPr>
        <w:pStyle w:val="DraftHeading3"/>
        <w:tabs>
          <w:tab w:val="right" w:pos="1757"/>
        </w:tabs>
        <w:ind w:left="1871" w:hanging="1871"/>
      </w:pPr>
      <w:r>
        <w:tab/>
      </w:r>
      <w:r w:rsidRPr="005E6694">
        <w:t>(a)</w:t>
      </w:r>
      <w:r>
        <w:tab/>
        <w:t>a Concessionaire within the meaning of the Agreement; or</w:t>
      </w:r>
    </w:p>
    <w:p w14:paraId="26859E47" w14:textId="77777777" w:rsidR="005E6694" w:rsidRDefault="005E6694" w:rsidP="005E6694">
      <w:pPr>
        <w:pStyle w:val="DraftHeading3"/>
        <w:tabs>
          <w:tab w:val="right" w:pos="1757"/>
        </w:tabs>
        <w:ind w:left="1871" w:hanging="1871"/>
      </w:pPr>
      <w:r>
        <w:tab/>
      </w:r>
      <w:r w:rsidRPr="005E6694">
        <w:t>(b)</w:t>
      </w:r>
      <w:r>
        <w:tab/>
        <w:t>the Construction Contractor within the meaning of the Agreement; or</w:t>
      </w:r>
    </w:p>
    <w:p w14:paraId="6F15D65E" w14:textId="77777777" w:rsidR="005E6694" w:rsidRDefault="005E6694" w:rsidP="005E6694">
      <w:pPr>
        <w:pStyle w:val="DraftHeading3"/>
        <w:tabs>
          <w:tab w:val="right" w:pos="1757"/>
        </w:tabs>
        <w:ind w:left="1871" w:hanging="1871"/>
      </w:pPr>
      <w:r>
        <w:tab/>
      </w:r>
      <w:r w:rsidRPr="005E6694">
        <w:t>(c)</w:t>
      </w:r>
      <w:r>
        <w:tab/>
        <w:t>the Operator within the meaning of the Agreement; or</w:t>
      </w:r>
    </w:p>
    <w:p w14:paraId="33CDC66A" w14:textId="77777777" w:rsidR="005E6694" w:rsidRDefault="005E6694" w:rsidP="005E6694">
      <w:pPr>
        <w:pStyle w:val="DraftHeading3"/>
        <w:tabs>
          <w:tab w:val="right" w:pos="1757"/>
        </w:tabs>
        <w:ind w:left="1871" w:hanging="1871"/>
      </w:pPr>
      <w:r>
        <w:tab/>
      </w:r>
      <w:r w:rsidRPr="005E6694">
        <w:t>(d)</w:t>
      </w:r>
      <w:r>
        <w:tab/>
        <w:t>a corpora</w:t>
      </w:r>
      <w:r w:rsidR="008D0C4D">
        <w:t xml:space="preserve">tion approved under </w:t>
      </w:r>
      <w:r w:rsidR="00334E3E">
        <w:t>subsection</w:t>
      </w:r>
      <w:r w:rsidR="008D0C4D">
        <w:t> </w:t>
      </w:r>
      <w:r>
        <w:t>(4).</w:t>
      </w:r>
    </w:p>
    <w:p w14:paraId="7841AA7E" w14:textId="77777777" w:rsidR="009C1390" w:rsidRDefault="009C1390" w:rsidP="009E119B">
      <w:pPr>
        <w:pStyle w:val="DraftHeading1"/>
        <w:tabs>
          <w:tab w:val="right" w:pos="680"/>
        </w:tabs>
        <w:ind w:left="850" w:hanging="850"/>
      </w:pPr>
      <w:r>
        <w:tab/>
      </w:r>
      <w:bookmarkStart w:id="30" w:name="_Toc226010014"/>
      <w:r>
        <w:t>13</w:t>
      </w:r>
      <w:r w:rsidR="009E119B">
        <w:tab/>
      </w:r>
      <w:r>
        <w:t>Delegation by Minister</w:t>
      </w:r>
      <w:bookmarkEnd w:id="30"/>
    </w:p>
    <w:p w14:paraId="0A36A9C0" w14:textId="77777777" w:rsidR="005E6694" w:rsidRDefault="005E6694" w:rsidP="00905A63">
      <w:pPr>
        <w:pStyle w:val="SideNote"/>
        <w:framePr w:wrap="around"/>
      </w:pPr>
      <w:r>
        <w:t xml:space="preserve">S. 13(1) substituted by No. </w:t>
      </w:r>
      <w:r w:rsidR="00CF4372">
        <w:t>14/2005</w:t>
      </w:r>
      <w:r>
        <w:t xml:space="preserve"> s. 11.</w:t>
      </w:r>
    </w:p>
    <w:p w14:paraId="6E1AD588" w14:textId="77777777" w:rsidR="005E6694" w:rsidRDefault="005E6694" w:rsidP="005E6694">
      <w:pPr>
        <w:pStyle w:val="DraftHeading3"/>
        <w:tabs>
          <w:tab w:val="right" w:pos="1247"/>
        </w:tabs>
        <w:ind w:left="1361" w:hanging="1361"/>
      </w:pPr>
      <w:r>
        <w:tab/>
      </w:r>
      <w:r w:rsidRPr="005E6694">
        <w:t>(1)</w:t>
      </w:r>
      <w:r>
        <w:tab/>
        <w:t>The Minister may, by instrument, delegate any of the powers of the Minister under this Act or the Agreement to—</w:t>
      </w:r>
    </w:p>
    <w:p w14:paraId="167EB7BF" w14:textId="77777777" w:rsidR="004302BA" w:rsidRPr="004302BA" w:rsidRDefault="005E6694" w:rsidP="00790D79">
      <w:pPr>
        <w:pStyle w:val="DraftHeading3"/>
        <w:tabs>
          <w:tab w:val="right" w:pos="1757"/>
        </w:tabs>
        <w:ind w:left="1871" w:hanging="1871"/>
      </w:pPr>
      <w:r>
        <w:tab/>
      </w:r>
      <w:r w:rsidRPr="005E6694">
        <w:t>(a)</w:t>
      </w:r>
      <w:r>
        <w:tab/>
        <w:t>the Authority; or</w:t>
      </w:r>
    </w:p>
    <w:p w14:paraId="165BDF40" w14:textId="77777777" w:rsidR="00A828C4" w:rsidRDefault="00A828C4" w:rsidP="00905A63">
      <w:pPr>
        <w:pStyle w:val="SideNote"/>
        <w:framePr w:wrap="around"/>
      </w:pPr>
      <w:r>
        <w:t>S. 13(1)(b) repealed by No. 49/2019 s. 186(Sch. 4 item 15.5).</w:t>
      </w:r>
    </w:p>
    <w:p w14:paraId="5D904AF4" w14:textId="77777777" w:rsidR="00A828C4" w:rsidRDefault="00A828C4" w:rsidP="00A828C4">
      <w:pPr>
        <w:pStyle w:val="Stars"/>
      </w:pPr>
      <w:r>
        <w:tab/>
        <w:t>*</w:t>
      </w:r>
      <w:r>
        <w:tab/>
        <w:t>*</w:t>
      </w:r>
      <w:r>
        <w:tab/>
        <w:t>*</w:t>
      </w:r>
      <w:r>
        <w:tab/>
        <w:t>*</w:t>
      </w:r>
      <w:r>
        <w:tab/>
        <w:t>*</w:t>
      </w:r>
    </w:p>
    <w:p w14:paraId="03984F08" w14:textId="77777777" w:rsidR="004302BA" w:rsidRDefault="004302BA" w:rsidP="00790D79">
      <w:pPr>
        <w:spacing w:before="0"/>
      </w:pPr>
    </w:p>
    <w:p w14:paraId="051C97F6" w14:textId="77777777" w:rsidR="00790D79" w:rsidRPr="004302BA" w:rsidRDefault="00790D79" w:rsidP="00790D79">
      <w:pPr>
        <w:spacing w:before="0"/>
      </w:pPr>
    </w:p>
    <w:p w14:paraId="34FE78BB" w14:textId="77777777" w:rsidR="0017213E" w:rsidRPr="0017213E" w:rsidRDefault="0017213E" w:rsidP="00790D79">
      <w:pPr>
        <w:spacing w:before="0"/>
      </w:pPr>
    </w:p>
    <w:p w14:paraId="216A78E6" w14:textId="77777777" w:rsidR="005E6694" w:rsidRDefault="005E6694" w:rsidP="005E6694">
      <w:pPr>
        <w:pStyle w:val="DraftHeading3"/>
        <w:tabs>
          <w:tab w:val="right" w:pos="1757"/>
        </w:tabs>
        <w:ind w:left="1871" w:hanging="1871"/>
      </w:pPr>
      <w:r>
        <w:tab/>
      </w:r>
      <w:r w:rsidRPr="005E6694">
        <w:t>(c)</w:t>
      </w:r>
      <w:r>
        <w:tab/>
        <w:t xml:space="preserve">a person employed under Part 3 of the </w:t>
      </w:r>
      <w:r>
        <w:rPr>
          <w:b/>
          <w:bCs/>
        </w:rPr>
        <w:t>Public Administration Act 2004</w:t>
      </w:r>
      <w:r>
        <w:t>; or</w:t>
      </w:r>
    </w:p>
    <w:p w14:paraId="0CACD6AA" w14:textId="4A4F1960" w:rsidR="005E6694" w:rsidRDefault="005E6694" w:rsidP="005E6694">
      <w:pPr>
        <w:pStyle w:val="DraftHeading3"/>
        <w:tabs>
          <w:tab w:val="right" w:pos="1757"/>
        </w:tabs>
        <w:ind w:left="1871" w:hanging="1871"/>
      </w:pPr>
      <w:r>
        <w:tab/>
      </w:r>
      <w:r w:rsidRPr="005E6694">
        <w:t>(d)</w:t>
      </w:r>
      <w:r>
        <w:tab/>
        <w:t>a public authority.</w:t>
      </w:r>
    </w:p>
    <w:p w14:paraId="578D5CBA" w14:textId="0806DD55" w:rsidR="00500ED5" w:rsidRDefault="00500ED5" w:rsidP="00500ED5"/>
    <w:p w14:paraId="0A65BAA2" w14:textId="77777777" w:rsidR="00500ED5" w:rsidRPr="00500ED5" w:rsidRDefault="00500ED5" w:rsidP="00500ED5"/>
    <w:p w14:paraId="69742AE7" w14:textId="77777777" w:rsidR="009C1390" w:rsidRDefault="009C1390">
      <w:pPr>
        <w:pStyle w:val="DraftHeading2"/>
        <w:tabs>
          <w:tab w:val="right" w:pos="1247"/>
        </w:tabs>
        <w:ind w:left="1361" w:hanging="1361"/>
      </w:pPr>
      <w:r>
        <w:lastRenderedPageBreak/>
        <w:tab/>
        <w:t>(2)</w:t>
      </w:r>
      <w:r>
        <w:tab/>
        <w:t xml:space="preserve">A delegate of a power under </w:t>
      </w:r>
      <w:r w:rsidR="00334E3E">
        <w:t>subsection</w:t>
      </w:r>
      <w:r>
        <w:t xml:space="preserve"> (1) may, subject to any conditions to which the delegation is subject, sub-delegate that power to any other person or persons or body if the instrument of delegation authorises its sub-delegation.</w:t>
      </w:r>
    </w:p>
    <w:p w14:paraId="289EDCE6" w14:textId="77777777" w:rsidR="009C1390" w:rsidRDefault="009C1390">
      <w:pPr>
        <w:pStyle w:val="DraftHeading2"/>
        <w:tabs>
          <w:tab w:val="right" w:pos="1247"/>
        </w:tabs>
        <w:ind w:left="1361" w:hanging="1361"/>
      </w:pPr>
      <w:r>
        <w:tab/>
        <w:t>(3)</w:t>
      </w:r>
      <w:r>
        <w:tab/>
        <w:t xml:space="preserve">Sections 42 and 42A of the </w:t>
      </w:r>
      <w:r>
        <w:rPr>
          <w:b/>
          <w:bCs/>
        </w:rPr>
        <w:t>Interpretation of</w:t>
      </w:r>
      <w:r>
        <w:t xml:space="preserve"> </w:t>
      </w:r>
      <w:r>
        <w:rPr>
          <w:b/>
          <w:bCs/>
        </w:rPr>
        <w:t xml:space="preserve">Legislation Act 1984 </w:t>
      </w:r>
      <w:r>
        <w:t>apply to a sub-delegation authorised by this section in the same way as they apply to a delegation.</w:t>
      </w:r>
    </w:p>
    <w:p w14:paraId="718D3C7E" w14:textId="77777777" w:rsidR="00A63F2C" w:rsidRDefault="009C1390" w:rsidP="009E119B">
      <w:pPr>
        <w:pStyle w:val="DraftHeading1"/>
        <w:tabs>
          <w:tab w:val="right" w:pos="680"/>
        </w:tabs>
        <w:ind w:left="850" w:hanging="850"/>
      </w:pPr>
      <w:r>
        <w:tab/>
      </w:r>
      <w:bookmarkStart w:id="31" w:name="_Toc226010015"/>
      <w:r>
        <w:t>14</w:t>
      </w:r>
      <w:r w:rsidR="009E119B">
        <w:tab/>
      </w:r>
      <w:r>
        <w:t>Act to bind Crown</w:t>
      </w:r>
      <w:bookmarkEnd w:id="31"/>
    </w:p>
    <w:p w14:paraId="52569EEA" w14:textId="77777777" w:rsidR="009C1390" w:rsidRDefault="009C1390" w:rsidP="008D0C4D">
      <w:pPr>
        <w:pStyle w:val="BodySectionSub"/>
      </w:pPr>
      <w:r>
        <w:t>This Act binds the Crown in right of Victoria and, as far as the legislative power of the Parliament permits, the Crown in all its other capacities.</w:t>
      </w:r>
    </w:p>
    <w:p w14:paraId="601B5BA3" w14:textId="77777777" w:rsidR="00D10CC8" w:rsidRDefault="00D10CC8">
      <w:pPr>
        <w:suppressLineNumbers w:val="0"/>
        <w:overflowPunct/>
        <w:autoSpaceDE/>
        <w:autoSpaceDN/>
        <w:adjustRightInd/>
        <w:spacing w:before="0"/>
        <w:textAlignment w:val="auto"/>
        <w:rPr>
          <w:b/>
          <w:sz w:val="32"/>
        </w:rPr>
      </w:pPr>
      <w:r>
        <w:rPr>
          <w:caps/>
          <w:sz w:val="32"/>
        </w:rPr>
        <w:br w:type="page"/>
      </w:r>
    </w:p>
    <w:p w14:paraId="149753E2" w14:textId="77777777" w:rsidR="009C1390" w:rsidRPr="00D10CC8" w:rsidRDefault="009C1390" w:rsidP="00D10CC8">
      <w:pPr>
        <w:pStyle w:val="Heading-PART"/>
        <w:rPr>
          <w:caps w:val="0"/>
          <w:sz w:val="32"/>
        </w:rPr>
      </w:pPr>
      <w:bookmarkStart w:id="32" w:name="_Toc226010016"/>
      <w:r w:rsidRPr="00D10CC8">
        <w:rPr>
          <w:caps w:val="0"/>
          <w:sz w:val="32"/>
        </w:rPr>
        <w:lastRenderedPageBreak/>
        <w:t>Part 2</w:t>
      </w:r>
      <w:r w:rsidRPr="00D10CC8">
        <w:rPr>
          <w:bCs/>
          <w:caps w:val="0"/>
          <w:sz w:val="32"/>
        </w:rPr>
        <w:t>—</w:t>
      </w:r>
      <w:r w:rsidRPr="00D10CC8">
        <w:rPr>
          <w:caps w:val="0"/>
          <w:sz w:val="32"/>
        </w:rPr>
        <w:t>The Agreement</w:t>
      </w:r>
      <w:bookmarkEnd w:id="32"/>
    </w:p>
    <w:p w14:paraId="0C79CC83" w14:textId="77777777" w:rsidR="009C1390" w:rsidRPr="00D10CC8" w:rsidRDefault="009C1390" w:rsidP="00D10CC8">
      <w:pPr>
        <w:pStyle w:val="Heading-DIVISION"/>
        <w:rPr>
          <w:sz w:val="28"/>
        </w:rPr>
      </w:pPr>
      <w:bookmarkStart w:id="33" w:name="_Toc226010017"/>
      <w:r w:rsidRPr="00D10CC8">
        <w:rPr>
          <w:sz w:val="28"/>
        </w:rPr>
        <w:t>Division 1—The Agreement for the Project</w:t>
      </w:r>
      <w:bookmarkEnd w:id="33"/>
    </w:p>
    <w:p w14:paraId="37A7750A" w14:textId="77777777" w:rsidR="009C1390" w:rsidRDefault="009C1390" w:rsidP="009E119B">
      <w:pPr>
        <w:pStyle w:val="DraftHeading1"/>
        <w:tabs>
          <w:tab w:val="right" w:pos="680"/>
        </w:tabs>
        <w:ind w:left="850" w:hanging="850"/>
      </w:pPr>
      <w:r>
        <w:tab/>
      </w:r>
      <w:bookmarkStart w:id="34" w:name="_Toc226010018"/>
      <w:r>
        <w:t>15</w:t>
      </w:r>
      <w:r w:rsidR="009E119B">
        <w:tab/>
      </w:r>
      <w:r>
        <w:t>Power to enter into Agreement</w:t>
      </w:r>
      <w:bookmarkEnd w:id="34"/>
    </w:p>
    <w:p w14:paraId="2E41C3FF" w14:textId="77777777" w:rsidR="009C1390" w:rsidRDefault="009C1390">
      <w:pPr>
        <w:pStyle w:val="DraftHeading2"/>
        <w:tabs>
          <w:tab w:val="right" w:pos="1247"/>
        </w:tabs>
        <w:ind w:left="1361" w:hanging="1361"/>
      </w:pPr>
      <w:r>
        <w:tab/>
        <w:t>(1)</w:t>
      </w:r>
      <w:r>
        <w:tab/>
        <w:t>The Minister, after consultation with the Treasurer, may enter into, for and on behalf of the State, an agreement for the Project.</w:t>
      </w:r>
    </w:p>
    <w:p w14:paraId="2C08CC6E" w14:textId="77777777" w:rsidR="009C1390" w:rsidRDefault="009C1390">
      <w:pPr>
        <w:pStyle w:val="DraftHeading2"/>
        <w:tabs>
          <w:tab w:val="right" w:pos="1247"/>
        </w:tabs>
        <w:ind w:left="1361" w:hanging="1361"/>
      </w:pPr>
      <w:r>
        <w:tab/>
        <w:t>(2)</w:t>
      </w:r>
      <w:r>
        <w:tab/>
        <w:t>The agreement must be in writing.</w:t>
      </w:r>
    </w:p>
    <w:p w14:paraId="689753AD" w14:textId="77777777" w:rsidR="009C1390" w:rsidRDefault="009C1390">
      <w:pPr>
        <w:pStyle w:val="DraftHeading2"/>
        <w:tabs>
          <w:tab w:val="right" w:pos="1247"/>
        </w:tabs>
        <w:ind w:left="1361" w:hanging="1361"/>
      </w:pPr>
      <w:r>
        <w:tab/>
        <w:t>(3)</w:t>
      </w:r>
      <w:r>
        <w:tab/>
        <w:t xml:space="preserve">Without limiting </w:t>
      </w:r>
      <w:r w:rsidR="00334E3E">
        <w:t>subsection</w:t>
      </w:r>
      <w:r>
        <w:t xml:space="preserve"> (1), the agreement may provide for the design, construction, finance, lease, operation, maintenance, repair, transfer, modification, up-grade and management of the Project.</w:t>
      </w:r>
    </w:p>
    <w:p w14:paraId="10720B23" w14:textId="77777777" w:rsidR="009C1390" w:rsidRDefault="009C1390" w:rsidP="009E119B">
      <w:pPr>
        <w:pStyle w:val="DraftHeading1"/>
        <w:tabs>
          <w:tab w:val="right" w:pos="680"/>
        </w:tabs>
        <w:ind w:left="850" w:hanging="850"/>
      </w:pPr>
      <w:r>
        <w:tab/>
      </w:r>
      <w:bookmarkStart w:id="35" w:name="_Toc226010019"/>
      <w:r>
        <w:t>16</w:t>
      </w:r>
      <w:r w:rsidR="009E119B">
        <w:tab/>
      </w:r>
      <w:r>
        <w:t>Power to enter into Project Documents</w:t>
      </w:r>
      <w:bookmarkEnd w:id="35"/>
    </w:p>
    <w:p w14:paraId="0221F7CA" w14:textId="77777777" w:rsidR="009C1390" w:rsidRDefault="009C1390" w:rsidP="00DA0F31">
      <w:pPr>
        <w:pStyle w:val="BodySectionSub"/>
      </w:pPr>
      <w:r>
        <w:t>The Minister, after consultation with the Treasurer, may enter into, for and on behalf of the State, any Project Document.</w:t>
      </w:r>
    </w:p>
    <w:p w14:paraId="6C2BAB17" w14:textId="77777777" w:rsidR="009C1390" w:rsidRDefault="009C1390" w:rsidP="009E119B">
      <w:pPr>
        <w:pStyle w:val="DraftHeading1"/>
        <w:tabs>
          <w:tab w:val="right" w:pos="680"/>
        </w:tabs>
        <w:ind w:left="850" w:hanging="850"/>
      </w:pPr>
      <w:r>
        <w:tab/>
      </w:r>
      <w:bookmarkStart w:id="36" w:name="_Toc226010020"/>
      <w:r>
        <w:t>17</w:t>
      </w:r>
      <w:r w:rsidR="009E119B">
        <w:tab/>
      </w:r>
      <w:r>
        <w:t>Amendment of Agreement</w:t>
      </w:r>
      <w:bookmarkEnd w:id="36"/>
    </w:p>
    <w:p w14:paraId="624F7FBA" w14:textId="77777777" w:rsidR="009C1390" w:rsidRDefault="009C1390">
      <w:pPr>
        <w:pStyle w:val="DraftHeading2"/>
        <w:tabs>
          <w:tab w:val="right" w:pos="1247"/>
        </w:tabs>
        <w:ind w:left="1361" w:hanging="1361"/>
      </w:pPr>
      <w:r>
        <w:tab/>
        <w:t>(1)</w:t>
      </w:r>
      <w:r>
        <w:tab/>
        <w:t>All or any of the provisions of the Agreement may be amended from time to time by an Amending agreement.</w:t>
      </w:r>
    </w:p>
    <w:p w14:paraId="1EE3E268" w14:textId="77777777" w:rsidR="009C1390" w:rsidRDefault="009C1390">
      <w:pPr>
        <w:pStyle w:val="DraftHeading2"/>
        <w:tabs>
          <w:tab w:val="right" w:pos="1247"/>
        </w:tabs>
        <w:ind w:left="1361" w:hanging="1361"/>
      </w:pPr>
      <w:r>
        <w:tab/>
        <w:t>(2)</w:t>
      </w:r>
      <w:r>
        <w:tab/>
        <w:t>All or any of the provisions of the Agreement may be amended from time to time in accordance with the terms of the Agreement.</w:t>
      </w:r>
    </w:p>
    <w:p w14:paraId="27716F79" w14:textId="77777777" w:rsidR="009C1390" w:rsidRDefault="009C1390">
      <w:pPr>
        <w:pStyle w:val="DraftHeading2"/>
        <w:tabs>
          <w:tab w:val="right" w:pos="1247"/>
        </w:tabs>
        <w:ind w:left="1361" w:hanging="1361"/>
      </w:pPr>
      <w:r>
        <w:tab/>
        <w:t>(3)</w:t>
      </w:r>
      <w:r>
        <w:tab/>
        <w:t xml:space="preserve">A variation statement must be prepared for each amendment made under </w:t>
      </w:r>
      <w:r w:rsidR="00334E3E">
        <w:t>subsection</w:t>
      </w:r>
      <w:r>
        <w:t xml:space="preserve"> (2).</w:t>
      </w:r>
    </w:p>
    <w:p w14:paraId="45CE3791" w14:textId="77777777" w:rsidR="009C1390" w:rsidRDefault="009C1390" w:rsidP="005D551E">
      <w:pPr>
        <w:pStyle w:val="DraftHeading2"/>
        <w:tabs>
          <w:tab w:val="right" w:pos="1247"/>
        </w:tabs>
        <w:ind w:left="1361" w:hanging="1361"/>
      </w:pPr>
      <w:r>
        <w:tab/>
        <w:t>(4)</w:t>
      </w:r>
      <w:r>
        <w:tab/>
        <w:t xml:space="preserve">In this section, </w:t>
      </w:r>
      <w:r w:rsidRPr="005D551E">
        <w:rPr>
          <w:b/>
          <w:bCs/>
          <w:i/>
          <w:iCs/>
        </w:rPr>
        <w:t>amended</w:t>
      </w:r>
      <w:r>
        <w:t xml:space="preserve"> includes varied, added to, substituted, cancelled or revoked.</w:t>
      </w:r>
    </w:p>
    <w:p w14:paraId="1336A1E0" w14:textId="77777777" w:rsidR="009C1390" w:rsidRDefault="009C1390"/>
    <w:p w14:paraId="31ECCCF1" w14:textId="77777777" w:rsidR="009C1390" w:rsidRDefault="009C1390"/>
    <w:p w14:paraId="647F06BA" w14:textId="77777777" w:rsidR="009C1390" w:rsidRDefault="009C1390"/>
    <w:p w14:paraId="7831EADA" w14:textId="77777777" w:rsidR="009C1390" w:rsidRDefault="009C1390" w:rsidP="009E119B">
      <w:pPr>
        <w:pStyle w:val="DraftHeading1"/>
        <w:tabs>
          <w:tab w:val="right" w:pos="680"/>
        </w:tabs>
        <w:ind w:left="850" w:hanging="850"/>
      </w:pPr>
      <w:r>
        <w:lastRenderedPageBreak/>
        <w:tab/>
      </w:r>
      <w:bookmarkStart w:id="37" w:name="_Toc226010021"/>
      <w:r>
        <w:t>18</w:t>
      </w:r>
      <w:r w:rsidR="009E119B">
        <w:tab/>
      </w:r>
      <w:r>
        <w:t>Notice of Agreement, Amending agreement, or variation</w:t>
      </w:r>
      <w:bookmarkEnd w:id="37"/>
    </w:p>
    <w:p w14:paraId="2E0BB2DE" w14:textId="77777777" w:rsidR="009C1390" w:rsidRDefault="009C1390">
      <w:pPr>
        <w:pStyle w:val="DraftHeading2"/>
        <w:tabs>
          <w:tab w:val="right" w:pos="1247"/>
        </w:tabs>
        <w:ind w:left="1361" w:hanging="1361"/>
      </w:pPr>
      <w:r>
        <w:tab/>
        <w:t>(1)</w:t>
      </w:r>
      <w:r>
        <w:tab/>
        <w:t>The Minister must cause to be published in the Government Gazette, a notice of the making of—</w:t>
      </w:r>
    </w:p>
    <w:p w14:paraId="11D9CA4A" w14:textId="77777777" w:rsidR="009C1390" w:rsidRDefault="009C1390">
      <w:pPr>
        <w:pStyle w:val="DraftHeading3"/>
        <w:tabs>
          <w:tab w:val="right" w:pos="1757"/>
        </w:tabs>
        <w:ind w:left="1871" w:hanging="1871"/>
      </w:pPr>
      <w:r>
        <w:tab/>
        <w:t>(a)</w:t>
      </w:r>
      <w:r>
        <w:tab/>
        <w:t>the Agreement; or</w:t>
      </w:r>
    </w:p>
    <w:p w14:paraId="6B3231FA" w14:textId="77777777" w:rsidR="009C1390" w:rsidRDefault="009C1390">
      <w:pPr>
        <w:pStyle w:val="DraftHeading3"/>
        <w:tabs>
          <w:tab w:val="right" w:pos="1757"/>
        </w:tabs>
        <w:ind w:left="1871" w:hanging="1871"/>
      </w:pPr>
      <w:r>
        <w:tab/>
        <w:t>(b)</w:t>
      </w:r>
      <w:r>
        <w:tab/>
        <w:t>an Amending agreement; or</w:t>
      </w:r>
    </w:p>
    <w:p w14:paraId="7FB42D64" w14:textId="77777777" w:rsidR="009C1390" w:rsidRDefault="009C1390">
      <w:pPr>
        <w:pStyle w:val="DraftHeading3"/>
        <w:tabs>
          <w:tab w:val="right" w:pos="1757"/>
        </w:tabs>
        <w:ind w:left="1871" w:hanging="1871"/>
      </w:pPr>
      <w:r>
        <w:tab/>
        <w:t>(c)</w:t>
      </w:r>
      <w:r>
        <w:tab/>
        <w:t>a variation.</w:t>
      </w:r>
    </w:p>
    <w:p w14:paraId="3E3E52FC" w14:textId="77777777" w:rsidR="009C1390" w:rsidRDefault="009C1390">
      <w:pPr>
        <w:pStyle w:val="DraftHeading2"/>
        <w:tabs>
          <w:tab w:val="right" w:pos="1247"/>
        </w:tabs>
        <w:ind w:left="1361" w:hanging="1361"/>
      </w:pPr>
      <w:r>
        <w:tab/>
        <w:t>(2)</w:t>
      </w:r>
      <w:r>
        <w:tab/>
        <w:t>The notice must specify the place or places at which a person may inspect (as the case requires)—</w:t>
      </w:r>
    </w:p>
    <w:p w14:paraId="7802588C" w14:textId="77777777" w:rsidR="009C1390" w:rsidRDefault="009C1390">
      <w:pPr>
        <w:pStyle w:val="DraftHeading3"/>
        <w:tabs>
          <w:tab w:val="right" w:pos="1757"/>
        </w:tabs>
        <w:ind w:left="1871" w:hanging="1871"/>
      </w:pPr>
      <w:r>
        <w:tab/>
        <w:t>(a)</w:t>
      </w:r>
      <w:r>
        <w:tab/>
        <w:t>the Agreement; or</w:t>
      </w:r>
    </w:p>
    <w:p w14:paraId="0D0BEC3F" w14:textId="77777777" w:rsidR="009C1390" w:rsidRDefault="009C1390">
      <w:pPr>
        <w:pStyle w:val="DraftHeading3"/>
        <w:tabs>
          <w:tab w:val="right" w:pos="1757"/>
        </w:tabs>
        <w:ind w:left="1871" w:hanging="1871"/>
      </w:pPr>
      <w:r>
        <w:tab/>
        <w:t>(b)</w:t>
      </w:r>
      <w:r>
        <w:tab/>
        <w:t>the Amending agreement; or</w:t>
      </w:r>
    </w:p>
    <w:p w14:paraId="1D72EA41" w14:textId="77777777" w:rsidR="009C1390" w:rsidRDefault="009C1390">
      <w:pPr>
        <w:pStyle w:val="DraftHeading3"/>
        <w:tabs>
          <w:tab w:val="right" w:pos="1757"/>
        </w:tabs>
        <w:ind w:left="1871" w:hanging="1871"/>
      </w:pPr>
      <w:r>
        <w:tab/>
        <w:t>(c)</w:t>
      </w:r>
      <w:r>
        <w:tab/>
        <w:t>the variation statement.</w:t>
      </w:r>
    </w:p>
    <w:p w14:paraId="5C919062" w14:textId="77777777" w:rsidR="009C1390" w:rsidRDefault="009C1390" w:rsidP="009E119B">
      <w:pPr>
        <w:pStyle w:val="DraftHeading1"/>
        <w:tabs>
          <w:tab w:val="right" w:pos="680"/>
        </w:tabs>
        <w:ind w:left="850" w:hanging="850"/>
      </w:pPr>
      <w:r>
        <w:tab/>
      </w:r>
      <w:bookmarkStart w:id="38" w:name="_Toc226010022"/>
      <w:r>
        <w:t>19</w:t>
      </w:r>
      <w:r w:rsidR="009E119B">
        <w:tab/>
      </w:r>
      <w:r>
        <w:t>Commencement of Agreement</w:t>
      </w:r>
      <w:bookmarkEnd w:id="38"/>
    </w:p>
    <w:p w14:paraId="575CF876" w14:textId="77777777" w:rsidR="009C1390" w:rsidRDefault="009C1390">
      <w:pPr>
        <w:pStyle w:val="BodySectionSub"/>
      </w:pPr>
      <w:r>
        <w:t>The Agreement commences—</w:t>
      </w:r>
    </w:p>
    <w:p w14:paraId="24B4A02F" w14:textId="77777777" w:rsidR="009C1390" w:rsidRDefault="009C1390">
      <w:pPr>
        <w:pStyle w:val="DraftHeading3"/>
        <w:tabs>
          <w:tab w:val="right" w:pos="1757"/>
        </w:tabs>
        <w:ind w:left="1871" w:hanging="1871"/>
      </w:pPr>
      <w:r>
        <w:tab/>
        <w:t>(a)</w:t>
      </w:r>
      <w:r>
        <w:tab/>
        <w:t>when the notice of making of the Agreement is published in the Government Gazette under section 18; or</w:t>
      </w:r>
    </w:p>
    <w:p w14:paraId="4071F255" w14:textId="77777777" w:rsidR="009C1390" w:rsidRDefault="009C1390">
      <w:pPr>
        <w:pStyle w:val="DraftHeading3"/>
        <w:tabs>
          <w:tab w:val="right" w:pos="1757"/>
        </w:tabs>
        <w:ind w:left="1871" w:hanging="1871"/>
      </w:pPr>
      <w:r>
        <w:tab/>
        <w:t>(b)</w:t>
      </w:r>
      <w:r>
        <w:tab/>
        <w:t>if a later day is specified in the Agreement, on that later day.</w:t>
      </w:r>
    </w:p>
    <w:p w14:paraId="6E6A76C0" w14:textId="77777777" w:rsidR="009C1390" w:rsidRDefault="009C1390" w:rsidP="009E119B">
      <w:pPr>
        <w:pStyle w:val="DraftHeading1"/>
        <w:tabs>
          <w:tab w:val="right" w:pos="680"/>
        </w:tabs>
        <w:ind w:left="850" w:hanging="850"/>
      </w:pPr>
      <w:r>
        <w:tab/>
      </w:r>
      <w:bookmarkStart w:id="39" w:name="_Toc226010023"/>
      <w:r>
        <w:t>20</w:t>
      </w:r>
      <w:r w:rsidR="009E119B">
        <w:tab/>
      </w:r>
      <w:r>
        <w:t>Commencement of Amending agreement or variation</w:t>
      </w:r>
      <w:bookmarkEnd w:id="39"/>
    </w:p>
    <w:p w14:paraId="055A95B8" w14:textId="77777777" w:rsidR="009C1390" w:rsidRDefault="009C1390">
      <w:pPr>
        <w:pStyle w:val="DraftHeading2"/>
        <w:tabs>
          <w:tab w:val="right" w:pos="1247"/>
        </w:tabs>
        <w:ind w:left="1361" w:hanging="1361"/>
      </w:pPr>
      <w:r>
        <w:tab/>
        <w:t>(1)</w:t>
      </w:r>
      <w:r w:rsidR="009E119B">
        <w:tab/>
      </w:r>
      <w:r>
        <w:t>An Amending agreement commences—</w:t>
      </w:r>
    </w:p>
    <w:p w14:paraId="7F2E71F5" w14:textId="77777777" w:rsidR="009C1390" w:rsidRDefault="009C1390">
      <w:pPr>
        <w:pStyle w:val="DraftHeading3"/>
        <w:tabs>
          <w:tab w:val="right" w:pos="1757"/>
        </w:tabs>
        <w:ind w:left="1871" w:hanging="1871"/>
      </w:pPr>
      <w:r>
        <w:tab/>
        <w:t>(a)</w:t>
      </w:r>
      <w:r>
        <w:tab/>
        <w:t>when the notice of making of the Amending agreement is published in the Government Gazette under section 18; or</w:t>
      </w:r>
    </w:p>
    <w:p w14:paraId="33D6B419" w14:textId="77777777" w:rsidR="009C1390" w:rsidRDefault="009C1390">
      <w:pPr>
        <w:pStyle w:val="DraftHeading3"/>
        <w:tabs>
          <w:tab w:val="right" w:pos="1757"/>
        </w:tabs>
        <w:ind w:left="1871" w:hanging="1871"/>
      </w:pPr>
      <w:r>
        <w:tab/>
        <w:t>(b)</w:t>
      </w:r>
      <w:r>
        <w:tab/>
        <w:t>if a later day is specified in the Amending agreement, on that later day.</w:t>
      </w:r>
    </w:p>
    <w:p w14:paraId="4EC7F2BB" w14:textId="77777777" w:rsidR="009C1390" w:rsidRDefault="009C1390"/>
    <w:p w14:paraId="67B7CCFE" w14:textId="77777777" w:rsidR="009C1390" w:rsidRDefault="009C1390"/>
    <w:p w14:paraId="11401D0B" w14:textId="77777777" w:rsidR="009C1390" w:rsidRDefault="009C1390"/>
    <w:p w14:paraId="63A6F0A2" w14:textId="77777777" w:rsidR="009C1390" w:rsidRDefault="009C1390">
      <w:pPr>
        <w:pStyle w:val="DraftHeading2"/>
        <w:tabs>
          <w:tab w:val="right" w:pos="1247"/>
        </w:tabs>
        <w:ind w:left="1361" w:hanging="1361"/>
      </w:pPr>
      <w:r>
        <w:lastRenderedPageBreak/>
        <w:tab/>
        <w:t>(2)</w:t>
      </w:r>
      <w:r>
        <w:tab/>
        <w:t>A variation commences—</w:t>
      </w:r>
    </w:p>
    <w:p w14:paraId="166A5530" w14:textId="77777777" w:rsidR="009C1390" w:rsidRDefault="009C1390">
      <w:pPr>
        <w:pStyle w:val="DraftHeading3"/>
        <w:tabs>
          <w:tab w:val="right" w:pos="1757"/>
        </w:tabs>
        <w:ind w:left="1871" w:hanging="1871"/>
      </w:pPr>
      <w:r>
        <w:tab/>
        <w:t>(a)</w:t>
      </w:r>
      <w:r>
        <w:tab/>
        <w:t>when the notice of making of the variation is published in the Government Gazette under section 18; or</w:t>
      </w:r>
    </w:p>
    <w:p w14:paraId="0852E037" w14:textId="77777777" w:rsidR="009C1390" w:rsidRDefault="009C1390">
      <w:pPr>
        <w:pStyle w:val="DraftHeading3"/>
        <w:tabs>
          <w:tab w:val="right" w:pos="1757"/>
        </w:tabs>
        <w:ind w:left="1871" w:hanging="1871"/>
      </w:pPr>
      <w:r>
        <w:tab/>
        <w:t>(b)</w:t>
      </w:r>
      <w:r>
        <w:tab/>
        <w:t>if a later day is specified in the variation statement, on that later day.</w:t>
      </w:r>
    </w:p>
    <w:p w14:paraId="6E706649" w14:textId="77777777" w:rsidR="009C1390" w:rsidRDefault="009C1390" w:rsidP="009E119B">
      <w:pPr>
        <w:pStyle w:val="DraftHeading1"/>
        <w:tabs>
          <w:tab w:val="right" w:pos="680"/>
        </w:tabs>
        <w:ind w:left="850" w:hanging="850"/>
      </w:pPr>
      <w:r>
        <w:tab/>
      </w:r>
      <w:bookmarkStart w:id="40" w:name="_Toc226010024"/>
      <w:r>
        <w:t>21</w:t>
      </w:r>
      <w:r w:rsidR="009E119B">
        <w:tab/>
      </w:r>
      <w:r>
        <w:t>Tabling in Parliament</w:t>
      </w:r>
      <w:bookmarkEnd w:id="40"/>
    </w:p>
    <w:p w14:paraId="6910E339" w14:textId="77777777" w:rsidR="009C1390" w:rsidRDefault="009C1390">
      <w:pPr>
        <w:pStyle w:val="DraftHeading2"/>
        <w:tabs>
          <w:tab w:val="right" w:pos="1247"/>
        </w:tabs>
        <w:ind w:left="1361" w:hanging="1361"/>
      </w:pPr>
      <w:r>
        <w:tab/>
        <w:t>(1)</w:t>
      </w:r>
      <w:r>
        <w:tab/>
        <w:t>The Minister must cause a copy of the Agreement to be laid before each House of the Parliament within 6 sitting days of that House following the making of the Agreement.</w:t>
      </w:r>
    </w:p>
    <w:p w14:paraId="47E9E057" w14:textId="77777777" w:rsidR="009C1390" w:rsidRDefault="009C1390">
      <w:pPr>
        <w:pStyle w:val="DraftHeading2"/>
        <w:tabs>
          <w:tab w:val="right" w:pos="1247"/>
        </w:tabs>
        <w:ind w:left="1361" w:hanging="1361"/>
      </w:pPr>
      <w:r>
        <w:tab/>
        <w:t>(2)</w:t>
      </w:r>
      <w:r>
        <w:tab/>
        <w:t>The Minister must cause a copy of each Amending agreement to be laid before each House of the Parliament within 6 sitting days of that House following the making of the Amending agreement.</w:t>
      </w:r>
    </w:p>
    <w:p w14:paraId="72505340" w14:textId="77777777" w:rsidR="009C1390" w:rsidRDefault="009C1390">
      <w:pPr>
        <w:pStyle w:val="DraftHeading2"/>
        <w:tabs>
          <w:tab w:val="right" w:pos="1247"/>
        </w:tabs>
        <w:ind w:left="1361" w:hanging="1361"/>
      </w:pPr>
      <w:r>
        <w:tab/>
        <w:t>(3)</w:t>
      </w:r>
      <w:r>
        <w:tab/>
        <w:t>The Minister must cause a copy of each variation statement to be laid before each House of the Parliament within 6 sitting days of that House following the making of the variation.</w:t>
      </w:r>
    </w:p>
    <w:p w14:paraId="0E96C2CD" w14:textId="77777777" w:rsidR="009C1390" w:rsidRDefault="009C1390" w:rsidP="009E119B">
      <w:pPr>
        <w:pStyle w:val="DraftHeading1"/>
        <w:tabs>
          <w:tab w:val="right" w:pos="680"/>
        </w:tabs>
        <w:ind w:left="850" w:hanging="850"/>
      </w:pPr>
      <w:r>
        <w:tab/>
      </w:r>
      <w:bookmarkStart w:id="41" w:name="_Toc226010025"/>
      <w:r>
        <w:t>22</w:t>
      </w:r>
      <w:r w:rsidR="009E119B">
        <w:tab/>
      </w:r>
      <w:r>
        <w:t>Revocation</w:t>
      </w:r>
      <w:bookmarkEnd w:id="41"/>
    </w:p>
    <w:p w14:paraId="48BBF263" w14:textId="77777777" w:rsidR="009C1390" w:rsidRDefault="009C1390">
      <w:pPr>
        <w:pStyle w:val="DraftHeading2"/>
        <w:tabs>
          <w:tab w:val="right" w:pos="1247"/>
        </w:tabs>
        <w:ind w:left="1361" w:hanging="1361"/>
      </w:pPr>
      <w:r>
        <w:tab/>
        <w:t>(1)</w:t>
      </w:r>
      <w:r>
        <w:tab/>
        <w:t>The Agreement may be revoked wholly or in part by resolution of each House of the Parliament passed within 6 sitting days of that House after a copy of the Agreement is laid before that House.</w:t>
      </w:r>
    </w:p>
    <w:p w14:paraId="6D4E977B" w14:textId="77777777" w:rsidR="009C1390" w:rsidRDefault="009C1390">
      <w:pPr>
        <w:pStyle w:val="DraftHeading2"/>
        <w:tabs>
          <w:tab w:val="right" w:pos="1247"/>
        </w:tabs>
        <w:ind w:left="1361" w:hanging="1361"/>
      </w:pPr>
      <w:r>
        <w:tab/>
        <w:t>(2)</w:t>
      </w:r>
      <w:r>
        <w:tab/>
        <w:t>An Amending agreement may be revoked wholly or in part by resolution of each House of the Parliament passed within 6 sitting days of that House after a copy of the Amending agreement is laid before that House.</w:t>
      </w:r>
    </w:p>
    <w:p w14:paraId="7B162983" w14:textId="77777777" w:rsidR="009C1390" w:rsidRDefault="009C1390">
      <w:pPr>
        <w:pStyle w:val="DraftHeading2"/>
        <w:tabs>
          <w:tab w:val="right" w:pos="1247"/>
        </w:tabs>
        <w:ind w:left="1361" w:hanging="1361"/>
      </w:pPr>
      <w:r>
        <w:tab/>
        <w:t>(3)</w:t>
      </w:r>
      <w:r>
        <w:tab/>
        <w:t>A variation may be revoked wholly or in part by resolution of each House of the Parliament passed within 6 sitting days of that House after a copy of the variation statement is laid before that House.</w:t>
      </w:r>
    </w:p>
    <w:p w14:paraId="1C439315" w14:textId="77777777" w:rsidR="009C1390" w:rsidRDefault="009C1390">
      <w:pPr>
        <w:pStyle w:val="DraftHeading2"/>
        <w:tabs>
          <w:tab w:val="right" w:pos="1247"/>
        </w:tabs>
        <w:ind w:left="1361" w:hanging="1361"/>
      </w:pPr>
      <w:r>
        <w:lastRenderedPageBreak/>
        <w:tab/>
        <w:t>(4)</w:t>
      </w:r>
      <w:r>
        <w:tab/>
        <w:t>If the Agreement is not laid before a House of the Parliament within the period required by section 21(1), the Agreement is deemed to be revoked on the day immediately following the end of that period.</w:t>
      </w:r>
    </w:p>
    <w:p w14:paraId="676E5648" w14:textId="77777777" w:rsidR="009C1390" w:rsidRDefault="009C1390">
      <w:pPr>
        <w:pStyle w:val="DraftHeading2"/>
        <w:tabs>
          <w:tab w:val="right" w:pos="1247"/>
        </w:tabs>
        <w:ind w:left="1361" w:hanging="1361"/>
      </w:pPr>
      <w:r>
        <w:tab/>
        <w:t>(5)</w:t>
      </w:r>
      <w:r>
        <w:tab/>
        <w:t>If an Amending agreement is not laid before a House of the Parliament within the period required by section 21(2), the Amending agreement is deemed to be revoked on the day immediately following the end of that period.</w:t>
      </w:r>
    </w:p>
    <w:p w14:paraId="0EF0F734" w14:textId="77777777" w:rsidR="009C1390" w:rsidRDefault="009C1390">
      <w:pPr>
        <w:pStyle w:val="DraftHeading2"/>
        <w:tabs>
          <w:tab w:val="right" w:pos="1247"/>
        </w:tabs>
        <w:ind w:left="1361" w:hanging="1361"/>
      </w:pPr>
      <w:r>
        <w:tab/>
        <w:t>(6)</w:t>
      </w:r>
      <w:r>
        <w:tab/>
        <w:t>If a variation statement is not laid before a House of the Parliament within the period required by section 21(3), the variation is deemed to be revoked on the day immediately following the end of that period.</w:t>
      </w:r>
    </w:p>
    <w:p w14:paraId="4D4840B5" w14:textId="77777777" w:rsidR="009C1390" w:rsidRDefault="009C1390">
      <w:pPr>
        <w:pStyle w:val="DraftHeading2"/>
        <w:tabs>
          <w:tab w:val="right" w:pos="1247"/>
        </w:tabs>
        <w:ind w:left="1361" w:hanging="1361"/>
      </w:pPr>
      <w:r>
        <w:tab/>
        <w:t>(7)</w:t>
      </w:r>
      <w:r>
        <w:tab/>
        <w:t>The Minister must cause to be published in the Government Gazette a notice of the revocation of the Agreement, Amending agreement or variation or part of the Agreement, Amending agreement or variation.</w:t>
      </w:r>
    </w:p>
    <w:p w14:paraId="67E75025" w14:textId="77777777" w:rsidR="009C1390" w:rsidRDefault="009C1390" w:rsidP="009E119B">
      <w:pPr>
        <w:pStyle w:val="DraftHeading1"/>
        <w:tabs>
          <w:tab w:val="right" w:pos="680"/>
        </w:tabs>
        <w:ind w:left="850" w:hanging="850"/>
      </w:pPr>
      <w:r>
        <w:tab/>
      </w:r>
      <w:bookmarkStart w:id="42" w:name="_Toc226010026"/>
      <w:r>
        <w:t>23</w:t>
      </w:r>
      <w:r w:rsidR="009E119B">
        <w:tab/>
      </w:r>
      <w:r>
        <w:t>Effect of revocation of Amending agreement or variation</w:t>
      </w:r>
      <w:bookmarkEnd w:id="42"/>
    </w:p>
    <w:p w14:paraId="2FFA86F7" w14:textId="77777777" w:rsidR="009C1390" w:rsidRDefault="009C1390" w:rsidP="0004321A">
      <w:pPr>
        <w:pStyle w:val="BodySectionSub"/>
      </w:pPr>
      <w:r>
        <w:t>If an Amending agreement or variation or part of an Amending agreement or variation is revoked under section 22—</w:t>
      </w:r>
    </w:p>
    <w:p w14:paraId="39187E4F" w14:textId="77777777" w:rsidR="009C1390" w:rsidRDefault="009C1390">
      <w:pPr>
        <w:pStyle w:val="DraftHeading3"/>
        <w:tabs>
          <w:tab w:val="right" w:pos="1757"/>
        </w:tabs>
        <w:ind w:left="1871" w:hanging="1871"/>
      </w:pPr>
      <w:r>
        <w:tab/>
        <w:t>(a)</w:t>
      </w:r>
      <w:r>
        <w:tab/>
        <w:t>a provision of the Agreement that had been cancelled or revoked by the Amending agreement or variation, or by the part of the Amending agreement or variation that is revoked, is revived as from the beginning of the day on which the Amending agreement or variation or part, was revoked; and</w:t>
      </w:r>
    </w:p>
    <w:p w14:paraId="7BB26899" w14:textId="77777777" w:rsidR="0061401C" w:rsidRDefault="0061401C" w:rsidP="0061401C"/>
    <w:p w14:paraId="0663B5DD" w14:textId="77777777" w:rsidR="0061401C" w:rsidRDefault="0061401C" w:rsidP="0061401C"/>
    <w:p w14:paraId="3A449190" w14:textId="77777777" w:rsidR="0061401C" w:rsidRPr="0061401C" w:rsidRDefault="0061401C" w:rsidP="0061401C"/>
    <w:p w14:paraId="73911694" w14:textId="77777777" w:rsidR="009C1390" w:rsidRDefault="009C1390">
      <w:pPr>
        <w:pStyle w:val="DraftHeading3"/>
        <w:tabs>
          <w:tab w:val="right" w:pos="1757"/>
        </w:tabs>
        <w:ind w:left="1871" w:hanging="1871"/>
      </w:pPr>
      <w:r>
        <w:lastRenderedPageBreak/>
        <w:tab/>
        <w:t>(b)</w:t>
      </w:r>
      <w:r>
        <w:tab/>
        <w:t>a provision of the Agreement that had been amended (otherwise than by cancellation or revocation) by the Amending agreement or variation, or by the part of the Amending agreement or variation that is revoked, takes effect without that amendment as from the beginning of the day on which the Amending agreement or variation, or part, was revoked as if the amendment had not been made.</w:t>
      </w:r>
    </w:p>
    <w:p w14:paraId="201C20BB" w14:textId="77777777" w:rsidR="009C1390" w:rsidRPr="00D10CC8" w:rsidRDefault="009C1390" w:rsidP="00D10CC8">
      <w:pPr>
        <w:pStyle w:val="Heading-DIVISION"/>
        <w:rPr>
          <w:sz w:val="28"/>
        </w:rPr>
      </w:pPr>
      <w:bookmarkStart w:id="43" w:name="_Toc226010027"/>
      <w:r w:rsidRPr="00D10CC8">
        <w:rPr>
          <w:sz w:val="28"/>
        </w:rPr>
        <w:t>Division 2</w:t>
      </w:r>
      <w:r w:rsidRPr="00D10CC8">
        <w:rPr>
          <w:bCs/>
          <w:sz w:val="28"/>
        </w:rPr>
        <w:t>—</w:t>
      </w:r>
      <w:r w:rsidRPr="00D10CC8">
        <w:rPr>
          <w:sz w:val="28"/>
        </w:rPr>
        <w:t xml:space="preserve">Giving </w:t>
      </w:r>
      <w:r w:rsidR="00CF7B6F" w:rsidRPr="00D10CC8">
        <w:rPr>
          <w:sz w:val="28"/>
        </w:rPr>
        <w:t>e</w:t>
      </w:r>
      <w:r w:rsidRPr="00D10CC8">
        <w:rPr>
          <w:sz w:val="28"/>
        </w:rPr>
        <w:t>ffect to the Agreement</w:t>
      </w:r>
      <w:bookmarkEnd w:id="43"/>
    </w:p>
    <w:p w14:paraId="72206E3D" w14:textId="77777777" w:rsidR="009C1390" w:rsidRDefault="009C1390" w:rsidP="009E119B">
      <w:pPr>
        <w:pStyle w:val="DraftHeading1"/>
        <w:tabs>
          <w:tab w:val="right" w:pos="680"/>
        </w:tabs>
        <w:ind w:left="850" w:hanging="850"/>
      </w:pPr>
      <w:r>
        <w:tab/>
      </w:r>
      <w:bookmarkStart w:id="44" w:name="_Toc226010028"/>
      <w:r>
        <w:t>24</w:t>
      </w:r>
      <w:r w:rsidR="009E119B">
        <w:tab/>
      </w:r>
      <w:r>
        <w:t>Act to prevail over Agreement</w:t>
      </w:r>
      <w:bookmarkEnd w:id="44"/>
    </w:p>
    <w:p w14:paraId="6131FEDD" w14:textId="77777777" w:rsidR="009C1390" w:rsidRDefault="009C1390">
      <w:pPr>
        <w:pStyle w:val="BodySectionSub"/>
      </w:pPr>
      <w:r>
        <w:t>If a provision of the Agreement is inconsistent with a provision of this Act, the provision of this Act prevails.</w:t>
      </w:r>
    </w:p>
    <w:p w14:paraId="560B42EB" w14:textId="77777777" w:rsidR="009C1390" w:rsidRDefault="009C1390" w:rsidP="009E119B">
      <w:pPr>
        <w:pStyle w:val="DraftHeading1"/>
        <w:tabs>
          <w:tab w:val="right" w:pos="680"/>
        </w:tabs>
        <w:ind w:left="850" w:hanging="850"/>
      </w:pPr>
      <w:r>
        <w:tab/>
      </w:r>
      <w:bookmarkStart w:id="45" w:name="_Toc226010029"/>
      <w:r>
        <w:t>25</w:t>
      </w:r>
      <w:r w:rsidR="009E119B">
        <w:tab/>
      </w:r>
      <w:r>
        <w:t>Duty of Government to give effect to Agreement</w:t>
      </w:r>
      <w:bookmarkEnd w:id="45"/>
    </w:p>
    <w:p w14:paraId="09131B06" w14:textId="77777777" w:rsidR="009C1390" w:rsidRDefault="009C1390">
      <w:pPr>
        <w:pStyle w:val="BodySectionSub"/>
      </w:pPr>
      <w:r>
        <w:t xml:space="preserve">Subject to the laws of </w:t>
      </w:r>
      <w:smartTag w:uri="urn:schemas-microsoft-com:office:smarttags" w:element="State">
        <w:smartTag w:uri="urn:schemas-microsoft-com:office:smarttags" w:element="place">
          <w:r>
            <w:t>Victoria</w:t>
          </w:r>
        </w:smartTag>
      </w:smartTag>
      <w:r>
        <w:t>, the Government, its Ministers and its public authorities will do all things necessary and practicable—</w:t>
      </w:r>
    </w:p>
    <w:p w14:paraId="3D006D00" w14:textId="77777777" w:rsidR="009C1390" w:rsidRDefault="009C1390">
      <w:pPr>
        <w:pStyle w:val="DraftHeading3"/>
        <w:tabs>
          <w:tab w:val="right" w:pos="1757"/>
        </w:tabs>
        <w:ind w:left="1871" w:hanging="1871"/>
      </w:pPr>
      <w:r>
        <w:tab/>
        <w:t>(a)</w:t>
      </w:r>
      <w:r>
        <w:tab/>
        <w:t>to ensure that the State and all its public authorities facilitate, on behalf of the State, the implementation of the Agreement; and</w:t>
      </w:r>
    </w:p>
    <w:p w14:paraId="54627F34" w14:textId="77777777" w:rsidR="009C1390" w:rsidRDefault="009C1390">
      <w:pPr>
        <w:pStyle w:val="DraftHeading3"/>
        <w:tabs>
          <w:tab w:val="right" w:pos="1757"/>
        </w:tabs>
        <w:ind w:left="1871" w:hanging="1871"/>
      </w:pPr>
      <w:r>
        <w:tab/>
        <w:t>(b)</w:t>
      </w:r>
      <w:r>
        <w:tab/>
        <w:t>to enable the State to discharge its obligations under the Agreement.</w:t>
      </w:r>
    </w:p>
    <w:p w14:paraId="61B6BE70" w14:textId="77777777" w:rsidR="009C1390" w:rsidRDefault="009C1390" w:rsidP="009E119B">
      <w:pPr>
        <w:pStyle w:val="DraftHeading1"/>
        <w:tabs>
          <w:tab w:val="right" w:pos="680"/>
        </w:tabs>
        <w:ind w:left="850" w:hanging="850"/>
      </w:pPr>
      <w:r>
        <w:tab/>
      </w:r>
      <w:bookmarkStart w:id="46" w:name="_Toc226010030"/>
      <w:r>
        <w:t>26</w:t>
      </w:r>
      <w:r w:rsidR="009E119B">
        <w:tab/>
      </w:r>
      <w:r>
        <w:t>Appropriation</w:t>
      </w:r>
      <w:bookmarkEnd w:id="46"/>
    </w:p>
    <w:p w14:paraId="3AB4B2A4" w14:textId="77777777" w:rsidR="009C1390" w:rsidRDefault="009C1390" w:rsidP="00FB2462">
      <w:pPr>
        <w:pStyle w:val="BodySectionSub"/>
      </w:pPr>
      <w:r>
        <w:t>Any amount that the State is required to pay under or arising out of the Agreement or a Project Document is payable from the Consolidated Fund which is, to the necessary extent, appropriated accordingly.</w:t>
      </w:r>
    </w:p>
    <w:p w14:paraId="41362342" w14:textId="77777777" w:rsidR="0061401C" w:rsidRDefault="0061401C" w:rsidP="0061401C"/>
    <w:p w14:paraId="54F3611C" w14:textId="77777777" w:rsidR="00F83F48" w:rsidRDefault="00F83F48" w:rsidP="0061401C"/>
    <w:p w14:paraId="17E1499D" w14:textId="77777777" w:rsidR="0061401C" w:rsidRDefault="0061401C" w:rsidP="0061401C"/>
    <w:p w14:paraId="38D1C8BA" w14:textId="77777777" w:rsidR="0061401C" w:rsidRDefault="0061401C" w:rsidP="0061401C"/>
    <w:p w14:paraId="630E665A" w14:textId="77777777" w:rsidR="009C1390" w:rsidRDefault="009C1390" w:rsidP="009E119B">
      <w:pPr>
        <w:pStyle w:val="DraftHeading1"/>
        <w:tabs>
          <w:tab w:val="right" w:pos="680"/>
        </w:tabs>
        <w:ind w:left="850" w:hanging="850"/>
      </w:pPr>
      <w:r>
        <w:lastRenderedPageBreak/>
        <w:tab/>
      </w:r>
      <w:bookmarkStart w:id="47" w:name="_Toc226010031"/>
      <w:r>
        <w:t>27</w:t>
      </w:r>
      <w:r w:rsidR="009E119B">
        <w:tab/>
      </w:r>
      <w:r>
        <w:t>Specific performance</w:t>
      </w:r>
      <w:bookmarkEnd w:id="47"/>
    </w:p>
    <w:p w14:paraId="3A798248" w14:textId="77777777" w:rsidR="009C1390" w:rsidRDefault="009C1390">
      <w:pPr>
        <w:pStyle w:val="BodySectionSub"/>
      </w:pPr>
      <w:r>
        <w:t xml:space="preserve">For the avoidance of doubt, it is declared that section 23(1) of the </w:t>
      </w:r>
      <w:r>
        <w:rPr>
          <w:b/>
          <w:bCs/>
        </w:rPr>
        <w:t>Crown Proceedings Act 1958</w:t>
      </w:r>
      <w:r>
        <w:t xml:space="preserve"> authorises the granting and enforcement of a decree of specific performance against the Crown in respect of the obligations of the State under the Agreement or a Project Document.</w:t>
      </w:r>
    </w:p>
    <w:p w14:paraId="6287DA19" w14:textId="77777777" w:rsidR="009C1390" w:rsidRDefault="009C1390" w:rsidP="009E119B">
      <w:pPr>
        <w:pStyle w:val="DraftHeading1"/>
        <w:tabs>
          <w:tab w:val="right" w:pos="680"/>
        </w:tabs>
        <w:ind w:left="850" w:hanging="850"/>
      </w:pPr>
      <w:r>
        <w:tab/>
      </w:r>
      <w:bookmarkStart w:id="48" w:name="_Toc226010032"/>
      <w:r>
        <w:t>28</w:t>
      </w:r>
      <w:r w:rsidR="009E119B">
        <w:tab/>
      </w:r>
      <w:r>
        <w:t>Enforcement of Agreement</w:t>
      </w:r>
      <w:bookmarkEnd w:id="48"/>
    </w:p>
    <w:p w14:paraId="10C6D809" w14:textId="77777777" w:rsidR="009C1390" w:rsidRDefault="009C1390">
      <w:pPr>
        <w:pStyle w:val="DraftHeading2"/>
        <w:tabs>
          <w:tab w:val="right" w:pos="1247"/>
        </w:tabs>
        <w:ind w:left="1361" w:hanging="1361"/>
      </w:pPr>
      <w:r>
        <w:tab/>
        <w:t>(1)</w:t>
      </w:r>
      <w:r>
        <w:tab/>
        <w:t>The Agreement may be enforced only by or on behalf of the State or another party to the Agreement or a successor or assign of another party to the Agreement.</w:t>
      </w:r>
    </w:p>
    <w:p w14:paraId="375A9AC6" w14:textId="77777777" w:rsidR="009C1390" w:rsidRDefault="009C1390">
      <w:pPr>
        <w:pStyle w:val="DraftHeading2"/>
        <w:tabs>
          <w:tab w:val="right" w:pos="1247"/>
        </w:tabs>
        <w:ind w:left="1361" w:hanging="1361"/>
      </w:pPr>
      <w:r>
        <w:tab/>
        <w:t>(2)</w:t>
      </w:r>
      <w:r>
        <w:tab/>
        <w:t>Neither the State nor a public authority is liable for the acts or omissions of—</w:t>
      </w:r>
    </w:p>
    <w:p w14:paraId="29F07F0A" w14:textId="77777777" w:rsidR="009C1390" w:rsidRDefault="009C1390">
      <w:pPr>
        <w:pStyle w:val="DraftHeading3"/>
        <w:tabs>
          <w:tab w:val="right" w:pos="1757"/>
        </w:tabs>
        <w:ind w:left="1871" w:hanging="1871"/>
      </w:pPr>
      <w:r>
        <w:tab/>
        <w:t>(a)</w:t>
      </w:r>
      <w:r>
        <w:tab/>
        <w:t>any other party to the Agreement; or</w:t>
      </w:r>
    </w:p>
    <w:p w14:paraId="0A4665B2" w14:textId="77777777" w:rsidR="009C1390" w:rsidRDefault="009C1390">
      <w:pPr>
        <w:pStyle w:val="DraftHeading3"/>
        <w:tabs>
          <w:tab w:val="right" w:pos="1757"/>
        </w:tabs>
        <w:ind w:left="1871" w:hanging="1871"/>
      </w:pPr>
      <w:r>
        <w:tab/>
        <w:t>(b)</w:t>
      </w:r>
      <w:r>
        <w:tab/>
        <w:t>a licensee in relation to the Project; or</w:t>
      </w:r>
    </w:p>
    <w:p w14:paraId="49B826F2" w14:textId="77777777" w:rsidR="009C1390" w:rsidRDefault="009C1390">
      <w:pPr>
        <w:pStyle w:val="DraftHeading3"/>
        <w:tabs>
          <w:tab w:val="right" w:pos="1757"/>
        </w:tabs>
        <w:ind w:left="1871" w:hanging="1871"/>
      </w:pPr>
      <w:r>
        <w:tab/>
        <w:t>(c)</w:t>
      </w:r>
      <w:r>
        <w:tab/>
        <w:t>a lessee in relation to the Project.</w:t>
      </w:r>
    </w:p>
    <w:p w14:paraId="38BADE1E" w14:textId="77777777" w:rsidR="009C1390" w:rsidRDefault="009C1390" w:rsidP="009E119B">
      <w:pPr>
        <w:pStyle w:val="DraftHeading1"/>
        <w:tabs>
          <w:tab w:val="right" w:pos="680"/>
        </w:tabs>
        <w:ind w:left="850" w:hanging="850"/>
      </w:pPr>
      <w:r>
        <w:tab/>
      </w:r>
      <w:bookmarkStart w:id="49" w:name="_Toc226010033"/>
      <w:r>
        <w:t>29</w:t>
      </w:r>
      <w:r w:rsidR="009E119B">
        <w:tab/>
      </w:r>
      <w:r>
        <w:t>No warranty given</w:t>
      </w:r>
      <w:bookmarkEnd w:id="49"/>
    </w:p>
    <w:p w14:paraId="73E7F452" w14:textId="77777777" w:rsidR="009C1390" w:rsidRDefault="009C1390">
      <w:pPr>
        <w:pStyle w:val="DraftHeading2"/>
        <w:tabs>
          <w:tab w:val="right" w:pos="1247"/>
        </w:tabs>
        <w:ind w:left="1361" w:hanging="1361"/>
      </w:pPr>
      <w:r>
        <w:tab/>
        <w:t>(1)</w:t>
      </w:r>
      <w:r>
        <w:tab/>
        <w:t>Except as expressly provided in this Act or the Agreement, the State or a public authority must not be taken to have given—</w:t>
      </w:r>
    </w:p>
    <w:p w14:paraId="2494DC4F" w14:textId="77777777" w:rsidR="009C1390" w:rsidRDefault="009C1390">
      <w:pPr>
        <w:pStyle w:val="DraftHeading3"/>
        <w:tabs>
          <w:tab w:val="right" w:pos="1757"/>
        </w:tabs>
        <w:ind w:left="1871" w:hanging="1871"/>
      </w:pPr>
      <w:r>
        <w:tab/>
        <w:t>(a)</w:t>
      </w:r>
      <w:r>
        <w:tab/>
        <w:t>any express or implied warranty to any person as to the accuracy of any information provided to the Freeway Corporation in connection with the Agreement; or</w:t>
      </w:r>
    </w:p>
    <w:p w14:paraId="7DD4998A" w14:textId="77777777" w:rsidR="009C1390" w:rsidRDefault="009C1390">
      <w:pPr>
        <w:pStyle w:val="DraftHeading3"/>
        <w:tabs>
          <w:tab w:val="right" w:pos="1757"/>
        </w:tabs>
        <w:ind w:left="1871" w:hanging="1871"/>
      </w:pPr>
      <w:r>
        <w:tab/>
        <w:t>(b)</w:t>
      </w:r>
      <w:r>
        <w:tab/>
        <w:t>any express or implied representation to any person in relation to any matter disclosed in any tender document or negotiation relating to the Agreement.</w:t>
      </w:r>
    </w:p>
    <w:p w14:paraId="601330FA" w14:textId="77777777" w:rsidR="00E7085E" w:rsidRDefault="00E7085E" w:rsidP="00E7085E"/>
    <w:p w14:paraId="5B4ACBBF" w14:textId="77777777" w:rsidR="00E7085E" w:rsidRDefault="00E7085E" w:rsidP="00E7085E"/>
    <w:p w14:paraId="5F7751ED" w14:textId="77777777" w:rsidR="00E7085E" w:rsidRPr="00E7085E" w:rsidRDefault="00E7085E" w:rsidP="00E7085E"/>
    <w:p w14:paraId="7F8ECE61" w14:textId="77777777" w:rsidR="009C1390" w:rsidRDefault="009C1390">
      <w:pPr>
        <w:pStyle w:val="DraftHeading2"/>
        <w:tabs>
          <w:tab w:val="right" w:pos="1247"/>
        </w:tabs>
        <w:ind w:left="1361" w:hanging="1361"/>
      </w:pPr>
      <w:r>
        <w:lastRenderedPageBreak/>
        <w:tab/>
        <w:t>(2)</w:t>
      </w:r>
      <w:r>
        <w:tab/>
      </w:r>
      <w:r w:rsidR="00334E3E">
        <w:t>Subsection</w:t>
      </w:r>
      <w:r>
        <w:t xml:space="preserve"> (1) does not apply to a warranty or representation given under an Act if the Act expressly provides for a warranty or representation of that kind to be relied on by any person.</w:t>
      </w:r>
    </w:p>
    <w:p w14:paraId="249064EA" w14:textId="77777777" w:rsidR="009C1390" w:rsidRDefault="009C1390" w:rsidP="009E119B">
      <w:pPr>
        <w:pStyle w:val="DraftHeading1"/>
        <w:tabs>
          <w:tab w:val="right" w:pos="680"/>
        </w:tabs>
        <w:ind w:left="850" w:hanging="850"/>
      </w:pPr>
      <w:r>
        <w:tab/>
      </w:r>
      <w:bookmarkStart w:id="50" w:name="_Toc226010034"/>
      <w:r>
        <w:t>30</w:t>
      </w:r>
      <w:r w:rsidR="009E119B">
        <w:tab/>
      </w:r>
      <w:r>
        <w:t xml:space="preserve">Agreement to be </w:t>
      </w:r>
      <w:r w:rsidRPr="00E741DD">
        <w:rPr>
          <w:i/>
        </w:rPr>
        <w:t>State contract</w:t>
      </w:r>
      <w:bookmarkEnd w:id="50"/>
    </w:p>
    <w:p w14:paraId="527C1A48" w14:textId="77777777" w:rsidR="004451C2" w:rsidRDefault="00731CE1" w:rsidP="00905A63">
      <w:pPr>
        <w:pStyle w:val="SideNote"/>
        <w:framePr w:wrap="around"/>
      </w:pPr>
      <w:r>
        <w:t>S. 30(1) amended by No. 60/2014 s. 140(Sch. 3 item 13).</w:t>
      </w:r>
    </w:p>
    <w:p w14:paraId="7E091B9D" w14:textId="77777777" w:rsidR="009C1390" w:rsidRDefault="009C1390">
      <w:pPr>
        <w:pStyle w:val="DraftHeading2"/>
        <w:tabs>
          <w:tab w:val="right" w:pos="1247"/>
        </w:tabs>
        <w:ind w:left="1361" w:hanging="1361"/>
      </w:pPr>
      <w:r>
        <w:tab/>
        <w:t>(1)</w:t>
      </w:r>
      <w:r>
        <w:tab/>
        <w:t xml:space="preserve">The Agreement is deemed to be a State contract for the purposes of the </w:t>
      </w:r>
      <w:r w:rsidR="00731CE1">
        <w:rPr>
          <w:b/>
        </w:rPr>
        <w:t>Privacy and Data Protection Act 2014</w:t>
      </w:r>
      <w:r>
        <w:t>.</w:t>
      </w:r>
    </w:p>
    <w:p w14:paraId="3E753F9C" w14:textId="77777777" w:rsidR="00E7085E" w:rsidRPr="00E7085E" w:rsidRDefault="00E7085E" w:rsidP="00E7085E"/>
    <w:p w14:paraId="33161AF7" w14:textId="77777777" w:rsidR="009C1390" w:rsidRDefault="009C1390">
      <w:pPr>
        <w:pStyle w:val="DraftHeading2"/>
        <w:tabs>
          <w:tab w:val="right" w:pos="1247"/>
        </w:tabs>
        <w:ind w:left="1361" w:hanging="1361"/>
      </w:pPr>
      <w:r>
        <w:tab/>
        <w:t>(2)</w:t>
      </w:r>
      <w:r>
        <w:tab/>
        <w:t>Services performed under the Agreement are services in connection with the performance of the State's functions.</w:t>
      </w:r>
    </w:p>
    <w:p w14:paraId="721540A8" w14:textId="77777777" w:rsidR="005E6694" w:rsidRDefault="005E6694" w:rsidP="00905A63">
      <w:pPr>
        <w:pStyle w:val="SideNote"/>
        <w:framePr w:wrap="around"/>
      </w:pPr>
      <w:r>
        <w:t xml:space="preserve">S. </w:t>
      </w:r>
      <w:r w:rsidR="00C45216">
        <w:t>30</w:t>
      </w:r>
      <w:r>
        <w:t>(</w:t>
      </w:r>
      <w:r w:rsidR="00C45216">
        <w:t>3</w:t>
      </w:r>
      <w:r>
        <w:t xml:space="preserve">) inserted by No. </w:t>
      </w:r>
      <w:r w:rsidR="00CF4372">
        <w:t>14/2005</w:t>
      </w:r>
      <w:r>
        <w:t xml:space="preserve"> s. </w:t>
      </w:r>
      <w:r w:rsidR="00C45216">
        <w:t>12</w:t>
      </w:r>
      <w:r w:rsidR="00731CE1">
        <w:t xml:space="preserve">, amended by </w:t>
      </w:r>
      <w:r w:rsidR="00731CE1" w:rsidRPr="00731CE1">
        <w:t>No. 60/2014 s.</w:t>
      </w:r>
      <w:r w:rsidR="00731CE1">
        <w:t> </w:t>
      </w:r>
      <w:r w:rsidR="00731CE1" w:rsidRPr="00731CE1">
        <w:t>140(Sch. 3 item 13)</w:t>
      </w:r>
      <w:r>
        <w:t>.</w:t>
      </w:r>
    </w:p>
    <w:p w14:paraId="345E5F73" w14:textId="77777777" w:rsidR="005E6694" w:rsidRPr="005E6694" w:rsidRDefault="005E6694" w:rsidP="005E6694">
      <w:pPr>
        <w:pStyle w:val="DraftHeading2"/>
        <w:tabs>
          <w:tab w:val="right" w:pos="1247"/>
        </w:tabs>
        <w:ind w:left="1361" w:hanging="1361"/>
      </w:pPr>
      <w:r>
        <w:tab/>
      </w:r>
      <w:r w:rsidRPr="005E6694">
        <w:t>(3)</w:t>
      </w:r>
      <w:r>
        <w:tab/>
        <w:t xml:space="preserve">Despite </w:t>
      </w:r>
      <w:r w:rsidR="00334E3E">
        <w:t>subsection</w:t>
      </w:r>
      <w:r>
        <w:t xml:space="preserve"> (1), the </w:t>
      </w:r>
      <w:r w:rsidR="00731CE1">
        <w:rPr>
          <w:b/>
        </w:rPr>
        <w:t xml:space="preserve">Privacy and Data Protection Act 2014 </w:t>
      </w:r>
      <w:r>
        <w:t>does not apply in relation to acts done or practices engaged in by the Freeway Corporation under the Agreement to the extent that the Freeway Corporation is bound by an approved privacy code within the meaning of the Privacy Act 1988 of the Commonwealth in relation to those acts and practices.</w:t>
      </w:r>
    </w:p>
    <w:p w14:paraId="23808057" w14:textId="77777777" w:rsidR="009C1390" w:rsidRDefault="009C1390" w:rsidP="009E119B">
      <w:pPr>
        <w:pStyle w:val="DraftHeading1"/>
        <w:tabs>
          <w:tab w:val="right" w:pos="680"/>
        </w:tabs>
        <w:ind w:left="850" w:hanging="850"/>
      </w:pPr>
      <w:r>
        <w:tab/>
      </w:r>
      <w:bookmarkStart w:id="51" w:name="_Toc226010035"/>
      <w:r>
        <w:t>31</w:t>
      </w:r>
      <w:r w:rsidR="009E119B">
        <w:tab/>
      </w:r>
      <w:r>
        <w:t>Agreement may require performance bond or other security</w:t>
      </w:r>
      <w:bookmarkEnd w:id="51"/>
    </w:p>
    <w:p w14:paraId="13C860FA" w14:textId="77777777" w:rsidR="009C1390" w:rsidRDefault="009C1390">
      <w:pPr>
        <w:pStyle w:val="DraftHeading2"/>
        <w:tabs>
          <w:tab w:val="right" w:pos="1247"/>
        </w:tabs>
        <w:ind w:left="1361" w:hanging="1361"/>
      </w:pPr>
      <w:r>
        <w:tab/>
        <w:t>(1)</w:t>
      </w:r>
      <w:r>
        <w:tab/>
        <w:t>The Agreement may require the Freeway Corporation to provide or enter into a bond or other arrangement for payment to secure performance of the Agreement.</w:t>
      </w:r>
    </w:p>
    <w:p w14:paraId="093D025B" w14:textId="77777777" w:rsidR="009C1390" w:rsidRDefault="009C1390">
      <w:pPr>
        <w:pStyle w:val="DraftHeading2"/>
        <w:tabs>
          <w:tab w:val="right" w:pos="1247"/>
        </w:tabs>
        <w:ind w:left="1361" w:hanging="1361"/>
      </w:pPr>
      <w:r>
        <w:tab/>
        <w:t>(2)</w:t>
      </w:r>
      <w:r>
        <w:tab/>
        <w:t xml:space="preserve">The State may recover any money payable under a bond or arrangement referred to in </w:t>
      </w:r>
      <w:r w:rsidR="00334E3E">
        <w:t>subsection</w:t>
      </w:r>
      <w:r>
        <w:t xml:space="preserve"> (1) even if the requirement in the Agreement for the provision of the bond or arrangement or the payment of any amount under the bond or arrangement is a penalty.</w:t>
      </w:r>
    </w:p>
    <w:p w14:paraId="049024FE" w14:textId="77777777" w:rsidR="001B58F6" w:rsidRDefault="001B58F6" w:rsidP="00905A63">
      <w:pPr>
        <w:pStyle w:val="SideNote"/>
        <w:framePr w:wrap="around"/>
      </w:pPr>
      <w:r>
        <w:lastRenderedPageBreak/>
        <w:t xml:space="preserve">S. 31A inserted by No. </w:t>
      </w:r>
      <w:r w:rsidR="00CF4372">
        <w:t>14/2005</w:t>
      </w:r>
      <w:r>
        <w:t xml:space="preserve"> s. 13.</w:t>
      </w:r>
    </w:p>
    <w:p w14:paraId="28E7E623" w14:textId="77777777" w:rsidR="00256F82" w:rsidRDefault="001B58F6" w:rsidP="009E119B">
      <w:pPr>
        <w:pStyle w:val="DraftHeading1"/>
        <w:tabs>
          <w:tab w:val="right" w:pos="680"/>
        </w:tabs>
        <w:ind w:left="850" w:hanging="850"/>
      </w:pPr>
      <w:r>
        <w:tab/>
      </w:r>
      <w:bookmarkStart w:id="52" w:name="_Toc226010036"/>
      <w:r w:rsidRPr="001B58F6">
        <w:t>31A</w:t>
      </w:r>
      <w:r w:rsidR="009E119B">
        <w:tab/>
      </w:r>
      <w:r>
        <w:t>Payments for performance</w:t>
      </w:r>
      <w:bookmarkEnd w:id="52"/>
    </w:p>
    <w:p w14:paraId="63749997" w14:textId="77777777" w:rsidR="001B58F6" w:rsidRPr="001B58F6" w:rsidRDefault="001B58F6" w:rsidP="001B58F6">
      <w:pPr>
        <w:pStyle w:val="BodySectionSub"/>
      </w:pPr>
      <w:r>
        <w:t>The Freeway Corporation must comply with a requirement under the Agreement that the Freeway Corporation pay an amount to the State or another person, or credit the State or another person with an amount, in relation to the performance of the Freeway Corporation under the Agreement even if the requirement is a penalty.</w:t>
      </w:r>
    </w:p>
    <w:p w14:paraId="0B351DA2" w14:textId="77777777" w:rsidR="009C1390" w:rsidRDefault="009C1390" w:rsidP="009E119B">
      <w:pPr>
        <w:pStyle w:val="DraftHeading1"/>
        <w:tabs>
          <w:tab w:val="right" w:pos="680"/>
        </w:tabs>
        <w:ind w:left="850" w:hanging="850"/>
      </w:pPr>
      <w:r>
        <w:tab/>
      </w:r>
      <w:bookmarkStart w:id="53" w:name="_Toc226010037"/>
      <w:r>
        <w:t>32</w:t>
      </w:r>
      <w:r w:rsidR="009E119B">
        <w:tab/>
      </w:r>
      <w:r>
        <w:t>Agreement may empower State to call for transfer of property</w:t>
      </w:r>
      <w:bookmarkEnd w:id="53"/>
    </w:p>
    <w:p w14:paraId="0FBE9949" w14:textId="77777777" w:rsidR="009C1390" w:rsidRDefault="009C1390">
      <w:pPr>
        <w:pStyle w:val="DraftHeading2"/>
        <w:tabs>
          <w:tab w:val="right" w:pos="1247"/>
        </w:tabs>
        <w:ind w:left="1361" w:hanging="1361"/>
      </w:pPr>
      <w:r>
        <w:tab/>
        <w:t>(1)</w:t>
      </w:r>
      <w:r>
        <w:tab/>
        <w:t xml:space="preserve">The Agreement may provide that the State may call for the sale, transfer or assignment to itself, or to another person, of any real or personal property in which the Freeway Corporation has an interest (a </w:t>
      </w:r>
      <w:r w:rsidRPr="00E741DD">
        <w:rPr>
          <w:b/>
          <w:bCs/>
          <w:i/>
        </w:rPr>
        <w:t>property transfer provision</w:t>
      </w:r>
      <w:r>
        <w:t>).</w:t>
      </w:r>
    </w:p>
    <w:p w14:paraId="1E0B394C" w14:textId="77777777" w:rsidR="009C1390" w:rsidRDefault="009C1390">
      <w:pPr>
        <w:pStyle w:val="DraftHeading2"/>
        <w:tabs>
          <w:tab w:val="right" w:pos="1247"/>
        </w:tabs>
        <w:ind w:left="1361" w:hanging="1361"/>
      </w:pPr>
      <w:r>
        <w:tab/>
        <w:t>(2)</w:t>
      </w:r>
      <w:r>
        <w:tab/>
        <w:t xml:space="preserve">A property transfer provision is not invalid and the State is not prevented from exercising a power conferred by the provision by reason only of a law or a rule of law under which the provision, or the exercise of the power, would, but for this </w:t>
      </w:r>
      <w:r w:rsidR="00334E3E">
        <w:t>subsection</w:t>
      </w:r>
      <w:r>
        <w:t>, have been invalid because of any mortgage, charge or other security held by the State over or in respect of the property of the Freeway Corporation.</w:t>
      </w:r>
    </w:p>
    <w:p w14:paraId="2FA1DFCB" w14:textId="77777777" w:rsidR="009C1390" w:rsidRDefault="009C1390">
      <w:pPr>
        <w:pStyle w:val="DraftHeading2"/>
        <w:tabs>
          <w:tab w:val="right" w:pos="1247"/>
        </w:tabs>
        <w:ind w:left="1361" w:hanging="1361"/>
      </w:pPr>
      <w:r>
        <w:tab/>
        <w:t>(3)</w:t>
      </w:r>
      <w:r>
        <w:tab/>
        <w:t>The State may exercise any power under a property transfer provision even if the provision is a penalty.</w:t>
      </w:r>
    </w:p>
    <w:p w14:paraId="701337A6" w14:textId="77777777" w:rsidR="009C1390" w:rsidRDefault="009C1390" w:rsidP="009E119B">
      <w:pPr>
        <w:pStyle w:val="DraftHeading1"/>
        <w:tabs>
          <w:tab w:val="right" w:pos="680"/>
        </w:tabs>
        <w:ind w:left="850" w:hanging="850"/>
      </w:pPr>
      <w:r>
        <w:tab/>
      </w:r>
      <w:bookmarkStart w:id="54" w:name="_Toc226010038"/>
      <w:r>
        <w:t>33</w:t>
      </w:r>
      <w:r w:rsidR="009E119B">
        <w:tab/>
      </w:r>
      <w:r>
        <w:t>Security for payments to State under Agreement</w:t>
      </w:r>
      <w:bookmarkEnd w:id="54"/>
    </w:p>
    <w:p w14:paraId="2C4AD165" w14:textId="77777777" w:rsidR="009C1390" w:rsidRDefault="009C1390">
      <w:pPr>
        <w:pStyle w:val="DraftHeading2"/>
        <w:tabs>
          <w:tab w:val="right" w:pos="1247"/>
        </w:tabs>
        <w:ind w:left="1361" w:hanging="1361"/>
      </w:pPr>
      <w:r>
        <w:tab/>
        <w:t>(1)</w:t>
      </w:r>
      <w:r>
        <w:tab/>
        <w:t>This section applies to a mortgage, charge or other security given by a person that includes a provision that secures, or purports to secure, payment to the State of an amount that is, or may become due or payable to the State by the person under, or in connection with, the Agreement (a </w:t>
      </w:r>
      <w:r w:rsidRPr="00E741DD">
        <w:rPr>
          <w:b/>
          <w:bCs/>
          <w:i/>
        </w:rPr>
        <w:t>security provision</w:t>
      </w:r>
      <w:r>
        <w:t>).</w:t>
      </w:r>
    </w:p>
    <w:p w14:paraId="4D4FCD5B" w14:textId="77777777" w:rsidR="00256F82" w:rsidRDefault="009C1390">
      <w:pPr>
        <w:pStyle w:val="DraftHeading2"/>
        <w:tabs>
          <w:tab w:val="right" w:pos="1247"/>
        </w:tabs>
        <w:ind w:left="1361" w:hanging="1361"/>
      </w:pPr>
      <w:r>
        <w:lastRenderedPageBreak/>
        <w:tab/>
        <w:t>(2)</w:t>
      </w:r>
      <w:r>
        <w:tab/>
        <w:t xml:space="preserve">A security provision is not invalid by reason only of a law or rule of law under which the provision would, but for this </w:t>
      </w:r>
      <w:r w:rsidR="00334E3E">
        <w:t>subsection</w:t>
      </w:r>
      <w:r>
        <w:t>, have been invalid or unenforceable because the property secured under the mortgage, charge or other security includes an amount that is, or may become, due and payable by the State.</w:t>
      </w:r>
    </w:p>
    <w:p w14:paraId="098608B5" w14:textId="77777777" w:rsidR="00D10CC8" w:rsidRDefault="00D10CC8">
      <w:pPr>
        <w:suppressLineNumbers w:val="0"/>
        <w:overflowPunct/>
        <w:autoSpaceDE/>
        <w:autoSpaceDN/>
        <w:adjustRightInd/>
        <w:spacing w:before="0"/>
        <w:textAlignment w:val="auto"/>
        <w:rPr>
          <w:b/>
          <w:sz w:val="32"/>
        </w:rPr>
      </w:pPr>
      <w:r>
        <w:rPr>
          <w:caps/>
          <w:sz w:val="32"/>
        </w:rPr>
        <w:br w:type="page"/>
      </w:r>
    </w:p>
    <w:p w14:paraId="7608C9C3" w14:textId="77777777" w:rsidR="009C1390" w:rsidRPr="00D10CC8" w:rsidRDefault="009C1390" w:rsidP="00D10CC8">
      <w:pPr>
        <w:pStyle w:val="Heading-PART"/>
        <w:rPr>
          <w:caps w:val="0"/>
          <w:sz w:val="32"/>
        </w:rPr>
      </w:pPr>
      <w:bookmarkStart w:id="55" w:name="_Toc226010039"/>
      <w:r w:rsidRPr="00D10CC8">
        <w:rPr>
          <w:caps w:val="0"/>
          <w:sz w:val="32"/>
        </w:rPr>
        <w:lastRenderedPageBreak/>
        <w:t>Part 3</w:t>
      </w:r>
      <w:r w:rsidRPr="00D10CC8">
        <w:rPr>
          <w:bCs/>
          <w:caps w:val="0"/>
          <w:sz w:val="32"/>
        </w:rPr>
        <w:t>—</w:t>
      </w:r>
      <w:r w:rsidRPr="00D10CC8">
        <w:rPr>
          <w:caps w:val="0"/>
          <w:sz w:val="32"/>
        </w:rPr>
        <w:t xml:space="preserve">Acquisition of Project </w:t>
      </w:r>
      <w:r w:rsidR="001F713B" w:rsidRPr="00D10CC8">
        <w:rPr>
          <w:caps w:val="0"/>
          <w:sz w:val="32"/>
        </w:rPr>
        <w:t>l</w:t>
      </w:r>
      <w:r w:rsidRPr="00D10CC8">
        <w:rPr>
          <w:caps w:val="0"/>
          <w:sz w:val="32"/>
        </w:rPr>
        <w:t>and</w:t>
      </w:r>
      <w:bookmarkEnd w:id="55"/>
    </w:p>
    <w:p w14:paraId="4A313F04" w14:textId="77777777" w:rsidR="009C1390" w:rsidRPr="00D10CC8" w:rsidRDefault="009C1390" w:rsidP="00D10CC8">
      <w:pPr>
        <w:pStyle w:val="Heading-DIVISION"/>
        <w:rPr>
          <w:sz w:val="28"/>
        </w:rPr>
      </w:pPr>
      <w:bookmarkStart w:id="56" w:name="_Toc226010040"/>
      <w:r w:rsidRPr="00D10CC8">
        <w:rPr>
          <w:sz w:val="28"/>
        </w:rPr>
        <w:t>Division 1</w:t>
      </w:r>
      <w:r w:rsidRPr="00D10CC8">
        <w:rPr>
          <w:bCs/>
          <w:sz w:val="28"/>
        </w:rPr>
        <w:t>—</w:t>
      </w:r>
      <w:r w:rsidRPr="00D10CC8">
        <w:rPr>
          <w:sz w:val="28"/>
        </w:rPr>
        <w:t xml:space="preserve">Acquisition of </w:t>
      </w:r>
      <w:r w:rsidR="00CF7B6F" w:rsidRPr="00D10CC8">
        <w:rPr>
          <w:sz w:val="28"/>
        </w:rPr>
        <w:t>l</w:t>
      </w:r>
      <w:r w:rsidRPr="00D10CC8">
        <w:rPr>
          <w:sz w:val="28"/>
        </w:rPr>
        <w:t xml:space="preserve">and in the Project </w:t>
      </w:r>
      <w:r w:rsidR="00CF7B6F" w:rsidRPr="00D10CC8">
        <w:rPr>
          <w:sz w:val="28"/>
        </w:rPr>
        <w:t>a</w:t>
      </w:r>
      <w:r w:rsidRPr="00D10CC8">
        <w:rPr>
          <w:sz w:val="28"/>
        </w:rPr>
        <w:t>rea</w:t>
      </w:r>
      <w:bookmarkEnd w:id="56"/>
    </w:p>
    <w:p w14:paraId="5E4B5BFC" w14:textId="77777777" w:rsidR="009C1390" w:rsidRDefault="009C1390" w:rsidP="009E119B">
      <w:pPr>
        <w:pStyle w:val="DraftHeading1"/>
        <w:tabs>
          <w:tab w:val="right" w:pos="680"/>
        </w:tabs>
        <w:ind w:left="850" w:hanging="850"/>
      </w:pPr>
      <w:r>
        <w:tab/>
      </w:r>
      <w:bookmarkStart w:id="57" w:name="_Toc226010041"/>
      <w:r>
        <w:t>34</w:t>
      </w:r>
      <w:r w:rsidR="009E119B">
        <w:tab/>
      </w:r>
      <w:r>
        <w:t>Powers of acquisition</w:t>
      </w:r>
      <w:bookmarkEnd w:id="57"/>
    </w:p>
    <w:p w14:paraId="0C14C318" w14:textId="77777777" w:rsidR="009C1390" w:rsidRDefault="009C1390">
      <w:pPr>
        <w:pStyle w:val="DraftHeading2"/>
        <w:tabs>
          <w:tab w:val="right" w:pos="1247"/>
        </w:tabs>
        <w:ind w:left="1361" w:hanging="1361"/>
      </w:pPr>
      <w:r>
        <w:tab/>
        <w:t>(1)</w:t>
      </w:r>
      <w:r>
        <w:tab/>
        <w:t>The Authority may acquire an interest in land in the Project area by agreement or by a compulsory process for the purposes of the Project or any purpose connected with the Project.</w:t>
      </w:r>
    </w:p>
    <w:p w14:paraId="138D1C74" w14:textId="77777777" w:rsidR="009C1390" w:rsidRDefault="009C1390">
      <w:pPr>
        <w:pStyle w:val="DraftHeading2"/>
        <w:tabs>
          <w:tab w:val="right" w:pos="1247"/>
        </w:tabs>
        <w:ind w:left="1361" w:hanging="1361"/>
      </w:pPr>
      <w:r>
        <w:tab/>
        <w:t>(2)</w:t>
      </w:r>
      <w:r>
        <w:tab/>
        <w:t>This section does not apply to the compulsory acquisition of native title rights and interests.</w:t>
      </w:r>
    </w:p>
    <w:p w14:paraId="2789527A" w14:textId="77777777" w:rsidR="009C1390" w:rsidRDefault="009C1390" w:rsidP="009E119B">
      <w:pPr>
        <w:pStyle w:val="DraftHeading1"/>
        <w:tabs>
          <w:tab w:val="right" w:pos="680"/>
        </w:tabs>
        <w:ind w:left="850" w:hanging="850"/>
      </w:pPr>
      <w:r>
        <w:tab/>
      </w:r>
      <w:bookmarkStart w:id="58" w:name="_Toc226010042"/>
      <w:r>
        <w:t>35</w:t>
      </w:r>
      <w:r w:rsidR="009E119B">
        <w:tab/>
      </w:r>
      <w:r>
        <w:t>Application of Land Acquisition and Compensation Act</w:t>
      </w:r>
      <w:r w:rsidR="00E576FA">
        <w:t> </w:t>
      </w:r>
      <w:r>
        <w:t>1986</w:t>
      </w:r>
      <w:bookmarkEnd w:id="58"/>
    </w:p>
    <w:p w14:paraId="5A2DDEF8" w14:textId="77777777" w:rsidR="009C1390" w:rsidRDefault="009C1390">
      <w:pPr>
        <w:pStyle w:val="BodySectionSub"/>
      </w:pPr>
      <w:r>
        <w:t xml:space="preserve">Subject to this Division, the </w:t>
      </w:r>
      <w:r>
        <w:rPr>
          <w:b/>
          <w:bCs/>
        </w:rPr>
        <w:t>Land Acquisition and</w:t>
      </w:r>
      <w:r>
        <w:t xml:space="preserve"> </w:t>
      </w:r>
      <w:r>
        <w:rPr>
          <w:b/>
          <w:bCs/>
        </w:rPr>
        <w:t>Compensation Act 1986</w:t>
      </w:r>
      <w:r>
        <w:t xml:space="preserve"> applies to this Act and for that purpose—</w:t>
      </w:r>
    </w:p>
    <w:p w14:paraId="2CCFC954" w14:textId="77777777" w:rsidR="00864EEE" w:rsidRPr="006D20AB" w:rsidRDefault="00864EEE" w:rsidP="00905A63">
      <w:pPr>
        <w:pStyle w:val="SideNote"/>
        <w:framePr w:wrap="around"/>
      </w:pPr>
      <w:r>
        <w:t xml:space="preserve">S. 35(a) </w:t>
      </w:r>
      <w:r>
        <w:rPr>
          <w:bCs/>
        </w:rPr>
        <w:t xml:space="preserve">amended by No. </w:t>
      </w:r>
      <w:r w:rsidR="00472BA1">
        <w:rPr>
          <w:bCs/>
        </w:rPr>
        <w:t>95/2005</w:t>
      </w:r>
      <w:r>
        <w:rPr>
          <w:bCs/>
        </w:rPr>
        <w:t xml:space="preserve"> s. 4(4)(a).</w:t>
      </w:r>
    </w:p>
    <w:p w14:paraId="3A6B714F" w14:textId="77777777" w:rsidR="009C1390" w:rsidRDefault="009C1390">
      <w:pPr>
        <w:pStyle w:val="DraftHeading3"/>
        <w:tabs>
          <w:tab w:val="right" w:pos="1757"/>
        </w:tabs>
        <w:ind w:left="1871" w:hanging="1871"/>
      </w:pPr>
      <w:r>
        <w:tab/>
        <w:t>(a)</w:t>
      </w:r>
      <w:r>
        <w:tab/>
        <w:t xml:space="preserve">the </w:t>
      </w:r>
      <w:r w:rsidR="00864EEE" w:rsidRPr="00947D49">
        <w:rPr>
          <w:b/>
        </w:rPr>
        <w:t>EastLink</w:t>
      </w:r>
      <w:r>
        <w:rPr>
          <w:b/>
          <w:bCs/>
        </w:rPr>
        <w:t xml:space="preserve"> Project Act 2004 </w:t>
      </w:r>
      <w:r>
        <w:t>is the special Act; and</w:t>
      </w:r>
    </w:p>
    <w:p w14:paraId="46E6BCB7" w14:textId="77777777" w:rsidR="00F004D8" w:rsidRDefault="00F004D8" w:rsidP="00F004D8"/>
    <w:p w14:paraId="1CE28A3B" w14:textId="77777777" w:rsidR="006308DF" w:rsidRPr="00F004D8" w:rsidRDefault="006308DF" w:rsidP="00905A63">
      <w:pPr>
        <w:pStyle w:val="SideNote"/>
        <w:framePr w:wrap="around"/>
      </w:pPr>
      <w:r>
        <w:t>S. 35(b) amended by No</w:t>
      </w:r>
      <w:r w:rsidR="001E709E">
        <w:t>s</w:t>
      </w:r>
      <w:r>
        <w:t> 93/2009 s. 39(1)</w:t>
      </w:r>
      <w:r w:rsidR="001E709E">
        <w:t>, 49/2019 s. 186(Sch. 4 item 15.6)</w:t>
      </w:r>
      <w:r>
        <w:t>.</w:t>
      </w:r>
    </w:p>
    <w:p w14:paraId="39DDB36E" w14:textId="77777777" w:rsidR="009C1390" w:rsidRDefault="009C1390">
      <w:pPr>
        <w:pStyle w:val="DraftHeading3"/>
        <w:tabs>
          <w:tab w:val="right" w:pos="1757"/>
        </w:tabs>
        <w:ind w:left="1871" w:hanging="1871"/>
      </w:pPr>
      <w:r>
        <w:tab/>
        <w:t>(b)</w:t>
      </w:r>
      <w:r>
        <w:tab/>
      </w:r>
      <w:r w:rsidR="001E709E" w:rsidRPr="005B1AF4">
        <w:t>the Head, Transport for Victoria</w:t>
      </w:r>
      <w:r w:rsidR="006308DF">
        <w:t xml:space="preserve"> </w:t>
      </w:r>
      <w:r>
        <w:t>is the Authority.</w:t>
      </w:r>
    </w:p>
    <w:p w14:paraId="09394D12" w14:textId="77777777" w:rsidR="001940D7" w:rsidRDefault="001940D7" w:rsidP="001940D7"/>
    <w:p w14:paraId="764E514D" w14:textId="77777777" w:rsidR="001940D7" w:rsidRPr="001940D7" w:rsidRDefault="001940D7" w:rsidP="001940D7"/>
    <w:p w14:paraId="3591E5CB" w14:textId="77777777" w:rsidR="009C1390" w:rsidRDefault="009C1390" w:rsidP="009E119B">
      <w:pPr>
        <w:pStyle w:val="DraftHeading1"/>
        <w:tabs>
          <w:tab w:val="right" w:pos="680"/>
        </w:tabs>
        <w:ind w:left="850" w:hanging="850"/>
      </w:pPr>
      <w:r>
        <w:tab/>
      </w:r>
      <w:bookmarkStart w:id="59" w:name="_Toc226010043"/>
      <w:r>
        <w:t>36</w:t>
      </w:r>
      <w:r w:rsidR="009E119B">
        <w:tab/>
      </w:r>
      <w:r>
        <w:t>Acquired land to be Crown land</w:t>
      </w:r>
      <w:bookmarkEnd w:id="59"/>
    </w:p>
    <w:p w14:paraId="39296919" w14:textId="77777777" w:rsidR="009C1390" w:rsidRDefault="009C1390">
      <w:pPr>
        <w:pStyle w:val="BodySectionSub"/>
      </w:pPr>
      <w:r>
        <w:t xml:space="preserve">Subject to section 39, any interest in land acquired by the Authority under section 34 vests in the Crown under section 24 of the </w:t>
      </w:r>
      <w:r>
        <w:rPr>
          <w:b/>
          <w:bCs/>
        </w:rPr>
        <w:t>Land Acquisition and Compensation Act 1986</w:t>
      </w:r>
      <w:r>
        <w:t xml:space="preserve"> despite anything to the contrary in that Act.</w:t>
      </w:r>
    </w:p>
    <w:p w14:paraId="04B1C172" w14:textId="77777777" w:rsidR="001940D7" w:rsidRDefault="001940D7" w:rsidP="001940D7"/>
    <w:p w14:paraId="3256F254" w14:textId="77777777" w:rsidR="00F83F48" w:rsidRDefault="00F83F48" w:rsidP="001940D7"/>
    <w:p w14:paraId="4C9B5808" w14:textId="77777777" w:rsidR="001940D7" w:rsidRDefault="001940D7" w:rsidP="001940D7"/>
    <w:p w14:paraId="7E8D0ABC" w14:textId="77777777" w:rsidR="001940D7" w:rsidRDefault="001940D7" w:rsidP="001940D7"/>
    <w:p w14:paraId="03E1DAB7" w14:textId="77777777" w:rsidR="009C1390" w:rsidRDefault="009C1390" w:rsidP="009E119B">
      <w:pPr>
        <w:pStyle w:val="DraftHeading1"/>
        <w:tabs>
          <w:tab w:val="right" w:pos="680"/>
        </w:tabs>
        <w:ind w:left="850" w:hanging="850"/>
      </w:pPr>
      <w:r>
        <w:lastRenderedPageBreak/>
        <w:tab/>
      </w:r>
      <w:bookmarkStart w:id="60" w:name="_Toc226010044"/>
      <w:r>
        <w:t>37</w:t>
      </w:r>
      <w:r w:rsidR="009E119B">
        <w:tab/>
      </w:r>
      <w:r>
        <w:t>Acquired land deemed to be reserved</w:t>
      </w:r>
      <w:bookmarkEnd w:id="60"/>
    </w:p>
    <w:p w14:paraId="0A90613F" w14:textId="77777777" w:rsidR="009C1390" w:rsidRDefault="009C1390">
      <w:pPr>
        <w:pStyle w:val="DraftHeading2"/>
        <w:tabs>
          <w:tab w:val="right" w:pos="1247"/>
        </w:tabs>
        <w:ind w:left="1361" w:hanging="1361"/>
      </w:pPr>
      <w:r>
        <w:tab/>
        <w:t>(1)</w:t>
      </w:r>
      <w:r>
        <w:tab/>
        <w:t>If the Authority acquires the fee simple in land under section 34, the land—</w:t>
      </w:r>
    </w:p>
    <w:p w14:paraId="5FEF5B4B" w14:textId="77777777" w:rsidR="009C1390" w:rsidRDefault="009C1390">
      <w:pPr>
        <w:pStyle w:val="DraftHeading3"/>
        <w:tabs>
          <w:tab w:val="right" w:pos="1757"/>
        </w:tabs>
        <w:ind w:left="1871" w:hanging="1871"/>
      </w:pPr>
      <w:r>
        <w:tab/>
        <w:t>(a)</w:t>
      </w:r>
      <w:r>
        <w:tab/>
        <w:t>is deemed to be unalienated land of the Crown; and</w:t>
      </w:r>
    </w:p>
    <w:p w14:paraId="7C8E28EE" w14:textId="77777777" w:rsidR="009C1390" w:rsidRDefault="009C1390">
      <w:pPr>
        <w:pStyle w:val="DraftHeading3"/>
        <w:tabs>
          <w:tab w:val="right" w:pos="1757"/>
        </w:tabs>
        <w:ind w:left="1871" w:hanging="1871"/>
      </w:pPr>
      <w:r>
        <w:tab/>
        <w:t>(b)</w:t>
      </w:r>
      <w:r>
        <w:tab/>
        <w:t xml:space="preserve">is deemed to be temporarily reserved under section 4(1) of the </w:t>
      </w:r>
      <w:smartTag w:uri="urn:schemas-microsoft-com:office:smarttags" w:element="place">
        <w:smartTag w:uri="urn:schemas-microsoft-com:office:smarttags" w:element="PlaceName">
          <w:r>
            <w:rPr>
              <w:b/>
              <w:bCs/>
            </w:rPr>
            <w:t>Crown</w:t>
          </w:r>
        </w:smartTag>
        <w:r>
          <w:t xml:space="preserve"> </w:t>
        </w:r>
        <w:smartTag w:uri="urn:schemas-microsoft-com:office:smarttags" w:element="PlaceType">
          <w:r>
            <w:rPr>
              <w:b/>
              <w:bCs/>
            </w:rPr>
            <w:t>Land</w:t>
          </w:r>
        </w:smartTag>
      </w:smartTag>
      <w:r>
        <w:rPr>
          <w:b/>
          <w:bCs/>
        </w:rPr>
        <w:t xml:space="preserve"> (Reserves) Act 1978 </w:t>
      </w:r>
      <w:r>
        <w:t>for public purposes, being, in particular, the purposes of the Project.</w:t>
      </w:r>
    </w:p>
    <w:p w14:paraId="74C526BF" w14:textId="77777777" w:rsidR="009C1390" w:rsidRDefault="009C1390">
      <w:pPr>
        <w:pStyle w:val="DraftHeading2"/>
        <w:tabs>
          <w:tab w:val="right" w:pos="1247"/>
        </w:tabs>
        <w:ind w:left="1361" w:hanging="1361"/>
      </w:pPr>
      <w:r>
        <w:tab/>
        <w:t>(2)</w:t>
      </w:r>
      <w:r>
        <w:tab/>
        <w:t xml:space="preserve">The reservation of land under </w:t>
      </w:r>
      <w:r w:rsidR="00334E3E">
        <w:t>subsection</w:t>
      </w:r>
      <w:r>
        <w:t xml:space="preserve"> (1) may be amended, revoked and otherwise dealt with in accordance with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w:t>
      </w:r>
    </w:p>
    <w:p w14:paraId="4A6C69FE" w14:textId="77777777" w:rsidR="009C1390" w:rsidRDefault="009C1390" w:rsidP="009E119B">
      <w:pPr>
        <w:pStyle w:val="DraftHeading1"/>
        <w:tabs>
          <w:tab w:val="right" w:pos="680"/>
        </w:tabs>
        <w:ind w:left="850" w:hanging="850"/>
      </w:pPr>
      <w:r>
        <w:tab/>
      </w:r>
      <w:bookmarkStart w:id="61" w:name="_Toc226010045"/>
      <w:r>
        <w:t>38</w:t>
      </w:r>
      <w:r w:rsidR="009E119B">
        <w:tab/>
      </w:r>
      <w:r>
        <w:t>Acquisition of easement</w:t>
      </w:r>
      <w:r>
        <w:rPr>
          <w:bCs/>
        </w:rPr>
        <w:t>—</w:t>
      </w:r>
      <w:r>
        <w:t>easement in gross</w:t>
      </w:r>
      <w:bookmarkEnd w:id="61"/>
    </w:p>
    <w:p w14:paraId="3C2B11CF" w14:textId="77777777" w:rsidR="009C1390" w:rsidRDefault="009C1390">
      <w:pPr>
        <w:pStyle w:val="BodySectionSub"/>
      </w:pPr>
      <w:r>
        <w:t>If the Authority acquires any right in the nature of an easement or purporting to be an easement under section 34, that right must be taken to be an easement even though there is no land vested in the Authority or the Crown that is benefited by or capable of being benefited by that right.</w:t>
      </w:r>
    </w:p>
    <w:p w14:paraId="5B57188D" w14:textId="77777777" w:rsidR="009C1390" w:rsidRDefault="009C1390" w:rsidP="009E119B">
      <w:pPr>
        <w:pStyle w:val="DraftHeading1"/>
        <w:tabs>
          <w:tab w:val="right" w:pos="680"/>
        </w:tabs>
        <w:ind w:left="850" w:hanging="850"/>
      </w:pPr>
      <w:r>
        <w:tab/>
      </w:r>
      <w:bookmarkStart w:id="62" w:name="_Toc226010046"/>
      <w:r>
        <w:t>39</w:t>
      </w:r>
      <w:r w:rsidR="009E119B">
        <w:tab/>
      </w:r>
      <w:r>
        <w:t>Acquisition by Authority—effect on Utilities</w:t>
      </w:r>
      <w:bookmarkEnd w:id="62"/>
    </w:p>
    <w:p w14:paraId="3755B7B5" w14:textId="77777777" w:rsidR="009C1390" w:rsidRDefault="009C1390">
      <w:pPr>
        <w:pStyle w:val="DraftHeading2"/>
        <w:tabs>
          <w:tab w:val="right" w:pos="1247"/>
        </w:tabs>
        <w:ind w:left="1361" w:hanging="1361"/>
      </w:pPr>
      <w:r>
        <w:tab/>
        <w:t>(1)</w:t>
      </w:r>
      <w:r>
        <w:tab/>
        <w:t>This section applies if—</w:t>
      </w:r>
    </w:p>
    <w:p w14:paraId="6E757677" w14:textId="77777777" w:rsidR="009C1390" w:rsidRDefault="009C1390">
      <w:pPr>
        <w:pStyle w:val="DraftHeading3"/>
        <w:tabs>
          <w:tab w:val="right" w:pos="1757"/>
        </w:tabs>
        <w:ind w:left="1871" w:hanging="1871"/>
      </w:pPr>
      <w:r>
        <w:tab/>
        <w:t>(a)</w:t>
      </w:r>
      <w:r>
        <w:tab/>
        <w:t>the Authority acquires an interest in land under section 34; and</w:t>
      </w:r>
    </w:p>
    <w:p w14:paraId="2B4E99A9" w14:textId="77777777" w:rsidR="009C1390" w:rsidRDefault="009C1390">
      <w:pPr>
        <w:pStyle w:val="DraftHeading3"/>
        <w:tabs>
          <w:tab w:val="right" w:pos="1757"/>
        </w:tabs>
        <w:ind w:left="1871" w:hanging="1871"/>
      </w:pPr>
      <w:r>
        <w:tab/>
        <w:t>(b)</w:t>
      </w:r>
      <w:r>
        <w:tab/>
        <w:t>an easement of a Utility or a right in the nature of an easement of a Utility is extinguished on that acquisition.</w:t>
      </w:r>
    </w:p>
    <w:p w14:paraId="0169A790" w14:textId="77777777" w:rsidR="009C1390" w:rsidRDefault="009C1390">
      <w:pPr>
        <w:pStyle w:val="DraftHeading2"/>
        <w:tabs>
          <w:tab w:val="right" w:pos="1247"/>
        </w:tabs>
        <w:ind w:left="1361" w:hanging="1361"/>
      </w:pPr>
      <w:r>
        <w:tab/>
        <w:t>(2)</w:t>
      </w:r>
      <w:r>
        <w:tab/>
        <w:t xml:space="preserve">Nothing in section 24 of the </w:t>
      </w:r>
      <w:r>
        <w:rPr>
          <w:b/>
          <w:bCs/>
        </w:rPr>
        <w:t>Land Acquisition and Compensation Act 1986</w:t>
      </w:r>
      <w:r>
        <w:t xml:space="preserve"> has the effect of removing—</w:t>
      </w:r>
    </w:p>
    <w:p w14:paraId="4D4DF782" w14:textId="77777777" w:rsidR="009C1390" w:rsidRDefault="009C1390">
      <w:pPr>
        <w:pStyle w:val="DraftHeading3"/>
        <w:tabs>
          <w:tab w:val="right" w:pos="1757"/>
        </w:tabs>
        <w:ind w:left="1871" w:hanging="1871"/>
      </w:pPr>
      <w:r>
        <w:tab/>
        <w:t>(a)</w:t>
      </w:r>
      <w:r>
        <w:tab/>
        <w:t>a Utility's ownership of any Utility infrastructure; or</w:t>
      </w:r>
    </w:p>
    <w:p w14:paraId="431D18E9" w14:textId="77777777" w:rsidR="009C1390" w:rsidRDefault="009C1390">
      <w:pPr>
        <w:pStyle w:val="DraftHeading3"/>
        <w:tabs>
          <w:tab w:val="right" w:pos="1757"/>
        </w:tabs>
        <w:ind w:left="1871" w:hanging="1871"/>
      </w:pPr>
      <w:r>
        <w:lastRenderedPageBreak/>
        <w:tab/>
        <w:t>(b)</w:t>
      </w:r>
      <w:r>
        <w:tab/>
        <w:t>any right (other than an interest in real property) arising under any existing agreement between Utilities in relation to Utility infrastructure; or</w:t>
      </w:r>
    </w:p>
    <w:p w14:paraId="4E516A0D" w14:textId="77777777" w:rsidR="009C1390" w:rsidRDefault="009C1390">
      <w:pPr>
        <w:pStyle w:val="DraftHeading3"/>
        <w:tabs>
          <w:tab w:val="right" w:pos="1757"/>
        </w:tabs>
        <w:ind w:left="1871" w:hanging="1871"/>
      </w:pPr>
      <w:r>
        <w:tab/>
        <w:t>(c)</w:t>
      </w:r>
      <w:r>
        <w:tab/>
        <w:t>any right conferred by an enactment on a Utility in relation to Utility infrastructure.</w:t>
      </w:r>
    </w:p>
    <w:p w14:paraId="245E5289" w14:textId="77777777" w:rsidR="009C1390" w:rsidRDefault="009C1390">
      <w:pPr>
        <w:pStyle w:val="DraftHeading2"/>
        <w:tabs>
          <w:tab w:val="right" w:pos="1247"/>
        </w:tabs>
        <w:ind w:left="1361" w:hanging="1361"/>
      </w:pPr>
      <w:r>
        <w:tab/>
        <w:t>(3)</w:t>
      </w:r>
      <w:r>
        <w:tab/>
        <w:t>The acquisition of the interest in land is not to be regarded as placing a Utility in breach of, or as constituting a default or potential default under any obligation, undertaking, warranty or covenant in any agreement, arrangement or understanding between the Utility and a third party, including, without limiting the generality of the foregoing, any provision prohibiting, restricting or regulating the assignment, transfer or disposal of any land or interest in land.</w:t>
      </w:r>
    </w:p>
    <w:p w14:paraId="51911521" w14:textId="77777777" w:rsidR="009C1390" w:rsidRDefault="009C1390" w:rsidP="009E119B">
      <w:pPr>
        <w:pStyle w:val="DraftHeading1"/>
        <w:tabs>
          <w:tab w:val="right" w:pos="680"/>
        </w:tabs>
        <w:ind w:left="850" w:hanging="850"/>
      </w:pPr>
      <w:r>
        <w:tab/>
      </w:r>
      <w:bookmarkStart w:id="63" w:name="_Toc226010047"/>
      <w:r>
        <w:t>40</w:t>
      </w:r>
      <w:r w:rsidR="009E119B">
        <w:tab/>
      </w:r>
      <w:r>
        <w:t>Acquisition of lease or licence</w:t>
      </w:r>
      <w:bookmarkEnd w:id="63"/>
    </w:p>
    <w:p w14:paraId="45E47824" w14:textId="77777777" w:rsidR="00710099" w:rsidRDefault="00710099" w:rsidP="00905A63">
      <w:pPr>
        <w:pStyle w:val="SideNote"/>
        <w:framePr w:wrap="around"/>
      </w:pPr>
      <w:r>
        <w:t>S. 40(1) amended by No. 70/2013 s. </w:t>
      </w:r>
      <w:r w:rsidR="006570D4">
        <w:t>4</w:t>
      </w:r>
      <w:r>
        <w:t>(Sch. 2 item 14.2).</w:t>
      </w:r>
    </w:p>
    <w:p w14:paraId="68E1DF28" w14:textId="77777777" w:rsidR="009C1390" w:rsidRDefault="009C1390">
      <w:pPr>
        <w:pStyle w:val="DraftHeading2"/>
        <w:tabs>
          <w:tab w:val="right" w:pos="1247"/>
        </w:tabs>
        <w:ind w:left="1361" w:hanging="1361"/>
      </w:pPr>
      <w:r>
        <w:tab/>
        <w:t>(1)</w:t>
      </w:r>
      <w:r>
        <w:tab/>
        <w:t>If any interest in land to be acquired under section 34 is held by a licensee or lessee of the Crown, the Authority must notify the</w:t>
      </w:r>
      <w:r w:rsidR="00710099">
        <w:t xml:space="preserve"> Secretary to the Department of Environment and Primary Industries</w:t>
      </w:r>
      <w:r>
        <w:t xml:space="preserve"> of the intention to acquire the interest.</w:t>
      </w:r>
    </w:p>
    <w:p w14:paraId="3C3AF8D1" w14:textId="77777777" w:rsidR="009C1390" w:rsidRDefault="009C1390">
      <w:pPr>
        <w:pStyle w:val="DraftHeading2"/>
        <w:tabs>
          <w:tab w:val="right" w:pos="1247"/>
        </w:tabs>
        <w:ind w:left="1361" w:hanging="1361"/>
      </w:pPr>
      <w:r>
        <w:tab/>
        <w:t>(2)</w:t>
      </w:r>
      <w:r>
        <w:tab/>
        <w:t>The notice must include a description of the interest to be acquired.</w:t>
      </w:r>
    </w:p>
    <w:p w14:paraId="3D684A5C" w14:textId="77777777" w:rsidR="009C1390" w:rsidRDefault="009C1390" w:rsidP="009E119B">
      <w:pPr>
        <w:pStyle w:val="DraftHeading1"/>
        <w:tabs>
          <w:tab w:val="right" w:pos="680"/>
        </w:tabs>
        <w:ind w:left="850" w:hanging="850"/>
      </w:pPr>
      <w:r>
        <w:tab/>
      </w:r>
      <w:bookmarkStart w:id="64" w:name="_Toc226010048"/>
      <w:r>
        <w:t>41</w:t>
      </w:r>
      <w:r w:rsidR="009E119B">
        <w:tab/>
      </w:r>
      <w:r>
        <w:t>Modification of Land A</w:t>
      </w:r>
      <w:r w:rsidR="00DA0F31">
        <w:t>cquisition and Compensation Act </w:t>
      </w:r>
      <w:r>
        <w:t>1986</w:t>
      </w:r>
      <w:r>
        <w:rPr>
          <w:bCs/>
        </w:rPr>
        <w:t>—</w:t>
      </w:r>
      <w:r>
        <w:t>general</w:t>
      </w:r>
      <w:bookmarkEnd w:id="64"/>
    </w:p>
    <w:p w14:paraId="64F97C7E" w14:textId="77777777" w:rsidR="009C1390" w:rsidRDefault="009C1390">
      <w:pPr>
        <w:pStyle w:val="DraftHeading2"/>
        <w:tabs>
          <w:tab w:val="right" w:pos="1247"/>
        </w:tabs>
        <w:ind w:left="1361" w:hanging="1361"/>
      </w:pPr>
      <w:r>
        <w:tab/>
        <w:t>(1)</w:t>
      </w:r>
      <w:r w:rsidR="009E119B">
        <w:tab/>
      </w:r>
      <w:r>
        <w:t xml:space="preserve">Section 3(3) of the </w:t>
      </w:r>
      <w:r>
        <w:rPr>
          <w:b/>
          <w:bCs/>
        </w:rPr>
        <w:t>Land Acquisition and Compensation Act 1986</w:t>
      </w:r>
      <w:r>
        <w:t xml:space="preserve"> does not apply to the extent that this Division is inconsistent with that Act.</w:t>
      </w:r>
    </w:p>
    <w:p w14:paraId="5229DC24" w14:textId="77777777" w:rsidR="009C1390" w:rsidRDefault="009C1390">
      <w:pPr>
        <w:pStyle w:val="DraftHeading2"/>
        <w:tabs>
          <w:tab w:val="right" w:pos="1247"/>
        </w:tabs>
        <w:ind w:left="1361" w:hanging="1361"/>
      </w:pPr>
      <w:r>
        <w:tab/>
        <w:t>(2)</w:t>
      </w:r>
      <w:r>
        <w:tab/>
        <w:t xml:space="preserve">The Project area is deemed to have been reserved under a planning instrument for a public purpose for the purposes of section 5 of the </w:t>
      </w:r>
      <w:r>
        <w:rPr>
          <w:b/>
          <w:bCs/>
        </w:rPr>
        <w:t>Land Acquisition and Compensation Act 1986</w:t>
      </w:r>
      <w:r>
        <w:t>.</w:t>
      </w:r>
    </w:p>
    <w:p w14:paraId="2AEF4046" w14:textId="77777777" w:rsidR="00864EEE" w:rsidRPr="006D20AB" w:rsidRDefault="00864EEE" w:rsidP="00905A63">
      <w:pPr>
        <w:pStyle w:val="SideNote"/>
        <w:framePr w:wrap="around"/>
      </w:pPr>
      <w:r>
        <w:lastRenderedPageBreak/>
        <w:t xml:space="preserve">S. 41(3) </w:t>
      </w:r>
      <w:r>
        <w:rPr>
          <w:bCs/>
        </w:rPr>
        <w:t xml:space="preserve">amended by No. </w:t>
      </w:r>
      <w:r w:rsidR="00472BA1">
        <w:rPr>
          <w:bCs/>
        </w:rPr>
        <w:t>95/2005</w:t>
      </w:r>
      <w:r>
        <w:rPr>
          <w:bCs/>
        </w:rPr>
        <w:t xml:space="preserve"> s. 4(4)(a).</w:t>
      </w:r>
    </w:p>
    <w:p w14:paraId="37818630" w14:textId="77777777" w:rsidR="009C1390" w:rsidRDefault="009C1390">
      <w:pPr>
        <w:pStyle w:val="DraftHeading2"/>
        <w:tabs>
          <w:tab w:val="right" w:pos="1247"/>
        </w:tabs>
        <w:ind w:left="1361" w:hanging="1361"/>
      </w:pPr>
      <w:r>
        <w:tab/>
        <w:t>(3)</w:t>
      </w:r>
      <w:r>
        <w:tab/>
        <w:t xml:space="preserve">Section 8(1) of the </w:t>
      </w:r>
      <w:r>
        <w:rPr>
          <w:b/>
          <w:bCs/>
        </w:rPr>
        <w:t>Land Acquisition and Compensation Act 1986</w:t>
      </w:r>
      <w:r>
        <w:t xml:space="preserve"> applies to an acquisition under section 34 as if for paragraph (e) there were substituted—</w:t>
      </w:r>
    </w:p>
    <w:p w14:paraId="7F05A139" w14:textId="77777777" w:rsidR="009C1390" w:rsidRDefault="009C1390">
      <w:pPr>
        <w:pStyle w:val="AmendHeading1"/>
        <w:tabs>
          <w:tab w:val="right" w:pos="1757"/>
        </w:tabs>
        <w:ind w:left="1871" w:hanging="1871"/>
      </w:pPr>
      <w:r>
        <w:tab/>
        <w:t>"(e)</w:t>
      </w:r>
      <w:r>
        <w:tab/>
        <w:t xml:space="preserve">state that the land is within the Project area under the </w:t>
      </w:r>
      <w:r w:rsidR="00864EEE" w:rsidRPr="00947D49">
        <w:rPr>
          <w:b/>
        </w:rPr>
        <w:t>EastLink</w:t>
      </w:r>
      <w:r>
        <w:rPr>
          <w:b/>
          <w:bCs/>
        </w:rPr>
        <w:t xml:space="preserve"> Project Act 2004</w:t>
      </w:r>
      <w:r>
        <w:t>;".</w:t>
      </w:r>
    </w:p>
    <w:p w14:paraId="1606F3FB" w14:textId="77777777" w:rsidR="00864EEE" w:rsidRPr="006D20AB" w:rsidRDefault="00864EEE" w:rsidP="00905A63">
      <w:pPr>
        <w:pStyle w:val="SideNote"/>
        <w:framePr w:wrap="around"/>
      </w:pPr>
      <w:r>
        <w:t xml:space="preserve">S. 41(4) </w:t>
      </w:r>
      <w:r>
        <w:rPr>
          <w:bCs/>
        </w:rPr>
        <w:t xml:space="preserve">amended by No. </w:t>
      </w:r>
      <w:r w:rsidR="00472BA1">
        <w:rPr>
          <w:bCs/>
        </w:rPr>
        <w:t>95/2005</w:t>
      </w:r>
      <w:r>
        <w:rPr>
          <w:bCs/>
        </w:rPr>
        <w:t xml:space="preserve"> s. 4(4)(a).</w:t>
      </w:r>
    </w:p>
    <w:p w14:paraId="23CAA9CB" w14:textId="77777777" w:rsidR="009C1390" w:rsidRDefault="009C1390">
      <w:pPr>
        <w:pStyle w:val="DraftHeading2"/>
        <w:tabs>
          <w:tab w:val="right" w:pos="1247"/>
        </w:tabs>
        <w:ind w:left="1361" w:hanging="1361"/>
        <w:rPr>
          <w:bCs/>
        </w:rPr>
      </w:pPr>
      <w:r>
        <w:tab/>
        <w:t>(4)</w:t>
      </w:r>
      <w:r>
        <w:tab/>
        <w:t xml:space="preserve">Section 43 of the </w:t>
      </w:r>
      <w:r>
        <w:rPr>
          <w:b/>
          <w:bCs/>
        </w:rPr>
        <w:t>Land Acquisition and Compensation Act 1986</w:t>
      </w:r>
      <w:r>
        <w:t xml:space="preserve"> applies to an acquisition under section 34 as if after section 43(1)(b) there were inserted</w:t>
      </w:r>
      <w:r>
        <w:rPr>
          <w:bCs/>
        </w:rPr>
        <w:t>—</w:t>
      </w:r>
    </w:p>
    <w:p w14:paraId="30E0A0C5" w14:textId="77777777" w:rsidR="009C1390" w:rsidRDefault="009C1390">
      <w:pPr>
        <w:pStyle w:val="AmendHeading1"/>
        <w:tabs>
          <w:tab w:val="right" w:pos="1757"/>
        </w:tabs>
        <w:ind w:left="1871" w:hanging="1871"/>
      </w:pPr>
      <w:r>
        <w:tab/>
        <w:t>"(ba)</w:t>
      </w:r>
      <w:r>
        <w:tab/>
        <w:t xml:space="preserve">Any special suitability or adaptability of the land in which the acquired interest subsists for a purpose for which it could be used under the </w:t>
      </w:r>
      <w:r w:rsidR="00864EEE" w:rsidRPr="00947D49">
        <w:rPr>
          <w:b/>
        </w:rPr>
        <w:t>EastLink</w:t>
      </w:r>
      <w:r>
        <w:rPr>
          <w:b/>
          <w:bCs/>
        </w:rPr>
        <w:t xml:space="preserve"> Project Act 2004</w:t>
      </w:r>
      <w:r>
        <w:t xml:space="preserve"> for the purposes of the Project within the meaning of that Act.".</w:t>
      </w:r>
    </w:p>
    <w:p w14:paraId="34847F1B" w14:textId="77777777" w:rsidR="009C1390" w:rsidRDefault="009C1390">
      <w:pPr>
        <w:pStyle w:val="DraftHeading2"/>
        <w:tabs>
          <w:tab w:val="right" w:pos="1247"/>
        </w:tabs>
        <w:ind w:left="1361" w:hanging="1361"/>
      </w:pPr>
      <w:r>
        <w:tab/>
        <w:t>(5)</w:t>
      </w:r>
      <w:r>
        <w:tab/>
        <w:t xml:space="preserve">Section 109 of the </w:t>
      </w:r>
      <w:r>
        <w:rPr>
          <w:b/>
          <w:bCs/>
        </w:rPr>
        <w:t xml:space="preserve">Land Acquisition and Compensation Act 1986 </w:t>
      </w:r>
      <w:r>
        <w:t>does not apply to an interest in land acquired under section 34.</w:t>
      </w:r>
    </w:p>
    <w:p w14:paraId="5A0D0AF8" w14:textId="77777777" w:rsidR="009C1390" w:rsidRDefault="009C1390" w:rsidP="009E119B">
      <w:pPr>
        <w:pStyle w:val="DraftHeading1"/>
        <w:tabs>
          <w:tab w:val="right" w:pos="680"/>
        </w:tabs>
        <w:ind w:left="850" w:hanging="850"/>
      </w:pPr>
      <w:r>
        <w:tab/>
      </w:r>
      <w:bookmarkStart w:id="65" w:name="_Toc226010049"/>
      <w:r>
        <w:t>42</w:t>
      </w:r>
      <w:r w:rsidR="009E119B">
        <w:tab/>
      </w:r>
      <w:r>
        <w:t>Modification of Land Acquisition and Compensation Act</w:t>
      </w:r>
      <w:r w:rsidR="00DA0F31">
        <w:t> </w:t>
      </w:r>
      <w:r>
        <w:t>1986—temporary occupation</w:t>
      </w:r>
      <w:bookmarkEnd w:id="65"/>
    </w:p>
    <w:p w14:paraId="416AB5F8" w14:textId="77777777" w:rsidR="009C1390" w:rsidRDefault="009C1390">
      <w:pPr>
        <w:pStyle w:val="BodySectionSub"/>
      </w:pPr>
      <w:r>
        <w:t xml:space="preserve">Section 75 of the </w:t>
      </w:r>
      <w:r>
        <w:rPr>
          <w:b/>
          <w:bCs/>
        </w:rPr>
        <w:t>Land Acquisition and Compensation Act 1986</w:t>
      </w:r>
      <w:r>
        <w:t xml:space="preserve"> has effect as if it empowered the Authority and any person authorised by the Authority under that section to enter any land and section 75(6) did not apply.</w:t>
      </w:r>
    </w:p>
    <w:p w14:paraId="35D3B7D2" w14:textId="77777777" w:rsidR="009C1390" w:rsidRDefault="009C1390" w:rsidP="009E119B">
      <w:pPr>
        <w:pStyle w:val="DraftHeading1"/>
        <w:tabs>
          <w:tab w:val="right" w:pos="680"/>
        </w:tabs>
        <w:ind w:left="850" w:hanging="850"/>
      </w:pPr>
      <w:r>
        <w:tab/>
      </w:r>
      <w:bookmarkStart w:id="66" w:name="_Toc226010050"/>
      <w:r>
        <w:t>43</w:t>
      </w:r>
      <w:r w:rsidR="009E119B">
        <w:tab/>
      </w:r>
      <w:r>
        <w:t>Modification of Land Acquisition and Compensation Act</w:t>
      </w:r>
      <w:r w:rsidR="00DA0F31">
        <w:t> </w:t>
      </w:r>
      <w:r>
        <w:t>1986</w:t>
      </w:r>
      <w:r>
        <w:rPr>
          <w:bCs/>
        </w:rPr>
        <w:t>—</w:t>
      </w:r>
      <w:r>
        <w:t>regulations</w:t>
      </w:r>
      <w:bookmarkEnd w:id="66"/>
    </w:p>
    <w:p w14:paraId="163FCD22" w14:textId="77777777" w:rsidR="009C1390" w:rsidRDefault="009C1390">
      <w:pPr>
        <w:pStyle w:val="BodySectionSub"/>
      </w:pPr>
      <w:r>
        <w:t xml:space="preserve">The regulations in force from time to time under the </w:t>
      </w:r>
      <w:r>
        <w:rPr>
          <w:b/>
          <w:bCs/>
        </w:rPr>
        <w:t xml:space="preserve">Land Acquisition and Compensation Act 1986 </w:t>
      </w:r>
      <w:r>
        <w:t>and the forms prescribed under those regulations apply in relation to the operation of this Division with such modifications as are necessary to give effect to this Division.</w:t>
      </w:r>
    </w:p>
    <w:p w14:paraId="28AD3CA9" w14:textId="77777777" w:rsidR="00F004D8" w:rsidRPr="00F004D8" w:rsidRDefault="00F004D8" w:rsidP="00F004D8"/>
    <w:p w14:paraId="18FCF8C9" w14:textId="77777777" w:rsidR="00F004D8" w:rsidRDefault="009C1390" w:rsidP="009E119B">
      <w:pPr>
        <w:pStyle w:val="DraftHeading1"/>
        <w:tabs>
          <w:tab w:val="right" w:pos="680"/>
        </w:tabs>
        <w:ind w:left="850" w:hanging="850"/>
      </w:pPr>
      <w:r>
        <w:lastRenderedPageBreak/>
        <w:tab/>
      </w:r>
      <w:bookmarkStart w:id="67" w:name="_Toc226010051"/>
      <w:r>
        <w:t>44</w:t>
      </w:r>
      <w:r w:rsidR="009E119B">
        <w:tab/>
      </w:r>
      <w:r>
        <w:t>Transfer of building or structure as compensation</w:t>
      </w:r>
      <w:bookmarkEnd w:id="67"/>
    </w:p>
    <w:p w14:paraId="3BE1053F" w14:textId="77777777" w:rsidR="009C1390" w:rsidRDefault="009C1390">
      <w:pPr>
        <w:pStyle w:val="DraftHeading2"/>
        <w:tabs>
          <w:tab w:val="right" w:pos="1247"/>
        </w:tabs>
        <w:ind w:left="1361" w:hanging="1361"/>
      </w:pPr>
      <w:r>
        <w:tab/>
        <w:t>(1)</w:t>
      </w:r>
      <w:r>
        <w:tab/>
        <w:t>With the agreement of the person entitled to compensation under this Division for the acquisition of an interest in land, the Authority may transfer a building or structure from reserved project land or surplus land or from land owned by the Authority or by that person to other land owned by that person in full or in part settlement of any compensation that the Authority is liable to pay.</w:t>
      </w:r>
    </w:p>
    <w:p w14:paraId="42930DA4" w14:textId="77777777" w:rsidR="009C1390" w:rsidRDefault="009C1390">
      <w:pPr>
        <w:pStyle w:val="DraftHeading2"/>
        <w:tabs>
          <w:tab w:val="right" w:pos="1247"/>
        </w:tabs>
        <w:ind w:left="1361" w:hanging="1361"/>
      </w:pPr>
      <w:r>
        <w:tab/>
        <w:t>(2)</w:t>
      </w:r>
      <w:r>
        <w:tab/>
        <w:t>With the agreement of the person entitled to compensation under this Division for the acquisition of an interest in land, the Authority may ask—</w:t>
      </w:r>
    </w:p>
    <w:p w14:paraId="1E7F188F" w14:textId="77777777" w:rsidR="00D1341E" w:rsidRPr="00D1341E" w:rsidRDefault="00D1341E" w:rsidP="00905A63">
      <w:pPr>
        <w:pStyle w:val="SideNote"/>
        <w:framePr w:wrap="around"/>
      </w:pPr>
      <w:r>
        <w:t>S. 44(2)(a) repealed by No.</w:t>
      </w:r>
      <w:r w:rsidR="000E3481">
        <w:t xml:space="preserve"> 93/2009 s</w:t>
      </w:r>
      <w:r w:rsidR="00AB428C">
        <w:t>.</w:t>
      </w:r>
      <w:r>
        <w:t> 39(2)(a).</w:t>
      </w:r>
    </w:p>
    <w:p w14:paraId="0CDDE079" w14:textId="77777777" w:rsidR="00D1341E" w:rsidRDefault="00D1341E" w:rsidP="00D1341E">
      <w:pPr>
        <w:pStyle w:val="Stars"/>
      </w:pPr>
      <w:r>
        <w:tab/>
        <w:t>*</w:t>
      </w:r>
      <w:r>
        <w:tab/>
        <w:t>*</w:t>
      </w:r>
      <w:r>
        <w:tab/>
        <w:t>*</w:t>
      </w:r>
      <w:r>
        <w:tab/>
        <w:t>*</w:t>
      </w:r>
      <w:r>
        <w:tab/>
        <w:t>*</w:t>
      </w:r>
    </w:p>
    <w:p w14:paraId="36F9301D" w14:textId="77777777" w:rsidR="001940D7" w:rsidRDefault="001940D7" w:rsidP="001940D7"/>
    <w:p w14:paraId="10B79E2E" w14:textId="77777777" w:rsidR="001940D7" w:rsidRPr="001940D7" w:rsidRDefault="001940D7" w:rsidP="001940D7"/>
    <w:p w14:paraId="6F3C15C9" w14:textId="77777777" w:rsidR="009C1390" w:rsidRDefault="009C1390">
      <w:pPr>
        <w:pStyle w:val="DraftHeading3"/>
        <w:tabs>
          <w:tab w:val="right" w:pos="1757"/>
        </w:tabs>
        <w:ind w:left="1871" w:hanging="1871"/>
      </w:pPr>
      <w:r>
        <w:tab/>
        <w:t>(b)</w:t>
      </w:r>
      <w:r>
        <w:tab/>
        <w:t>the Secretary to the Department of Infrastructure to transfer a building or structure from land owned by it to land owned by that person—</w:t>
      </w:r>
    </w:p>
    <w:p w14:paraId="6F1CC05F" w14:textId="77777777" w:rsidR="009C1390" w:rsidRDefault="009C1390">
      <w:pPr>
        <w:pStyle w:val="BodySectionSub"/>
      </w:pPr>
      <w:r>
        <w:t>in full or in part settlement of any compensation that the Authority is liable to pay.</w:t>
      </w:r>
    </w:p>
    <w:p w14:paraId="3D0CDC32" w14:textId="77777777" w:rsidR="000E3481" w:rsidRPr="00D1341E" w:rsidRDefault="000E3481" w:rsidP="00905A63">
      <w:pPr>
        <w:pStyle w:val="SideNote"/>
        <w:framePr w:wrap="around"/>
      </w:pPr>
      <w:r>
        <w:t xml:space="preserve">S. 44(3) </w:t>
      </w:r>
      <w:r w:rsidR="00AB428C">
        <w:t>amend</w:t>
      </w:r>
      <w:r>
        <w:t>ed by No. 93/2009 s</w:t>
      </w:r>
      <w:r w:rsidR="00AB428C">
        <w:t>.</w:t>
      </w:r>
      <w:r>
        <w:t> 39(2)(b).</w:t>
      </w:r>
    </w:p>
    <w:p w14:paraId="3168425B" w14:textId="77777777" w:rsidR="009C1390" w:rsidRDefault="009C1390">
      <w:pPr>
        <w:pStyle w:val="DraftHeading2"/>
        <w:tabs>
          <w:tab w:val="right" w:pos="1247"/>
        </w:tabs>
        <w:ind w:left="1361" w:hanging="1361"/>
      </w:pPr>
      <w:r>
        <w:tab/>
        <w:t>(3)</w:t>
      </w:r>
      <w:r>
        <w:tab/>
      </w:r>
      <w:r w:rsidR="000E3481">
        <w:t>The</w:t>
      </w:r>
      <w:r w:rsidR="00AB428C">
        <w:t xml:space="preserve"> </w:t>
      </w:r>
      <w:r>
        <w:t>Secretary to the Department of Infrastructure may comply with a request under this section despite anything to the contrary in any other Act.</w:t>
      </w:r>
    </w:p>
    <w:p w14:paraId="07C66EE2" w14:textId="77777777" w:rsidR="00F004D8" w:rsidRDefault="00F004D8" w:rsidP="00F004D8"/>
    <w:p w14:paraId="62989510" w14:textId="77777777" w:rsidR="00F004D8" w:rsidRDefault="00F004D8" w:rsidP="00F004D8"/>
    <w:p w14:paraId="129B7329" w14:textId="77777777" w:rsidR="00F004D8" w:rsidRDefault="00F004D8" w:rsidP="00F004D8"/>
    <w:p w14:paraId="709DB865" w14:textId="77777777" w:rsidR="00F004D8" w:rsidRDefault="00F004D8" w:rsidP="00F004D8"/>
    <w:p w14:paraId="6DB7E5FC" w14:textId="77777777" w:rsidR="00F004D8" w:rsidRDefault="00F004D8" w:rsidP="00F004D8"/>
    <w:p w14:paraId="42FEF8F2" w14:textId="77777777" w:rsidR="00F004D8" w:rsidRPr="00F004D8" w:rsidRDefault="00F004D8" w:rsidP="00F004D8"/>
    <w:p w14:paraId="4AA13441" w14:textId="77777777" w:rsidR="009C1390" w:rsidRDefault="009C1390" w:rsidP="009E119B">
      <w:pPr>
        <w:pStyle w:val="DraftHeading1"/>
        <w:tabs>
          <w:tab w:val="right" w:pos="680"/>
        </w:tabs>
        <w:ind w:left="850" w:hanging="850"/>
      </w:pPr>
      <w:r>
        <w:lastRenderedPageBreak/>
        <w:tab/>
      </w:r>
      <w:bookmarkStart w:id="68" w:name="_Toc226010052"/>
      <w:r>
        <w:t>45</w:t>
      </w:r>
      <w:r w:rsidR="009E119B">
        <w:tab/>
      </w:r>
      <w:r>
        <w:t>Adjoining land may be provided as compensation</w:t>
      </w:r>
      <w:bookmarkEnd w:id="68"/>
    </w:p>
    <w:p w14:paraId="255E8160" w14:textId="77777777" w:rsidR="009C1390" w:rsidRDefault="009C1390">
      <w:pPr>
        <w:pStyle w:val="DraftHeading2"/>
        <w:tabs>
          <w:tab w:val="right" w:pos="1247"/>
        </w:tabs>
        <w:ind w:left="1361" w:hanging="1361"/>
      </w:pPr>
      <w:r>
        <w:tab/>
        <w:t>(1)</w:t>
      </w:r>
      <w:r>
        <w:tab/>
        <w:t>If the Authority acquires compulsorily under this Division part of a parcel of land owned by a person, the Authority may require that person to take land—</w:t>
      </w:r>
    </w:p>
    <w:p w14:paraId="3595F899" w14:textId="77777777" w:rsidR="009C1390" w:rsidRDefault="009C1390">
      <w:pPr>
        <w:pStyle w:val="DraftHeading3"/>
        <w:tabs>
          <w:tab w:val="right" w:pos="1757"/>
        </w:tabs>
        <w:ind w:left="1871" w:hanging="1871"/>
      </w:pPr>
      <w:r>
        <w:tab/>
        <w:t>(a)</w:t>
      </w:r>
      <w:r>
        <w:tab/>
        <w:t>that adjoins the part of that parcel that was not acquired; and</w:t>
      </w:r>
    </w:p>
    <w:p w14:paraId="556ECC50" w14:textId="77777777" w:rsidR="009C1390" w:rsidRDefault="009C1390">
      <w:pPr>
        <w:pStyle w:val="DraftHeading3"/>
        <w:tabs>
          <w:tab w:val="right" w:pos="1757"/>
        </w:tabs>
        <w:ind w:left="1871" w:hanging="1871"/>
      </w:pPr>
      <w:r>
        <w:tab/>
        <w:t>(b)</w:t>
      </w:r>
      <w:r>
        <w:tab/>
        <w:t>that is owned by the Authority or is surplus land.</w:t>
      </w:r>
    </w:p>
    <w:p w14:paraId="16A104E3" w14:textId="77777777" w:rsidR="009C1390" w:rsidRDefault="009C1390">
      <w:pPr>
        <w:pStyle w:val="DraftHeading2"/>
        <w:tabs>
          <w:tab w:val="right" w:pos="1247"/>
        </w:tabs>
        <w:ind w:left="1361" w:hanging="1361"/>
      </w:pPr>
      <w:r>
        <w:tab/>
        <w:t>(2)</w:t>
      </w:r>
      <w:r>
        <w:tab/>
        <w:t>The value of that adjoining land must be deducted from any amount to be paid by way of compensation to the owner of the land acquired compulsorily by the Authority.</w:t>
      </w:r>
    </w:p>
    <w:p w14:paraId="3A453A8D" w14:textId="77777777" w:rsidR="009C1390" w:rsidRDefault="009C1390">
      <w:pPr>
        <w:pStyle w:val="DraftHeading2"/>
        <w:tabs>
          <w:tab w:val="right" w:pos="1247"/>
        </w:tabs>
        <w:ind w:left="1361" w:hanging="1361"/>
      </w:pPr>
      <w:r>
        <w:tab/>
        <w:t>(3)</w:t>
      </w:r>
      <w:r>
        <w:tab/>
        <w:t>If the Authority and the owner cannot agree as to the value of the adjoining land, the value must be settled in the same manner and at the same time as the compensation to be paid to that owner.</w:t>
      </w:r>
    </w:p>
    <w:p w14:paraId="0CE41502" w14:textId="77777777" w:rsidR="009C1390" w:rsidRDefault="009C1390" w:rsidP="009E119B">
      <w:pPr>
        <w:pStyle w:val="DraftHeading1"/>
        <w:tabs>
          <w:tab w:val="right" w:pos="680"/>
        </w:tabs>
        <w:ind w:left="850" w:hanging="850"/>
      </w:pPr>
      <w:r>
        <w:tab/>
      </w:r>
      <w:bookmarkStart w:id="69" w:name="_Toc226010053"/>
      <w:r>
        <w:t>46</w:t>
      </w:r>
      <w:r w:rsidR="009E119B">
        <w:tab/>
      </w:r>
      <w:r>
        <w:t>Cultural and Recreational Lands Act 1963</w:t>
      </w:r>
      <w:bookmarkEnd w:id="69"/>
    </w:p>
    <w:p w14:paraId="2506A2C7" w14:textId="77777777" w:rsidR="009C1390" w:rsidRDefault="009C1390">
      <w:pPr>
        <w:pStyle w:val="BodySection"/>
      </w:pPr>
      <w:r>
        <w:t xml:space="preserve">Section 3 of the </w:t>
      </w:r>
      <w:r>
        <w:rPr>
          <w:b/>
        </w:rPr>
        <w:t>Cultural and Recreational Lands Act 1963</w:t>
      </w:r>
      <w:r>
        <w:t xml:space="preserve"> does not apply to the compulsory acquisition of land under this Division.</w:t>
      </w:r>
    </w:p>
    <w:p w14:paraId="0A9F76DA" w14:textId="77777777" w:rsidR="009C1390" w:rsidRPr="00D10CC8" w:rsidRDefault="009C1390" w:rsidP="00D10CC8">
      <w:pPr>
        <w:pStyle w:val="Heading-DIVISION"/>
        <w:rPr>
          <w:sz w:val="28"/>
        </w:rPr>
      </w:pPr>
      <w:bookmarkStart w:id="70" w:name="_Toc226010054"/>
      <w:r w:rsidRPr="00D10CC8">
        <w:rPr>
          <w:sz w:val="28"/>
        </w:rPr>
        <w:t xml:space="preserve">Division 2—Acquisition </w:t>
      </w:r>
      <w:r w:rsidR="00CF7B6F" w:rsidRPr="00D10CC8">
        <w:rPr>
          <w:sz w:val="28"/>
        </w:rPr>
        <w:t>of native title rights and</w:t>
      </w:r>
      <w:r w:rsidR="00952FB9">
        <w:rPr>
          <w:sz w:val="28"/>
        </w:rPr>
        <w:t> </w:t>
      </w:r>
      <w:r w:rsidR="00CF7B6F" w:rsidRPr="00D10CC8">
        <w:rPr>
          <w:sz w:val="28"/>
        </w:rPr>
        <w:t>in</w:t>
      </w:r>
      <w:r w:rsidRPr="00D10CC8">
        <w:rPr>
          <w:sz w:val="28"/>
        </w:rPr>
        <w:t>terests</w:t>
      </w:r>
      <w:bookmarkEnd w:id="70"/>
    </w:p>
    <w:p w14:paraId="229F3268" w14:textId="77777777" w:rsidR="009C1390" w:rsidRDefault="009C1390" w:rsidP="009E119B">
      <w:pPr>
        <w:pStyle w:val="DraftHeading1"/>
        <w:tabs>
          <w:tab w:val="right" w:pos="680"/>
        </w:tabs>
        <w:ind w:left="850" w:hanging="850"/>
      </w:pPr>
      <w:r>
        <w:tab/>
      </w:r>
      <w:bookmarkStart w:id="71" w:name="_Toc226010055"/>
      <w:r>
        <w:t>47</w:t>
      </w:r>
      <w:r w:rsidR="009E119B">
        <w:rPr>
          <w:iCs/>
        </w:rPr>
        <w:tab/>
      </w:r>
      <w:r>
        <w:t>Compulsory acquisition of native title rights and interests</w:t>
      </w:r>
      <w:bookmarkEnd w:id="71"/>
    </w:p>
    <w:p w14:paraId="505D95E0" w14:textId="77777777" w:rsidR="009C1390" w:rsidRDefault="009C1390">
      <w:pPr>
        <w:pStyle w:val="DraftHeading2"/>
        <w:tabs>
          <w:tab w:val="right" w:pos="1247"/>
        </w:tabs>
        <w:ind w:left="1361" w:hanging="1361"/>
      </w:pPr>
      <w:r>
        <w:tab/>
        <w:t>(1)</w:t>
      </w:r>
      <w:r>
        <w:tab/>
        <w:t>The Authority may acquire a native title right or interest in land in the Extended Project area by a compulsory process for the purposes of the Project or any purpose connected with the Project.</w:t>
      </w:r>
    </w:p>
    <w:p w14:paraId="314B80E7" w14:textId="77777777" w:rsidR="009C1390" w:rsidRDefault="009C1390">
      <w:pPr>
        <w:pStyle w:val="DraftHeading2"/>
        <w:tabs>
          <w:tab w:val="right" w:pos="1247"/>
        </w:tabs>
        <w:ind w:left="1361" w:hanging="1361"/>
      </w:pPr>
      <w:r>
        <w:tab/>
        <w:t>(2)</w:t>
      </w:r>
      <w:r>
        <w:tab/>
        <w:t xml:space="preserve">Subject to this Division, the </w:t>
      </w:r>
      <w:r>
        <w:rPr>
          <w:b/>
          <w:bCs/>
        </w:rPr>
        <w:t>Land Acquisition and Compensation Act 1986</w:t>
      </w:r>
      <w:r>
        <w:t xml:space="preserve"> applies to a compulsory acquisition referred to in </w:t>
      </w:r>
      <w:r w:rsidR="00334E3E">
        <w:t>subsection</w:t>
      </w:r>
      <w:r w:rsidR="00DA0F31">
        <w:t xml:space="preserve"> </w:t>
      </w:r>
      <w:r>
        <w:t>(1) and for that purpose—</w:t>
      </w:r>
    </w:p>
    <w:p w14:paraId="389CDF2E" w14:textId="77777777" w:rsidR="00307454" w:rsidRPr="006D20AB" w:rsidRDefault="00307454" w:rsidP="00905A63">
      <w:pPr>
        <w:pStyle w:val="SideNote"/>
        <w:framePr w:wrap="around"/>
      </w:pPr>
      <w:r>
        <w:lastRenderedPageBreak/>
        <w:t xml:space="preserve">S. 47(2)(a) </w:t>
      </w:r>
      <w:r>
        <w:rPr>
          <w:bCs/>
        </w:rPr>
        <w:t xml:space="preserve">amended by No. </w:t>
      </w:r>
      <w:r w:rsidR="00472BA1">
        <w:rPr>
          <w:bCs/>
        </w:rPr>
        <w:t>95/2005</w:t>
      </w:r>
      <w:r>
        <w:rPr>
          <w:bCs/>
        </w:rPr>
        <w:t xml:space="preserve"> s. 4(4)(a).</w:t>
      </w:r>
    </w:p>
    <w:p w14:paraId="752AC990" w14:textId="77777777" w:rsidR="009C1390" w:rsidRDefault="009C1390">
      <w:pPr>
        <w:pStyle w:val="DraftHeading3"/>
        <w:tabs>
          <w:tab w:val="right" w:pos="1757"/>
        </w:tabs>
        <w:ind w:left="1871" w:hanging="1871"/>
      </w:pPr>
      <w:r>
        <w:tab/>
        <w:t>(a)</w:t>
      </w:r>
      <w:r>
        <w:tab/>
        <w:t xml:space="preserve">the </w:t>
      </w:r>
      <w:r w:rsidR="00307454" w:rsidRPr="00947D49">
        <w:rPr>
          <w:b/>
        </w:rPr>
        <w:t>EastLink</w:t>
      </w:r>
      <w:r>
        <w:rPr>
          <w:b/>
          <w:bCs/>
        </w:rPr>
        <w:t xml:space="preserve"> Project Act 2004 </w:t>
      </w:r>
      <w:r>
        <w:t>is the special Act; and</w:t>
      </w:r>
    </w:p>
    <w:p w14:paraId="0583A20F" w14:textId="77777777" w:rsidR="00F004D8" w:rsidRDefault="00F004D8" w:rsidP="00F004D8"/>
    <w:p w14:paraId="25ECDFF5" w14:textId="77777777" w:rsidR="00D90240" w:rsidRPr="00F004D8" w:rsidRDefault="00D90240" w:rsidP="00905A63">
      <w:pPr>
        <w:pStyle w:val="SideNote"/>
        <w:framePr w:wrap="around"/>
      </w:pPr>
      <w:r>
        <w:t>S. 47(2)(b) amended by No</w:t>
      </w:r>
      <w:r w:rsidR="001E709E">
        <w:t>s</w:t>
      </w:r>
      <w:r w:rsidR="00D1341E">
        <w:t xml:space="preserve"> </w:t>
      </w:r>
      <w:r>
        <w:t>93/2009 s. 39(1)</w:t>
      </w:r>
      <w:r w:rsidR="00DC59DB">
        <w:t>, 49/2019 s. 186(Sch. 4 item 15.7)</w:t>
      </w:r>
      <w:r w:rsidR="00D1341E">
        <w:t>.</w:t>
      </w:r>
    </w:p>
    <w:p w14:paraId="0B5890ED" w14:textId="77777777" w:rsidR="009C1390" w:rsidRDefault="009C1390">
      <w:pPr>
        <w:pStyle w:val="DraftHeading3"/>
        <w:tabs>
          <w:tab w:val="right" w:pos="1757"/>
        </w:tabs>
        <w:ind w:left="1871" w:hanging="1871"/>
      </w:pPr>
      <w:r>
        <w:tab/>
        <w:t>(b)</w:t>
      </w:r>
      <w:r>
        <w:tab/>
      </w:r>
      <w:r w:rsidR="001E709E" w:rsidRPr="005B1AF4">
        <w:t>the Head, Transport for Victoria</w:t>
      </w:r>
      <w:r w:rsidR="00D90240">
        <w:t xml:space="preserve"> </w:t>
      </w:r>
      <w:r>
        <w:t>is the Authority.</w:t>
      </w:r>
    </w:p>
    <w:p w14:paraId="5FBC7C2F" w14:textId="77777777" w:rsidR="001940D7" w:rsidRDefault="001940D7" w:rsidP="001940D7"/>
    <w:p w14:paraId="5CF4F7BB" w14:textId="77777777" w:rsidR="001940D7" w:rsidRPr="001940D7" w:rsidRDefault="001940D7" w:rsidP="001940D7"/>
    <w:p w14:paraId="3CD0A6E9" w14:textId="77777777" w:rsidR="009C1390" w:rsidRDefault="009C1390">
      <w:pPr>
        <w:pStyle w:val="DraftHeading2"/>
        <w:tabs>
          <w:tab w:val="right" w:pos="1247"/>
        </w:tabs>
        <w:ind w:left="1361" w:hanging="1361"/>
      </w:pPr>
      <w:r>
        <w:tab/>
        <w:t>(3)</w:t>
      </w:r>
      <w:r>
        <w:tab/>
        <w:t xml:space="preserve">Section 3(3) of the </w:t>
      </w:r>
      <w:r>
        <w:rPr>
          <w:b/>
          <w:bCs/>
        </w:rPr>
        <w:t>Land Acquisition and Compensation Act</w:t>
      </w:r>
      <w:r>
        <w:t xml:space="preserve"> </w:t>
      </w:r>
      <w:r>
        <w:rPr>
          <w:b/>
          <w:bCs/>
        </w:rPr>
        <w:t>1986</w:t>
      </w:r>
      <w:r>
        <w:t xml:space="preserve"> does not apply to the extent that this Division is inconsistent with that Act.</w:t>
      </w:r>
    </w:p>
    <w:p w14:paraId="2BA01AA7" w14:textId="77777777" w:rsidR="009C1390" w:rsidRDefault="009C1390" w:rsidP="009E119B">
      <w:pPr>
        <w:pStyle w:val="DraftHeading1"/>
        <w:tabs>
          <w:tab w:val="right" w:pos="680"/>
        </w:tabs>
        <w:ind w:left="850" w:hanging="850"/>
      </w:pPr>
      <w:r>
        <w:tab/>
      </w:r>
      <w:bookmarkStart w:id="72" w:name="_Toc226010056"/>
      <w:r>
        <w:t>48</w:t>
      </w:r>
      <w:r w:rsidR="009E119B">
        <w:tab/>
      </w:r>
      <w:r>
        <w:t>Acquired right or interest to vest in Crown</w:t>
      </w:r>
      <w:bookmarkEnd w:id="72"/>
    </w:p>
    <w:p w14:paraId="382B429F" w14:textId="77777777" w:rsidR="009C1390" w:rsidRDefault="009C1390">
      <w:pPr>
        <w:pStyle w:val="BodySectionSub"/>
      </w:pPr>
      <w:r>
        <w:t xml:space="preserve">Any right or interest in land acquired by the Authority under section 47 vests in the Crown under section 24 of the </w:t>
      </w:r>
      <w:r>
        <w:rPr>
          <w:b/>
          <w:bCs/>
        </w:rPr>
        <w:t>Land Acquisition and Compensation Act 1986</w:t>
      </w:r>
      <w:r>
        <w:t xml:space="preserve"> despite anything to the contrary in that Act.</w:t>
      </w:r>
    </w:p>
    <w:p w14:paraId="6EA7B250" w14:textId="77777777" w:rsidR="009C1390" w:rsidRDefault="009C1390" w:rsidP="009E119B">
      <w:pPr>
        <w:pStyle w:val="DraftHeading1"/>
        <w:tabs>
          <w:tab w:val="right" w:pos="680"/>
        </w:tabs>
        <w:ind w:left="850" w:hanging="850"/>
      </w:pPr>
      <w:r>
        <w:tab/>
      </w:r>
      <w:bookmarkStart w:id="73" w:name="_Toc226010057"/>
      <w:r>
        <w:t>49</w:t>
      </w:r>
      <w:r w:rsidR="009E119B">
        <w:tab/>
      </w:r>
      <w:r>
        <w:t>Procedure for acquisition</w:t>
      </w:r>
      <w:bookmarkEnd w:id="73"/>
    </w:p>
    <w:p w14:paraId="32709E20" w14:textId="77777777" w:rsidR="009C1390" w:rsidRDefault="009C1390">
      <w:pPr>
        <w:pStyle w:val="DraftHeading2"/>
        <w:tabs>
          <w:tab w:val="right" w:pos="1247"/>
        </w:tabs>
        <w:ind w:left="1361" w:hanging="1361"/>
      </w:pPr>
      <w:r>
        <w:tab/>
        <w:t>(1)</w:t>
      </w:r>
      <w:r>
        <w:tab/>
        <w:t>For the purposes of the compulsory acquisition of native title rights and interests in land, the Authority is authorised to comply with any relevant procedure under the Native Title Act for a valid acquisition of those rights and interests.</w:t>
      </w:r>
    </w:p>
    <w:p w14:paraId="256EFD3B" w14:textId="77777777" w:rsidR="009C1390" w:rsidRDefault="009C1390">
      <w:pPr>
        <w:pStyle w:val="DraftHeading2"/>
        <w:tabs>
          <w:tab w:val="right" w:pos="1247"/>
        </w:tabs>
        <w:ind w:left="1361" w:hanging="1361"/>
      </w:pPr>
      <w:r>
        <w:tab/>
        <w:t>(2)</w:t>
      </w:r>
      <w:r w:rsidR="009E119B">
        <w:tab/>
      </w:r>
      <w:r>
        <w:t xml:space="preserve">If the procedure under section 24MD(6B) of the Native Title Act applies and an objection is not made under paragraph (d) of that </w:t>
      </w:r>
      <w:r w:rsidR="00334E3E">
        <w:t>subsection</w:t>
      </w:r>
      <w:r>
        <w:t xml:space="preserve"> within 2 months after notice is given under that </w:t>
      </w:r>
      <w:r w:rsidR="00334E3E">
        <w:t>subsection</w:t>
      </w:r>
      <w:r>
        <w:t>, the Authority may compulsorily acquire the native title rights and interests.</w:t>
      </w:r>
    </w:p>
    <w:p w14:paraId="2DF57E7A" w14:textId="77777777" w:rsidR="00F01D70" w:rsidRDefault="00F01D70" w:rsidP="00F01D70"/>
    <w:p w14:paraId="3E01D115" w14:textId="77777777" w:rsidR="00F01D70" w:rsidRDefault="00F01D70" w:rsidP="00F01D70"/>
    <w:p w14:paraId="66BEE666" w14:textId="77777777" w:rsidR="00F01D70" w:rsidRDefault="00F01D70" w:rsidP="00F01D70"/>
    <w:p w14:paraId="4499B3BE" w14:textId="77777777" w:rsidR="00F01D70" w:rsidRPr="00F01D70" w:rsidRDefault="00F01D70" w:rsidP="00F01D70"/>
    <w:p w14:paraId="57914DF3" w14:textId="77777777" w:rsidR="009C1390" w:rsidRDefault="009C1390">
      <w:pPr>
        <w:pStyle w:val="DraftHeading2"/>
        <w:tabs>
          <w:tab w:val="right" w:pos="1247"/>
        </w:tabs>
        <w:ind w:left="1361" w:hanging="1361"/>
      </w:pPr>
      <w:r>
        <w:lastRenderedPageBreak/>
        <w:tab/>
        <w:t>(3)</w:t>
      </w:r>
      <w:r>
        <w:tab/>
        <w:t>For the purposes of the application of the procedure under section 24MD(6B) of the Native Title Act in relation to the compulsory acquisition, the Tribunal is the independent body for hearing an objection under section 24MD(6B)(f) and sections 50 and 51 apply.</w:t>
      </w:r>
    </w:p>
    <w:p w14:paraId="7C683984" w14:textId="77777777" w:rsidR="009C1390" w:rsidRDefault="009C1390">
      <w:pPr>
        <w:pStyle w:val="DraftHeading2"/>
        <w:tabs>
          <w:tab w:val="right" w:pos="1247"/>
        </w:tabs>
        <w:ind w:left="1361" w:hanging="1361"/>
      </w:pPr>
      <w:r>
        <w:tab/>
        <w:t>(4)</w:t>
      </w:r>
      <w:r>
        <w:tab/>
        <w:t>If an objection is made under section</w:t>
      </w:r>
      <w:r w:rsidR="00350620">
        <w:t xml:space="preserve"> </w:t>
      </w:r>
      <w:r>
        <w:t>24MD(6B)(d) of the Native Title Act to a</w:t>
      </w:r>
      <w:r w:rsidR="00DB72A7">
        <w:t xml:space="preserve"> </w:t>
      </w:r>
      <w:r>
        <w:t>proposed compulsory acquisition of native title rights and interests, the Authority may compulsorily acquire the native title rights and interests in the land if—</w:t>
      </w:r>
    </w:p>
    <w:p w14:paraId="45737FC7" w14:textId="77777777" w:rsidR="009C1390" w:rsidRDefault="009C1390">
      <w:pPr>
        <w:pStyle w:val="DraftHeading3"/>
        <w:tabs>
          <w:tab w:val="right" w:pos="1758"/>
        </w:tabs>
        <w:ind w:left="1871" w:hanging="1871"/>
      </w:pPr>
      <w:r>
        <w:tab/>
        <w:t>(a)</w:t>
      </w:r>
      <w:r>
        <w:tab/>
        <w:t>all those objections have been withdrawn; or</w:t>
      </w:r>
    </w:p>
    <w:p w14:paraId="7AF9D4D3" w14:textId="77777777" w:rsidR="009C1390" w:rsidRDefault="009C1390">
      <w:pPr>
        <w:pStyle w:val="DraftHeading3"/>
        <w:tabs>
          <w:tab w:val="right" w:pos="1758"/>
        </w:tabs>
        <w:ind w:left="1871" w:hanging="1871"/>
      </w:pPr>
      <w:r>
        <w:tab/>
        <w:t>(b)</w:t>
      </w:r>
      <w:r>
        <w:tab/>
        <w:t>within 5 months after notification under section 24MD(6B) of the Native Title Act of a proposed compulsory acquisition a request has not been made for the objection to be referred to the Tribunal.</w:t>
      </w:r>
    </w:p>
    <w:p w14:paraId="5D669331" w14:textId="77777777" w:rsidR="009C1390" w:rsidRDefault="009C1390">
      <w:pPr>
        <w:pStyle w:val="DraftHeading2"/>
        <w:tabs>
          <w:tab w:val="right" w:pos="1247"/>
        </w:tabs>
        <w:ind w:left="1361" w:hanging="1361"/>
      </w:pPr>
      <w:r>
        <w:tab/>
        <w:t>(5)</w:t>
      </w:r>
      <w:r>
        <w:tab/>
        <w:t>If an objection made under section 24MD(6B)(d) of the Native Title Act to a proposed compulsory acquisition is referred to the Tribunal and a determination is made that the proposed compulsory acquisition proceed, the Authority, in accordance with the determination and subject to this Act, may compulsorily acquire the native title rights and interests.</w:t>
      </w:r>
    </w:p>
    <w:p w14:paraId="4329B869" w14:textId="77777777" w:rsidR="009C1390" w:rsidRDefault="009C1390">
      <w:pPr>
        <w:pStyle w:val="DraftHeading2"/>
        <w:tabs>
          <w:tab w:val="right" w:pos="1247"/>
        </w:tabs>
        <w:ind w:left="1361" w:hanging="1361"/>
      </w:pPr>
      <w:r>
        <w:tab/>
        <w:t>(6)</w:t>
      </w:r>
      <w:r>
        <w:tab/>
        <w:t xml:space="preserve">If the Tribunal makes a determination that the proposed compulsory acquisition not proceed, or proceed subject to conditions, the Authority must comply with that determination except as permitted by </w:t>
      </w:r>
      <w:r w:rsidR="00334E3E">
        <w:t>subparagraph</w:t>
      </w:r>
      <w:r>
        <w:t>s (i), (ii) and (iii) of section 24MD(6B)(g) of the Native Title Act.</w:t>
      </w:r>
    </w:p>
    <w:p w14:paraId="3294666B" w14:textId="77777777" w:rsidR="00F01D70" w:rsidRDefault="00F01D70" w:rsidP="00F01D70"/>
    <w:p w14:paraId="0229DB49" w14:textId="77777777" w:rsidR="00F01D70" w:rsidRDefault="00F01D70" w:rsidP="00F01D70"/>
    <w:p w14:paraId="1ACE2CC7" w14:textId="77777777" w:rsidR="00F01D70" w:rsidRPr="00F01D70" w:rsidRDefault="00F01D70" w:rsidP="00F01D70"/>
    <w:p w14:paraId="72989D0B" w14:textId="77777777" w:rsidR="009C1390" w:rsidRDefault="009C1390" w:rsidP="009E119B">
      <w:pPr>
        <w:pStyle w:val="DraftHeading1"/>
        <w:tabs>
          <w:tab w:val="right" w:pos="680"/>
        </w:tabs>
        <w:ind w:left="850" w:hanging="850"/>
      </w:pPr>
      <w:r>
        <w:lastRenderedPageBreak/>
        <w:tab/>
      </w:r>
      <w:bookmarkStart w:id="74" w:name="_Toc226010058"/>
      <w:r>
        <w:t>50</w:t>
      </w:r>
      <w:r w:rsidR="009E119B">
        <w:rPr>
          <w:iCs/>
        </w:rPr>
        <w:tab/>
      </w:r>
      <w:r>
        <w:t>Referral of objections to Tribunal</w:t>
      </w:r>
      <w:bookmarkEnd w:id="74"/>
    </w:p>
    <w:p w14:paraId="63CD9C2A" w14:textId="77777777" w:rsidR="009C1390" w:rsidRDefault="009C1390">
      <w:pPr>
        <w:pStyle w:val="DraftHeading2"/>
        <w:tabs>
          <w:tab w:val="right" w:pos="1247"/>
        </w:tabs>
        <w:ind w:left="1361" w:hanging="1361"/>
      </w:pPr>
      <w:r>
        <w:tab/>
        <w:t>(1)</w:t>
      </w:r>
      <w:r>
        <w:tab/>
        <w:t>A person or body that makes an objection under section 24MD(6B)(d) of the Native Title Act to a proposed compulsory acquisition of native title rights and interests may request the Authority to refer the objection to the Tribunal.</w:t>
      </w:r>
    </w:p>
    <w:p w14:paraId="61ECEA1F" w14:textId="77777777" w:rsidR="009C1390" w:rsidRDefault="009C1390">
      <w:pPr>
        <w:pStyle w:val="DraftHeading2"/>
        <w:tabs>
          <w:tab w:val="right" w:pos="1247"/>
        </w:tabs>
        <w:ind w:left="1361" w:hanging="1361"/>
      </w:pPr>
      <w:r>
        <w:tab/>
        <w:t>(2)</w:t>
      </w:r>
      <w:r>
        <w:tab/>
        <w:t>A request must be made within 5 months after notification under section 24MD(6B) of the Native Title Act of the proposed compulsory acquisition.</w:t>
      </w:r>
    </w:p>
    <w:p w14:paraId="58DE928F" w14:textId="77777777" w:rsidR="009C1390" w:rsidRDefault="009C1390">
      <w:pPr>
        <w:pStyle w:val="DraftHeading2"/>
        <w:tabs>
          <w:tab w:val="right" w:pos="1247"/>
        </w:tabs>
        <w:ind w:left="1361" w:hanging="1361"/>
      </w:pPr>
      <w:r>
        <w:tab/>
        <w:t>(3)</w:t>
      </w:r>
      <w:r>
        <w:tab/>
        <w:t>If a request is made, the Authority must refer the objection to the Tribunal unless the Authority decides not to proceed with the compulsory acquisition.</w:t>
      </w:r>
    </w:p>
    <w:p w14:paraId="6DA955FB" w14:textId="77777777" w:rsidR="009C1390" w:rsidRDefault="009C1390">
      <w:pPr>
        <w:pStyle w:val="DraftHeading2"/>
        <w:tabs>
          <w:tab w:val="right" w:pos="1247"/>
        </w:tabs>
        <w:ind w:left="1361" w:hanging="1361"/>
      </w:pPr>
      <w:r>
        <w:tab/>
        <w:t>(4)</w:t>
      </w:r>
      <w:r>
        <w:tab/>
        <w:t>The Authority is a party to a proceeding in the Tribunal in respect of an objection.</w:t>
      </w:r>
    </w:p>
    <w:p w14:paraId="14547CD1" w14:textId="77777777" w:rsidR="009C1390" w:rsidRDefault="009C1390" w:rsidP="009E119B">
      <w:pPr>
        <w:pStyle w:val="DraftHeading1"/>
        <w:tabs>
          <w:tab w:val="right" w:pos="680"/>
        </w:tabs>
        <w:ind w:left="850" w:hanging="850"/>
      </w:pPr>
      <w:r>
        <w:tab/>
      </w:r>
      <w:bookmarkStart w:id="75" w:name="_Toc226010059"/>
      <w:r>
        <w:t>51</w:t>
      </w:r>
      <w:r w:rsidR="009E119B">
        <w:tab/>
      </w:r>
      <w:r>
        <w:t>Determination of Tribunal on objection</w:t>
      </w:r>
      <w:bookmarkEnd w:id="75"/>
    </w:p>
    <w:p w14:paraId="08451082" w14:textId="77777777" w:rsidR="009C1390" w:rsidRDefault="009C1390">
      <w:pPr>
        <w:pStyle w:val="DraftHeading2"/>
        <w:tabs>
          <w:tab w:val="right" w:pos="1247"/>
        </w:tabs>
        <w:ind w:left="1361" w:hanging="1361"/>
      </w:pPr>
      <w:r>
        <w:tab/>
        <w:t>(1)</w:t>
      </w:r>
      <w:r>
        <w:tab/>
        <w:t>The Tribunal may make any of the following determinations in respect of an objection referred to it under section 50—</w:t>
      </w:r>
    </w:p>
    <w:p w14:paraId="5C96EFA4" w14:textId="77777777" w:rsidR="009C1390" w:rsidRDefault="009C1390">
      <w:pPr>
        <w:pStyle w:val="DraftHeading3"/>
        <w:tabs>
          <w:tab w:val="right" w:pos="1758"/>
        </w:tabs>
        <w:ind w:left="1871" w:hanging="1871"/>
      </w:pPr>
      <w:r>
        <w:tab/>
        <w:t>(a)</w:t>
      </w:r>
      <w:r>
        <w:tab/>
        <w:t>a determination that the proposed compulsory acquisition that is the subject of the objection proceed; or</w:t>
      </w:r>
    </w:p>
    <w:p w14:paraId="25744B0F" w14:textId="77777777" w:rsidR="009C1390" w:rsidRDefault="009C1390">
      <w:pPr>
        <w:pStyle w:val="DraftHeading3"/>
        <w:tabs>
          <w:tab w:val="right" w:pos="1758"/>
        </w:tabs>
        <w:ind w:left="1871" w:hanging="1871"/>
      </w:pPr>
      <w:r>
        <w:tab/>
        <w:t>(b)</w:t>
      </w:r>
      <w:r>
        <w:tab/>
        <w:t>a determination that the proposed compulsory acquisition proceed subject to conditions; or</w:t>
      </w:r>
    </w:p>
    <w:p w14:paraId="7970482D" w14:textId="77777777" w:rsidR="009C1390" w:rsidRDefault="009C1390">
      <w:pPr>
        <w:pStyle w:val="DraftHeading3"/>
        <w:tabs>
          <w:tab w:val="right" w:pos="1758"/>
        </w:tabs>
        <w:ind w:left="1871" w:hanging="1871"/>
      </w:pPr>
      <w:r>
        <w:tab/>
        <w:t>(c)</w:t>
      </w:r>
      <w:r>
        <w:tab/>
        <w:t>a determination that the proposed compulsory acquisition not proceed.</w:t>
      </w:r>
    </w:p>
    <w:p w14:paraId="638DDC5C" w14:textId="77777777" w:rsidR="009C1390" w:rsidRDefault="009C1390">
      <w:pPr>
        <w:pStyle w:val="DraftHeading2"/>
        <w:tabs>
          <w:tab w:val="right" w:pos="1247"/>
        </w:tabs>
        <w:ind w:left="1361" w:hanging="1361"/>
      </w:pPr>
      <w:r>
        <w:tab/>
        <w:t>(2)</w:t>
      </w:r>
      <w:r>
        <w:tab/>
        <w:t>In making a determination, the Tribunal must take into account—</w:t>
      </w:r>
    </w:p>
    <w:p w14:paraId="544B928F" w14:textId="77777777" w:rsidR="009C1390" w:rsidRDefault="009C1390">
      <w:pPr>
        <w:pStyle w:val="DraftHeading3"/>
        <w:tabs>
          <w:tab w:val="right" w:pos="1758"/>
        </w:tabs>
        <w:ind w:left="1871" w:hanging="1871"/>
      </w:pPr>
      <w:r>
        <w:tab/>
        <w:t>(a)</w:t>
      </w:r>
      <w:r>
        <w:tab/>
        <w:t>the likely impact of the proposed compulsory acquisition on the objector's registered native title rights and interests; and</w:t>
      </w:r>
    </w:p>
    <w:p w14:paraId="72424952" w14:textId="77777777" w:rsidR="009C1390" w:rsidRDefault="009C1390">
      <w:pPr>
        <w:pStyle w:val="DraftHeading3"/>
        <w:tabs>
          <w:tab w:val="right" w:pos="1758"/>
        </w:tabs>
        <w:ind w:left="1871" w:hanging="1871"/>
      </w:pPr>
      <w:r>
        <w:lastRenderedPageBreak/>
        <w:tab/>
        <w:t>(b)</w:t>
      </w:r>
      <w:r>
        <w:tab/>
        <w:t>the measures proposed to be taken to minimise that impact.</w:t>
      </w:r>
    </w:p>
    <w:p w14:paraId="7403B2AA" w14:textId="77777777" w:rsidR="009C1390" w:rsidRDefault="009C1390">
      <w:pPr>
        <w:pStyle w:val="DraftHeading2"/>
        <w:tabs>
          <w:tab w:val="right" w:pos="1247"/>
        </w:tabs>
        <w:ind w:left="1361" w:hanging="1361"/>
      </w:pPr>
      <w:r>
        <w:tab/>
        <w:t>(3)</w:t>
      </w:r>
      <w:r>
        <w:tab/>
        <w:t xml:space="preserve">For the avoidance of doubt, a determination is not an order of the Tribunal for the purposes of the </w:t>
      </w:r>
      <w:r>
        <w:rPr>
          <w:b/>
          <w:bCs/>
        </w:rPr>
        <w:t>Victorian Civil and Administrative Tribunal Act 1998</w:t>
      </w:r>
      <w:r>
        <w:t>.</w:t>
      </w:r>
    </w:p>
    <w:p w14:paraId="4CEA28E8" w14:textId="77777777" w:rsidR="00334E3E" w:rsidRPr="00334E3E" w:rsidRDefault="00334E3E" w:rsidP="00334E3E">
      <w:pPr>
        <w:pStyle w:val="DraftSectionNote"/>
        <w:tabs>
          <w:tab w:val="right" w:pos="46"/>
          <w:tab w:val="right" w:pos="1304"/>
        </w:tabs>
        <w:ind w:left="1259" w:hanging="408"/>
        <w:rPr>
          <w:b/>
          <w:bCs/>
        </w:rPr>
      </w:pPr>
      <w:r w:rsidRPr="00334E3E">
        <w:rPr>
          <w:b/>
          <w:bCs/>
        </w:rPr>
        <w:t>Note</w:t>
      </w:r>
    </w:p>
    <w:p w14:paraId="4E301D94" w14:textId="77777777" w:rsidR="009C1390" w:rsidRDefault="009C1390" w:rsidP="00334E3E">
      <w:pPr>
        <w:pStyle w:val="DraftSectionNote"/>
        <w:tabs>
          <w:tab w:val="right" w:pos="46"/>
          <w:tab w:val="right" w:pos="1304"/>
        </w:tabs>
        <w:ind w:left="851"/>
      </w:pPr>
      <w:r>
        <w:t>Compare section 79 of the Native Title Act.</w:t>
      </w:r>
    </w:p>
    <w:p w14:paraId="26EB93AE" w14:textId="77777777" w:rsidR="009C1390" w:rsidRDefault="009C1390" w:rsidP="009E119B">
      <w:pPr>
        <w:pStyle w:val="DraftHeading1"/>
        <w:tabs>
          <w:tab w:val="right" w:pos="680"/>
        </w:tabs>
        <w:ind w:left="850" w:hanging="850"/>
      </w:pPr>
      <w:r>
        <w:tab/>
      </w:r>
      <w:bookmarkStart w:id="76" w:name="_Toc226010060"/>
      <w:r>
        <w:t>52</w:t>
      </w:r>
      <w:r w:rsidR="009E119B">
        <w:rPr>
          <w:iCs/>
        </w:rPr>
        <w:tab/>
      </w:r>
      <w:r>
        <w:t>Disputed claims for compensation: native title land</w:t>
      </w:r>
      <w:bookmarkEnd w:id="76"/>
    </w:p>
    <w:p w14:paraId="368D36AE" w14:textId="77777777" w:rsidR="009C1390" w:rsidRDefault="009C1390">
      <w:pPr>
        <w:pStyle w:val="BodySectionSub"/>
      </w:pPr>
      <w:r>
        <w:t>If the compensation payable to a person in respect of the compulsory acquisition of native title rights and interests in land to which this Division applies does not amount to compensation on just terms, the person is entitled to such additional compensation as is necessary to ensure that compensation is paid on just terms.</w:t>
      </w:r>
    </w:p>
    <w:p w14:paraId="62777B17" w14:textId="77777777" w:rsidR="009C1390" w:rsidRDefault="009C1390" w:rsidP="009E119B">
      <w:pPr>
        <w:pStyle w:val="DraftHeading1"/>
        <w:tabs>
          <w:tab w:val="right" w:pos="680"/>
        </w:tabs>
        <w:ind w:left="850" w:hanging="850"/>
      </w:pPr>
      <w:r>
        <w:tab/>
      </w:r>
      <w:bookmarkStart w:id="77" w:name="_Toc226010061"/>
      <w:r>
        <w:t>53</w:t>
      </w:r>
      <w:r w:rsidR="009E119B">
        <w:tab/>
      </w:r>
      <w:r>
        <w:t>Cultural and Recreational Lands Act 1963</w:t>
      </w:r>
      <w:bookmarkEnd w:id="77"/>
    </w:p>
    <w:p w14:paraId="1CB9FEF2" w14:textId="77777777" w:rsidR="009C1390" w:rsidRDefault="009C1390">
      <w:pPr>
        <w:pStyle w:val="BodySection"/>
      </w:pPr>
      <w:r>
        <w:t xml:space="preserve">Section 3 of the </w:t>
      </w:r>
      <w:r>
        <w:rPr>
          <w:b/>
        </w:rPr>
        <w:t>Cultural and Recreational Lands Act 1963</w:t>
      </w:r>
      <w:r>
        <w:t xml:space="preserve"> does not apply to the compulsory acquisition of a right or interest under this Division.</w:t>
      </w:r>
    </w:p>
    <w:p w14:paraId="2676385F" w14:textId="77777777" w:rsidR="009C1390" w:rsidRPr="00D10CC8" w:rsidRDefault="009C1390" w:rsidP="00D10CC8">
      <w:pPr>
        <w:pStyle w:val="Heading-DIVISION"/>
        <w:rPr>
          <w:sz w:val="28"/>
        </w:rPr>
      </w:pPr>
      <w:bookmarkStart w:id="78" w:name="_Toc226010062"/>
      <w:r w:rsidRPr="00D10CC8">
        <w:rPr>
          <w:sz w:val="28"/>
        </w:rPr>
        <w:t>Division 3—Acquisition o</w:t>
      </w:r>
      <w:r w:rsidR="00CF7B6F" w:rsidRPr="00D10CC8">
        <w:rPr>
          <w:sz w:val="28"/>
        </w:rPr>
        <w:t>f land ou</w:t>
      </w:r>
      <w:r w:rsidR="00952FB9">
        <w:rPr>
          <w:sz w:val="28"/>
        </w:rPr>
        <w:t>tside the Project </w:t>
      </w:r>
      <w:r w:rsidR="00CF7B6F" w:rsidRPr="00D10CC8">
        <w:rPr>
          <w:sz w:val="28"/>
        </w:rPr>
        <w:t>a</w:t>
      </w:r>
      <w:r w:rsidRPr="00D10CC8">
        <w:rPr>
          <w:sz w:val="28"/>
        </w:rPr>
        <w:t>rea</w:t>
      </w:r>
      <w:bookmarkEnd w:id="78"/>
    </w:p>
    <w:p w14:paraId="205D5FAB" w14:textId="77777777" w:rsidR="009C1390" w:rsidRDefault="009C1390" w:rsidP="009E119B">
      <w:pPr>
        <w:pStyle w:val="DraftHeading1"/>
        <w:tabs>
          <w:tab w:val="right" w:pos="680"/>
        </w:tabs>
        <w:ind w:left="850" w:hanging="850"/>
      </w:pPr>
      <w:r>
        <w:tab/>
      </w:r>
      <w:bookmarkStart w:id="79" w:name="_Toc226010063"/>
      <w:r>
        <w:t>54</w:t>
      </w:r>
      <w:r w:rsidR="009E119B">
        <w:tab/>
      </w:r>
      <w:r>
        <w:t>Power of Authority to purchase land</w:t>
      </w:r>
      <w:bookmarkEnd w:id="79"/>
    </w:p>
    <w:p w14:paraId="392BDDB7" w14:textId="77777777" w:rsidR="009C1390" w:rsidRDefault="009C1390">
      <w:pPr>
        <w:pStyle w:val="DraftHeading2"/>
        <w:tabs>
          <w:tab w:val="right" w:pos="1247"/>
        </w:tabs>
        <w:ind w:left="1361" w:hanging="1361"/>
      </w:pPr>
      <w:r>
        <w:tab/>
        <w:t>(1)</w:t>
      </w:r>
      <w:r>
        <w:tab/>
        <w:t>The Authority may purchase land for the purposes of the Project in any area outside the Project area.</w:t>
      </w:r>
    </w:p>
    <w:p w14:paraId="62E590F7" w14:textId="77777777" w:rsidR="009C1390" w:rsidRDefault="009C1390">
      <w:pPr>
        <w:pStyle w:val="DraftHeading2"/>
        <w:tabs>
          <w:tab w:val="right" w:pos="1247"/>
        </w:tabs>
        <w:ind w:left="1361" w:hanging="1361"/>
      </w:pPr>
      <w:r>
        <w:tab/>
        <w:t>(2)</w:t>
      </w:r>
      <w:r>
        <w:tab/>
        <w:t>The Authority may purchase land in any area outside the Project area for the purpose of preservation, restoration or provision of native habitat.</w:t>
      </w:r>
    </w:p>
    <w:p w14:paraId="1BF74B9E" w14:textId="77777777" w:rsidR="00F01D70" w:rsidRDefault="00F01D70" w:rsidP="00F01D70"/>
    <w:p w14:paraId="791CB7D9" w14:textId="77777777" w:rsidR="00F01D70" w:rsidRPr="00F01D70" w:rsidRDefault="00F01D70" w:rsidP="00F01D70"/>
    <w:p w14:paraId="5DC5FCA9" w14:textId="77777777" w:rsidR="009C1390" w:rsidRDefault="009C1390">
      <w:pPr>
        <w:pStyle w:val="DraftHeading2"/>
        <w:tabs>
          <w:tab w:val="right" w:pos="1247"/>
        </w:tabs>
        <w:ind w:left="1361" w:hanging="1361"/>
      </w:pPr>
      <w:r>
        <w:lastRenderedPageBreak/>
        <w:tab/>
        <w:t>(3)</w:t>
      </w:r>
      <w:r>
        <w:tab/>
        <w:t xml:space="preserve">The Authority may purchase the whole of a parcel of land even if only part of the land is required for the purposes of the Project or for the purposes of </w:t>
      </w:r>
      <w:r w:rsidR="00334E3E">
        <w:t>subsection</w:t>
      </w:r>
      <w:r>
        <w:t xml:space="preserve"> (2).</w:t>
      </w:r>
    </w:p>
    <w:p w14:paraId="0F7AD0EA" w14:textId="77777777" w:rsidR="009C1390" w:rsidRDefault="009C1390">
      <w:pPr>
        <w:pStyle w:val="DraftHeading2"/>
        <w:tabs>
          <w:tab w:val="right" w:pos="1247"/>
        </w:tabs>
        <w:ind w:left="1361" w:hanging="1361"/>
      </w:pPr>
      <w:r>
        <w:tab/>
        <w:t>(4)</w:t>
      </w:r>
      <w:r>
        <w:tab/>
        <w:t xml:space="preserve">If the Authority acquires part of a parcel of land under section 34, it may purchase the rest of the parcel of land under this Division even if the rest of the parcel is not required for the purposes of the Project or for the purposes of </w:t>
      </w:r>
      <w:r w:rsidR="00334E3E">
        <w:t>subsection</w:t>
      </w:r>
      <w:r>
        <w:t xml:space="preserve"> (2).</w:t>
      </w:r>
    </w:p>
    <w:p w14:paraId="75AD5B99" w14:textId="77777777" w:rsidR="001B58F6" w:rsidRDefault="001B58F6" w:rsidP="00905A63">
      <w:pPr>
        <w:pStyle w:val="SideNote"/>
        <w:framePr w:wrap="around"/>
      </w:pPr>
      <w:r>
        <w:t xml:space="preserve">S. 54(5) inserted by No. </w:t>
      </w:r>
      <w:r w:rsidR="00CF4372">
        <w:t>14/2005</w:t>
      </w:r>
      <w:r>
        <w:t xml:space="preserve"> s. 14.</w:t>
      </w:r>
    </w:p>
    <w:p w14:paraId="169FFE70" w14:textId="77777777" w:rsidR="00F004D8" w:rsidRDefault="001B58F6" w:rsidP="001B58F6">
      <w:pPr>
        <w:pStyle w:val="DraftHeading2"/>
        <w:tabs>
          <w:tab w:val="right" w:pos="1247"/>
        </w:tabs>
        <w:ind w:left="1361" w:hanging="1361"/>
      </w:pPr>
      <w:r>
        <w:tab/>
      </w:r>
      <w:r w:rsidRPr="001B58F6">
        <w:t>(5)</w:t>
      </w:r>
      <w:r>
        <w:tab/>
        <w:t xml:space="preserve">If an Order has been published under section 55 requiring a public authority to surrender land to the Crown or divesting land from a public authority and at the time the public authority acquired the land it did not acquire the whole of the parcel of which the land formed part, the Authority may purchase the rest of the parcel of land under this Division even if the rest of the parcel is not required for the purposes of the Project or for the purposes of </w:t>
      </w:r>
      <w:r w:rsidR="00334E3E">
        <w:t>subsection</w:t>
      </w:r>
      <w:r>
        <w:t xml:space="preserve"> (2).</w:t>
      </w:r>
    </w:p>
    <w:p w14:paraId="12F0B9ED" w14:textId="77777777" w:rsidR="009C1390" w:rsidRPr="00D10CC8" w:rsidRDefault="009C1390" w:rsidP="00D10CC8">
      <w:pPr>
        <w:pStyle w:val="Heading-PART"/>
        <w:rPr>
          <w:caps w:val="0"/>
          <w:sz w:val="32"/>
        </w:rPr>
      </w:pPr>
      <w:r w:rsidRPr="00D10CC8">
        <w:rPr>
          <w:caps w:val="0"/>
          <w:sz w:val="32"/>
        </w:rPr>
        <w:br w:type="page"/>
      </w:r>
      <w:bookmarkStart w:id="80" w:name="_Toc226010064"/>
      <w:r w:rsidRPr="00D10CC8">
        <w:rPr>
          <w:caps w:val="0"/>
          <w:sz w:val="32"/>
        </w:rPr>
        <w:lastRenderedPageBreak/>
        <w:t>Part 4</w:t>
      </w:r>
      <w:r w:rsidRPr="00D10CC8">
        <w:rPr>
          <w:bCs/>
          <w:caps w:val="0"/>
          <w:sz w:val="32"/>
        </w:rPr>
        <w:t>—</w:t>
      </w:r>
      <w:r w:rsidRPr="00D10CC8">
        <w:rPr>
          <w:caps w:val="0"/>
          <w:sz w:val="32"/>
        </w:rPr>
        <w:t xml:space="preserve">Provision of </w:t>
      </w:r>
      <w:r w:rsidR="001F713B" w:rsidRPr="00D10CC8">
        <w:rPr>
          <w:caps w:val="0"/>
          <w:sz w:val="32"/>
        </w:rPr>
        <w:t>p</w:t>
      </w:r>
      <w:r w:rsidRPr="00D10CC8">
        <w:rPr>
          <w:caps w:val="0"/>
          <w:sz w:val="32"/>
        </w:rPr>
        <w:t xml:space="preserve">ublic </w:t>
      </w:r>
      <w:r w:rsidR="001F713B" w:rsidRPr="00D10CC8">
        <w:rPr>
          <w:caps w:val="0"/>
          <w:sz w:val="32"/>
        </w:rPr>
        <w:t>l</w:t>
      </w:r>
      <w:r w:rsidRPr="00D10CC8">
        <w:rPr>
          <w:caps w:val="0"/>
          <w:sz w:val="32"/>
        </w:rPr>
        <w:t>and and Council</w:t>
      </w:r>
      <w:r w:rsidR="00952FB9">
        <w:rPr>
          <w:caps w:val="0"/>
          <w:sz w:val="32"/>
        </w:rPr>
        <w:t> </w:t>
      </w:r>
      <w:r w:rsidR="001F713B" w:rsidRPr="00D10CC8">
        <w:rPr>
          <w:caps w:val="0"/>
          <w:sz w:val="32"/>
        </w:rPr>
        <w:t>l</w:t>
      </w:r>
      <w:r w:rsidRPr="00D10CC8">
        <w:rPr>
          <w:caps w:val="0"/>
          <w:sz w:val="32"/>
        </w:rPr>
        <w:t>and</w:t>
      </w:r>
      <w:bookmarkEnd w:id="80"/>
    </w:p>
    <w:p w14:paraId="38196528" w14:textId="77777777" w:rsidR="009C1390" w:rsidRPr="00D10CC8" w:rsidRDefault="009C1390" w:rsidP="00D10CC8">
      <w:pPr>
        <w:pStyle w:val="Heading-DIVISION"/>
        <w:rPr>
          <w:sz w:val="28"/>
        </w:rPr>
      </w:pPr>
      <w:bookmarkStart w:id="81" w:name="_Toc226010065"/>
      <w:r w:rsidRPr="00D10CC8">
        <w:rPr>
          <w:sz w:val="28"/>
        </w:rPr>
        <w:t>Division 1—Surrender or</w:t>
      </w:r>
      <w:r w:rsidR="00CF7B6F" w:rsidRPr="00D10CC8">
        <w:rPr>
          <w:sz w:val="28"/>
        </w:rPr>
        <w:t xml:space="preserve"> divesting of public l</w:t>
      </w:r>
      <w:r w:rsidRPr="00D10CC8">
        <w:rPr>
          <w:sz w:val="28"/>
        </w:rPr>
        <w:t xml:space="preserve">and and Council </w:t>
      </w:r>
      <w:r w:rsidR="00CF7B6F" w:rsidRPr="00D10CC8">
        <w:rPr>
          <w:sz w:val="28"/>
        </w:rPr>
        <w:t>l</w:t>
      </w:r>
      <w:r w:rsidRPr="00D10CC8">
        <w:rPr>
          <w:sz w:val="28"/>
        </w:rPr>
        <w:t>and</w:t>
      </w:r>
      <w:bookmarkEnd w:id="81"/>
    </w:p>
    <w:p w14:paraId="414A81E1" w14:textId="77777777" w:rsidR="009C1390" w:rsidRDefault="009C1390" w:rsidP="009E119B">
      <w:pPr>
        <w:pStyle w:val="DraftHeading1"/>
        <w:tabs>
          <w:tab w:val="right" w:pos="680"/>
        </w:tabs>
        <w:ind w:left="850" w:hanging="850"/>
      </w:pPr>
      <w:r>
        <w:tab/>
      </w:r>
      <w:bookmarkStart w:id="82" w:name="_Toc226010066"/>
      <w:r>
        <w:t>55</w:t>
      </w:r>
      <w:r w:rsidR="009E119B">
        <w:tab/>
      </w:r>
      <w:r>
        <w:t>Surrender or divesting of land of public authorities and Councils</w:t>
      </w:r>
      <w:bookmarkEnd w:id="82"/>
    </w:p>
    <w:p w14:paraId="6265601D" w14:textId="77777777" w:rsidR="009C1390" w:rsidRDefault="009C1390">
      <w:pPr>
        <w:pStyle w:val="DraftHeading2"/>
        <w:tabs>
          <w:tab w:val="right" w:pos="1247"/>
        </w:tabs>
        <w:ind w:left="1361" w:hanging="1361"/>
      </w:pPr>
      <w:r>
        <w:tab/>
        <w:t>(1)</w:t>
      </w:r>
      <w:r>
        <w:tab/>
        <w:t>The Governor in Council may, by Order published in the Government Gazette—</w:t>
      </w:r>
    </w:p>
    <w:p w14:paraId="66252E65" w14:textId="77777777" w:rsidR="009C1390" w:rsidRDefault="009C1390">
      <w:pPr>
        <w:pStyle w:val="DraftHeading3"/>
        <w:tabs>
          <w:tab w:val="right" w:pos="1757"/>
        </w:tabs>
        <w:ind w:left="1871" w:hanging="1871"/>
      </w:pPr>
      <w:r>
        <w:tab/>
        <w:t>(a)</w:t>
      </w:r>
      <w:r>
        <w:tab/>
        <w:t>require a public authority or Council in which land in the Project area is vested to surrender that land to the Crown; or</w:t>
      </w:r>
    </w:p>
    <w:p w14:paraId="3B71CE2E" w14:textId="77777777" w:rsidR="009C1390" w:rsidRDefault="009C1390">
      <w:pPr>
        <w:pStyle w:val="DraftHeading3"/>
        <w:tabs>
          <w:tab w:val="right" w:pos="1757"/>
        </w:tabs>
        <w:ind w:left="1871" w:hanging="1871"/>
      </w:pPr>
      <w:r>
        <w:tab/>
        <w:t>(b)</w:t>
      </w:r>
      <w:r>
        <w:tab/>
        <w:t>divest land in the Project area from a public authority or Council.</w:t>
      </w:r>
    </w:p>
    <w:p w14:paraId="17FF8D5C" w14:textId="77777777" w:rsidR="009C1390" w:rsidRDefault="009C1390">
      <w:pPr>
        <w:pStyle w:val="DraftHeading2"/>
        <w:tabs>
          <w:tab w:val="right" w:pos="1247"/>
        </w:tabs>
        <w:ind w:left="1361" w:hanging="1361"/>
      </w:pPr>
      <w:r>
        <w:tab/>
        <w:t>(2)</w:t>
      </w:r>
      <w:r>
        <w:tab/>
      </w:r>
      <w:r w:rsidR="00334E3E">
        <w:t>Subsection</w:t>
      </w:r>
      <w:r>
        <w:t xml:space="preserve"> (1) applies whether or not that land was vested in the public authority or Council by or under an Act or by any other means.</w:t>
      </w:r>
    </w:p>
    <w:p w14:paraId="41DEC34F" w14:textId="77777777" w:rsidR="009C1390" w:rsidRDefault="009C1390">
      <w:pPr>
        <w:pStyle w:val="DraftHeading2"/>
        <w:tabs>
          <w:tab w:val="right" w:pos="1247"/>
        </w:tabs>
        <w:ind w:left="1361" w:hanging="1361"/>
      </w:pPr>
      <w:r>
        <w:tab/>
        <w:t>(3)</w:t>
      </w:r>
      <w:r>
        <w:tab/>
      </w:r>
      <w:r w:rsidR="00334E3E">
        <w:t>Subsection</w:t>
      </w:r>
      <w:r>
        <w:t xml:space="preserve"> (1) does not apply to land that is reserved under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w:t>
      </w:r>
    </w:p>
    <w:p w14:paraId="19F79314" w14:textId="77777777" w:rsidR="009C1390" w:rsidRDefault="009C1390">
      <w:pPr>
        <w:pStyle w:val="DraftHeading2"/>
        <w:tabs>
          <w:tab w:val="right" w:pos="1247"/>
        </w:tabs>
        <w:ind w:left="1361" w:hanging="1361"/>
      </w:pPr>
      <w:r>
        <w:tab/>
        <w:t>(4)</w:t>
      </w:r>
      <w:r>
        <w:tab/>
        <w:t xml:space="preserve">A public authority or Council must comply with a requirement under </w:t>
      </w:r>
      <w:r w:rsidR="00334E3E">
        <w:t>subsection</w:t>
      </w:r>
      <w:r>
        <w:t xml:space="preserve"> (1)(a).</w:t>
      </w:r>
    </w:p>
    <w:p w14:paraId="49D236E3" w14:textId="77777777" w:rsidR="009C1390" w:rsidRDefault="009C1390">
      <w:pPr>
        <w:pStyle w:val="DraftHeading2"/>
        <w:tabs>
          <w:tab w:val="right" w:pos="1247"/>
        </w:tabs>
        <w:ind w:left="1361" w:hanging="1361"/>
      </w:pPr>
      <w:r>
        <w:tab/>
        <w:t>(5)</w:t>
      </w:r>
      <w:r>
        <w:tab/>
        <w:t xml:space="preserve">A power may only be exercised under </w:t>
      </w:r>
      <w:r w:rsidR="00334E3E">
        <w:t>subsection</w:t>
      </w:r>
      <w:r>
        <w:t> (1) on the joint recommendation of the Minister and—</w:t>
      </w:r>
    </w:p>
    <w:p w14:paraId="20908D64" w14:textId="77777777" w:rsidR="009C1390" w:rsidRDefault="009C1390">
      <w:pPr>
        <w:pStyle w:val="DraftHeading3"/>
        <w:tabs>
          <w:tab w:val="right" w:pos="1757"/>
        </w:tabs>
        <w:ind w:left="1871" w:hanging="1871"/>
      </w:pPr>
      <w:r>
        <w:tab/>
        <w:t>(a)</w:t>
      </w:r>
      <w:r>
        <w:tab/>
        <w:t>in the case of a public authority, the Minister administering the Act under which the public authority is established; or</w:t>
      </w:r>
    </w:p>
    <w:p w14:paraId="044627AC" w14:textId="2B71F302" w:rsidR="0090799D" w:rsidRPr="00246E16" w:rsidRDefault="0090799D" w:rsidP="00905A63">
      <w:pPr>
        <w:pStyle w:val="SideNote"/>
        <w:framePr w:wrap="around"/>
        <w:rPr>
          <w:rFonts w:cs="Arial"/>
          <w:szCs w:val="16"/>
        </w:rPr>
      </w:pPr>
      <w:r w:rsidRPr="0090799D">
        <w:rPr>
          <w:rFonts w:cs="Arial"/>
          <w:szCs w:val="16"/>
        </w:rPr>
        <w:t>S.</w:t>
      </w:r>
      <w:r w:rsidRPr="00246E16">
        <w:rPr>
          <w:rFonts w:cs="Arial"/>
          <w:szCs w:val="16"/>
        </w:rPr>
        <w:t> 55(5)(b) amended by No. 9/2020 s. 390(</w:t>
      </w:r>
      <w:r w:rsidRPr="00750B4A">
        <w:rPr>
          <w:rFonts w:cs="Arial"/>
          <w:szCs w:val="16"/>
        </w:rPr>
        <w:t>Sch.</w:t>
      </w:r>
      <w:r w:rsidR="00246E16">
        <w:rPr>
          <w:rFonts w:cs="Arial"/>
          <w:szCs w:val="16"/>
        </w:rPr>
        <w:t> </w:t>
      </w:r>
      <w:r w:rsidRPr="00750B4A">
        <w:rPr>
          <w:rFonts w:cs="Arial"/>
          <w:szCs w:val="16"/>
        </w:rPr>
        <w:t>1 ite</w:t>
      </w:r>
      <w:r w:rsidR="00246E16">
        <w:rPr>
          <w:rFonts w:cs="Arial"/>
          <w:szCs w:val="16"/>
        </w:rPr>
        <w:t>m </w:t>
      </w:r>
      <w:r w:rsidRPr="00750B4A">
        <w:rPr>
          <w:rFonts w:cs="Arial"/>
          <w:szCs w:val="16"/>
        </w:rPr>
        <w:t>28.2</w:t>
      </w:r>
      <w:r w:rsidRPr="00246E16">
        <w:rPr>
          <w:rFonts w:cs="Arial"/>
          <w:szCs w:val="16"/>
        </w:rPr>
        <w:t>).</w:t>
      </w:r>
    </w:p>
    <w:p w14:paraId="648CF085" w14:textId="5324522A" w:rsidR="009C1390" w:rsidRDefault="009C1390">
      <w:pPr>
        <w:pStyle w:val="DraftHeading3"/>
        <w:tabs>
          <w:tab w:val="right" w:pos="1757"/>
        </w:tabs>
        <w:ind w:left="1871" w:hanging="1871"/>
      </w:pPr>
      <w:r>
        <w:tab/>
        <w:t>(b)</w:t>
      </w:r>
      <w:r>
        <w:tab/>
        <w:t xml:space="preserve">in the case of a Council, the Minister administering the </w:t>
      </w:r>
      <w:r w:rsidR="0090799D" w:rsidRPr="00AA3A7E">
        <w:rPr>
          <w:b/>
        </w:rPr>
        <w:t>Local Government Act</w:t>
      </w:r>
      <w:r w:rsidR="00750B4A">
        <w:rPr>
          <w:b/>
        </w:rPr>
        <w:t> </w:t>
      </w:r>
      <w:r w:rsidR="0090799D" w:rsidRPr="00AA3A7E">
        <w:rPr>
          <w:b/>
        </w:rPr>
        <w:t>2020</w:t>
      </w:r>
      <w:r>
        <w:t>.</w:t>
      </w:r>
    </w:p>
    <w:p w14:paraId="0DF40B31" w14:textId="77777777" w:rsidR="009C1390" w:rsidRDefault="009C1390"/>
    <w:p w14:paraId="665E075A" w14:textId="77777777" w:rsidR="009C1390" w:rsidRDefault="009C1390" w:rsidP="009E119B">
      <w:pPr>
        <w:pStyle w:val="DraftHeading1"/>
        <w:tabs>
          <w:tab w:val="right" w:pos="680"/>
        </w:tabs>
        <w:ind w:left="850" w:hanging="850"/>
      </w:pPr>
      <w:r>
        <w:lastRenderedPageBreak/>
        <w:tab/>
      </w:r>
      <w:bookmarkStart w:id="83" w:name="_Toc226010067"/>
      <w:r>
        <w:t>56</w:t>
      </w:r>
      <w:r w:rsidR="009E119B">
        <w:tab/>
      </w:r>
      <w:r>
        <w:t>Surrender of interests in unreserved Crown land</w:t>
      </w:r>
      <w:bookmarkEnd w:id="83"/>
    </w:p>
    <w:p w14:paraId="404CFC82" w14:textId="77777777" w:rsidR="009C1390" w:rsidRDefault="009C1390">
      <w:pPr>
        <w:pStyle w:val="DraftHeading2"/>
        <w:tabs>
          <w:tab w:val="right" w:pos="1247"/>
        </w:tabs>
        <w:ind w:left="1361" w:hanging="1361"/>
      </w:pPr>
      <w:r>
        <w:tab/>
        <w:t>(1)</w:t>
      </w:r>
      <w:r>
        <w:tab/>
        <w:t>The Minister may recommend to the Governor in Council that the interests (if any) of a public authority or a Council in any Crown land that is a part of the Project area be surrendered to the Crown on—</w:t>
      </w:r>
    </w:p>
    <w:p w14:paraId="647FE7E2" w14:textId="77777777" w:rsidR="009C1390" w:rsidRDefault="009C1390">
      <w:pPr>
        <w:pStyle w:val="DraftHeading3"/>
        <w:tabs>
          <w:tab w:val="right" w:pos="1757"/>
        </w:tabs>
        <w:ind w:left="1871" w:hanging="1871"/>
      </w:pPr>
      <w:r>
        <w:tab/>
        <w:t>(a)</w:t>
      </w:r>
      <w:r>
        <w:tab/>
        <w:t>receiving a plan of land signed by the Surveyor-General; and</w:t>
      </w:r>
    </w:p>
    <w:p w14:paraId="19EFAF15" w14:textId="77777777" w:rsidR="009C1390" w:rsidRDefault="009C1390">
      <w:pPr>
        <w:pStyle w:val="DraftHeading3"/>
        <w:tabs>
          <w:tab w:val="right" w:pos="1757"/>
        </w:tabs>
        <w:ind w:left="1871" w:hanging="1871"/>
      </w:pPr>
      <w:r>
        <w:tab/>
        <w:t>(b)</w:t>
      </w:r>
      <w:r>
        <w:tab/>
        <w:t>being satisfied that the land shown on the plan represents land, the interests in which are to be surrendered to the Crown.</w:t>
      </w:r>
    </w:p>
    <w:p w14:paraId="1B1C7446" w14:textId="77777777" w:rsidR="009C1390" w:rsidRDefault="009C1390">
      <w:pPr>
        <w:pStyle w:val="DraftHeading2"/>
        <w:tabs>
          <w:tab w:val="right" w:pos="1247"/>
        </w:tabs>
        <w:ind w:left="1361" w:hanging="1361"/>
      </w:pPr>
      <w:r>
        <w:tab/>
        <w:t>(2)</w:t>
      </w:r>
      <w:r>
        <w:tab/>
      </w:r>
      <w:r w:rsidR="00334E3E">
        <w:t>Subsection</w:t>
      </w:r>
      <w:r>
        <w:t xml:space="preserve"> (1) does not apply to land that is reserved under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w:t>
      </w:r>
    </w:p>
    <w:p w14:paraId="2DA56B63" w14:textId="77777777" w:rsidR="009C1390" w:rsidRDefault="009C1390">
      <w:pPr>
        <w:pStyle w:val="DraftHeading2"/>
        <w:tabs>
          <w:tab w:val="right" w:pos="1247"/>
        </w:tabs>
        <w:ind w:left="1361" w:hanging="1361"/>
      </w:pPr>
      <w:r>
        <w:tab/>
        <w:t>(3)</w:t>
      </w:r>
      <w:r>
        <w:tab/>
        <w:t>On receiving the Minister's recommendation, the Governor in Council may, by Order published in the Government Gazette, declare that the interests (if any) in the land shown on the plan are surrendered to the Crown.</w:t>
      </w:r>
    </w:p>
    <w:p w14:paraId="3E157328" w14:textId="77777777" w:rsidR="009C1390" w:rsidRDefault="009C1390" w:rsidP="009E119B">
      <w:pPr>
        <w:pStyle w:val="DraftHeading1"/>
        <w:tabs>
          <w:tab w:val="right" w:pos="680"/>
        </w:tabs>
        <w:ind w:left="850" w:hanging="850"/>
      </w:pPr>
      <w:r>
        <w:tab/>
      </w:r>
      <w:bookmarkStart w:id="84" w:name="_Toc226010068"/>
      <w:r>
        <w:t>57</w:t>
      </w:r>
      <w:r w:rsidR="009E119B">
        <w:tab/>
      </w:r>
      <w:r>
        <w:t>Effect of surrender or divesting</w:t>
      </w:r>
      <w:bookmarkEnd w:id="84"/>
    </w:p>
    <w:p w14:paraId="57EF963A" w14:textId="77777777" w:rsidR="009C1390" w:rsidRDefault="009C1390">
      <w:pPr>
        <w:pStyle w:val="DraftHeading2"/>
        <w:tabs>
          <w:tab w:val="right" w:pos="1247"/>
        </w:tabs>
        <w:ind w:left="1361" w:hanging="1361"/>
      </w:pPr>
      <w:r>
        <w:tab/>
        <w:t>(1)</w:t>
      </w:r>
      <w:r>
        <w:tab/>
        <w:t>This section applies to land on—</w:t>
      </w:r>
    </w:p>
    <w:p w14:paraId="1D6320F7" w14:textId="77777777" w:rsidR="009C1390" w:rsidRDefault="009C1390">
      <w:pPr>
        <w:pStyle w:val="DraftHeading3"/>
        <w:tabs>
          <w:tab w:val="right" w:pos="1757"/>
        </w:tabs>
        <w:ind w:left="1871" w:hanging="1871"/>
      </w:pPr>
      <w:r>
        <w:tab/>
        <w:t>(a)</w:t>
      </w:r>
      <w:r>
        <w:tab/>
        <w:t>the conveyance to the Crown or the registration of an instrument of transfer and surrender to the Crown of the land that a public authority or Council is required to surrender under section 55(1)(a); or</w:t>
      </w:r>
    </w:p>
    <w:p w14:paraId="7EF45ACD" w14:textId="77777777" w:rsidR="009C1390" w:rsidRDefault="009C1390">
      <w:pPr>
        <w:pStyle w:val="DraftHeading3"/>
        <w:tabs>
          <w:tab w:val="right" w:pos="1757"/>
        </w:tabs>
        <w:ind w:left="1871" w:hanging="1871"/>
      </w:pPr>
      <w:r>
        <w:tab/>
        <w:t>(b)</w:t>
      </w:r>
      <w:r>
        <w:tab/>
        <w:t>the publication in the Government Gazette of an Order under section 55(1)(b) in respect of the land; or</w:t>
      </w:r>
    </w:p>
    <w:p w14:paraId="7F4C57B7" w14:textId="77777777" w:rsidR="009C1390" w:rsidRDefault="009C1390">
      <w:pPr>
        <w:pStyle w:val="DraftHeading3"/>
        <w:tabs>
          <w:tab w:val="right" w:pos="1757"/>
        </w:tabs>
        <w:ind w:left="1871" w:hanging="1871"/>
      </w:pPr>
      <w:r>
        <w:tab/>
        <w:t>(c)</w:t>
      </w:r>
      <w:r>
        <w:tab/>
        <w:t>the publication in the Government Gazette of an Order under section 56 in respect of the land.</w:t>
      </w:r>
    </w:p>
    <w:p w14:paraId="2ECE0164" w14:textId="77777777" w:rsidR="009C1390" w:rsidRDefault="009C1390"/>
    <w:p w14:paraId="30182130" w14:textId="77777777" w:rsidR="009C1390" w:rsidRDefault="009C1390">
      <w:pPr>
        <w:pStyle w:val="DraftHeading2"/>
        <w:tabs>
          <w:tab w:val="right" w:pos="1247"/>
        </w:tabs>
        <w:ind w:left="1361" w:hanging="1361"/>
      </w:pPr>
      <w:r>
        <w:lastRenderedPageBreak/>
        <w:tab/>
        <w:t>(2)</w:t>
      </w:r>
      <w:r>
        <w:tab/>
        <w:t>The land is deemed to be unalienated land of the Crown and is freed and discharged from all trusts, limitations, reservations, restrictions, encumbrances, estates and interests.</w:t>
      </w:r>
    </w:p>
    <w:p w14:paraId="28BDE955" w14:textId="77777777" w:rsidR="009C1390" w:rsidRDefault="009C1390">
      <w:pPr>
        <w:pStyle w:val="DraftHeading2"/>
        <w:tabs>
          <w:tab w:val="right" w:pos="1247"/>
        </w:tabs>
        <w:ind w:left="1361" w:hanging="1361"/>
      </w:pPr>
      <w:r>
        <w:tab/>
        <w:t>(3)</w:t>
      </w:r>
      <w:r>
        <w:tab/>
        <w:t xml:space="preserve">Unless the relevant Order under section 55 or 56 expressly excludes the operation of this </w:t>
      </w:r>
      <w:r w:rsidR="00334E3E">
        <w:t>subsection</w:t>
      </w:r>
      <w:r>
        <w:t>, if any part of the land is or is being used as a road—</w:t>
      </w:r>
    </w:p>
    <w:p w14:paraId="18AD32E1" w14:textId="77777777" w:rsidR="009C1390" w:rsidRDefault="009C1390">
      <w:pPr>
        <w:pStyle w:val="DraftHeading3"/>
        <w:tabs>
          <w:tab w:val="right" w:pos="1757"/>
        </w:tabs>
        <w:ind w:left="1871" w:hanging="1871"/>
      </w:pPr>
      <w:r>
        <w:tab/>
        <w:t>(a)</w:t>
      </w:r>
      <w:r>
        <w:tab/>
        <w:t>that part of the land ceases to be a road; and</w:t>
      </w:r>
    </w:p>
    <w:p w14:paraId="4785A2C7" w14:textId="77777777" w:rsidR="009C1390" w:rsidRDefault="009C1390">
      <w:pPr>
        <w:pStyle w:val="DraftHeading3"/>
        <w:tabs>
          <w:tab w:val="right" w:pos="1757"/>
        </w:tabs>
        <w:ind w:left="1871" w:hanging="1871"/>
      </w:pPr>
      <w:r>
        <w:tab/>
        <w:t>(b)</w:t>
      </w:r>
      <w:r>
        <w:tab/>
        <w:t>all rights, easements and privileges existing or claimed in that part of the land either in the public or by any body or person as incident to any express or implied grant, or past dedication or supposed dedication or by user or operation of law or otherwise, cease.</w:t>
      </w:r>
    </w:p>
    <w:p w14:paraId="6CC2793E" w14:textId="77777777" w:rsidR="009C1390" w:rsidRDefault="009C1390">
      <w:pPr>
        <w:pStyle w:val="DraftHeading2"/>
        <w:tabs>
          <w:tab w:val="right" w:pos="1247"/>
        </w:tabs>
        <w:ind w:left="1361" w:hanging="1361"/>
      </w:pPr>
      <w:r>
        <w:tab/>
        <w:t>(4)</w:t>
      </w:r>
      <w:r>
        <w:tab/>
        <w:t xml:space="preserve">Unless the relevant Order under section 55 or 56 expressly excludes the operation of this </w:t>
      </w:r>
      <w:r w:rsidR="00334E3E">
        <w:t>subsection</w:t>
      </w:r>
      <w:r>
        <w:t>, if any part of the land is the bed, soil and banks of a river, all rights, easements and privileges existing or claimed in that part of the land either in the public or by any body or person as incident to any express or implied grant, or past dedication or supposed dedication or by user or operation of law or otherwise, cease.</w:t>
      </w:r>
    </w:p>
    <w:p w14:paraId="7BB22E44" w14:textId="77777777" w:rsidR="009C1390" w:rsidRDefault="009C1390">
      <w:pPr>
        <w:pStyle w:val="DraftHeading2"/>
        <w:tabs>
          <w:tab w:val="right" w:pos="1247"/>
        </w:tabs>
        <w:ind w:left="1361" w:hanging="1361"/>
      </w:pPr>
      <w:r>
        <w:tab/>
        <w:t>(5)</w:t>
      </w:r>
      <w:r>
        <w:tab/>
        <w:t xml:space="preserve">The land is deemed to be temporarily reserved under section 4(1) of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 xml:space="preserve"> for public purposes, being, in particular, the purposes of the Project.</w:t>
      </w:r>
    </w:p>
    <w:p w14:paraId="7DA5D286" w14:textId="77777777" w:rsidR="009C1390" w:rsidRDefault="009C1390">
      <w:pPr>
        <w:pStyle w:val="DraftHeading2"/>
        <w:tabs>
          <w:tab w:val="right" w:pos="1247"/>
        </w:tabs>
        <w:ind w:left="1361" w:hanging="1361"/>
      </w:pPr>
      <w:r>
        <w:tab/>
        <w:t>(6)</w:t>
      </w:r>
      <w:r w:rsidR="009E119B">
        <w:tab/>
      </w:r>
      <w:r>
        <w:t xml:space="preserve">This section has effect despite anything to the contrary in section 175A of the </w:t>
      </w:r>
      <w:r>
        <w:rPr>
          <w:b/>
        </w:rPr>
        <w:t>Water Industry Act 1994</w:t>
      </w:r>
      <w:r>
        <w:rPr>
          <w:bCs/>
        </w:rPr>
        <w:t xml:space="preserve">, section 10 or clause 1 of Schedule 5 to the </w:t>
      </w:r>
      <w:r>
        <w:rPr>
          <w:b/>
        </w:rPr>
        <w:t>Road Management Act 2004</w:t>
      </w:r>
      <w:r>
        <w:t xml:space="preserve"> or any other Act.</w:t>
      </w:r>
    </w:p>
    <w:p w14:paraId="5D8A4734" w14:textId="77777777" w:rsidR="009C1390" w:rsidRDefault="009C1390"/>
    <w:p w14:paraId="1CDA7EB8" w14:textId="77777777" w:rsidR="009C1390" w:rsidRDefault="009C1390"/>
    <w:p w14:paraId="053C10BF" w14:textId="77777777" w:rsidR="009C1390" w:rsidRDefault="009C1390" w:rsidP="009E119B">
      <w:pPr>
        <w:pStyle w:val="DraftHeading1"/>
        <w:tabs>
          <w:tab w:val="right" w:pos="680"/>
        </w:tabs>
        <w:ind w:left="850" w:hanging="850"/>
      </w:pPr>
      <w:r>
        <w:lastRenderedPageBreak/>
        <w:tab/>
      </w:r>
      <w:bookmarkStart w:id="85" w:name="_Toc226010069"/>
      <w:r>
        <w:t>58</w:t>
      </w:r>
      <w:r w:rsidR="009E119B">
        <w:tab/>
      </w:r>
      <w:r>
        <w:t>Temporary reservation may be amended or revoked</w:t>
      </w:r>
      <w:bookmarkEnd w:id="85"/>
    </w:p>
    <w:p w14:paraId="6C5B0FD4" w14:textId="77777777" w:rsidR="009C1390" w:rsidRDefault="009C1390">
      <w:pPr>
        <w:pStyle w:val="BodySectionSub"/>
      </w:pPr>
      <w:r>
        <w:t xml:space="preserve">The reservation of land under section 57(5) may be amended, revoked and otherwise dealt with in accordance with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w:t>
      </w:r>
    </w:p>
    <w:p w14:paraId="7C7B2ACD" w14:textId="77777777" w:rsidR="009C1390" w:rsidRPr="00D10CC8" w:rsidRDefault="009C1390" w:rsidP="00D10CC8">
      <w:pPr>
        <w:pStyle w:val="Heading-DIVISION"/>
        <w:rPr>
          <w:sz w:val="28"/>
        </w:rPr>
      </w:pPr>
      <w:bookmarkStart w:id="86" w:name="_Toc226010070"/>
      <w:r w:rsidRPr="00D10CC8">
        <w:rPr>
          <w:sz w:val="28"/>
        </w:rPr>
        <w:t xml:space="preserve">Division 2—Removal </w:t>
      </w:r>
      <w:r w:rsidR="00CF7B6F" w:rsidRPr="00D10CC8">
        <w:rPr>
          <w:sz w:val="28"/>
        </w:rPr>
        <w:t>of reservations on l</w:t>
      </w:r>
      <w:r w:rsidRPr="00D10CC8">
        <w:rPr>
          <w:sz w:val="28"/>
        </w:rPr>
        <w:t>and</w:t>
      </w:r>
      <w:bookmarkEnd w:id="86"/>
    </w:p>
    <w:p w14:paraId="1C26052B" w14:textId="77777777" w:rsidR="009C1390" w:rsidRDefault="009C1390" w:rsidP="009E119B">
      <w:pPr>
        <w:pStyle w:val="DraftHeading1"/>
        <w:tabs>
          <w:tab w:val="right" w:pos="680"/>
        </w:tabs>
        <w:ind w:left="850" w:hanging="850"/>
      </w:pPr>
      <w:r>
        <w:tab/>
      </w:r>
      <w:bookmarkStart w:id="87" w:name="_Toc226010071"/>
      <w:r>
        <w:t>59</w:t>
      </w:r>
      <w:r w:rsidR="009E119B">
        <w:tab/>
      </w:r>
      <w:r>
        <w:t>Land Acts not to apply</w:t>
      </w:r>
      <w:bookmarkEnd w:id="87"/>
    </w:p>
    <w:p w14:paraId="79A0FE7C" w14:textId="77777777" w:rsidR="009C1390" w:rsidRDefault="009C1390">
      <w:pPr>
        <w:pStyle w:val="BodySectionSub"/>
      </w:pPr>
      <w:r>
        <w:t xml:space="preserve">This Division has effect despite anything to the contrary in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xml:space="preserve"> or the </w:t>
      </w:r>
      <w:r>
        <w:rPr>
          <w:b/>
          <w:bCs/>
        </w:rPr>
        <w:t>Land Act 1958</w:t>
      </w:r>
      <w:r>
        <w:t>.</w:t>
      </w:r>
    </w:p>
    <w:p w14:paraId="304FE045" w14:textId="77777777" w:rsidR="009C1390" w:rsidRDefault="009C1390" w:rsidP="009E119B">
      <w:pPr>
        <w:pStyle w:val="DraftHeading1"/>
        <w:tabs>
          <w:tab w:val="right" w:pos="680"/>
        </w:tabs>
        <w:ind w:left="850" w:hanging="850"/>
      </w:pPr>
      <w:r>
        <w:tab/>
      </w:r>
      <w:bookmarkStart w:id="88" w:name="_Toc226010072"/>
      <w:r>
        <w:t>60</w:t>
      </w:r>
      <w:r w:rsidR="009E119B">
        <w:tab/>
      </w:r>
      <w:r>
        <w:t xml:space="preserve">Revocation of reservation </w:t>
      </w:r>
      <w:r>
        <w:rPr>
          <w:bCs/>
        </w:rPr>
        <w:t>of Schedule 1</w:t>
      </w:r>
      <w:r>
        <w:t xml:space="preserve"> land</w:t>
      </w:r>
      <w:bookmarkEnd w:id="88"/>
    </w:p>
    <w:p w14:paraId="035B8F69" w14:textId="77777777" w:rsidR="009C1390" w:rsidRDefault="009C1390">
      <w:pPr>
        <w:pStyle w:val="DraftHeading2"/>
        <w:tabs>
          <w:tab w:val="right" w:pos="1247"/>
        </w:tabs>
        <w:ind w:left="1361" w:hanging="1361"/>
      </w:pPr>
      <w:r>
        <w:tab/>
        <w:t>(1)</w:t>
      </w:r>
      <w:r>
        <w:tab/>
        <w:t>The Order in Council specified in item 1 in Schedule 1 is revoked in so far as it relates to the land shown hatched on the plan numbered LEGL./04–044 and lodged in the Central Plan Office.</w:t>
      </w:r>
    </w:p>
    <w:p w14:paraId="6A99688A" w14:textId="77777777" w:rsidR="009C1390" w:rsidRDefault="009C1390">
      <w:pPr>
        <w:pStyle w:val="DraftHeading2"/>
        <w:tabs>
          <w:tab w:val="right" w:pos="1247"/>
        </w:tabs>
        <w:ind w:left="1361" w:hanging="1361"/>
      </w:pPr>
      <w:r>
        <w:tab/>
        <w:t>(2)</w:t>
      </w:r>
      <w:r>
        <w:tab/>
        <w:t>The reservation of land specified in item 2 in Schedule 1 is revoked in so far as it relates to the land shown hatched on the plan numbered LEGL./04–045 and lodged in the Central Plan Office.</w:t>
      </w:r>
    </w:p>
    <w:p w14:paraId="1A4C5538" w14:textId="77777777" w:rsidR="009C1390" w:rsidRDefault="009C1390" w:rsidP="009E119B">
      <w:pPr>
        <w:pStyle w:val="DraftHeading1"/>
        <w:tabs>
          <w:tab w:val="right" w:pos="680"/>
        </w:tabs>
        <w:ind w:left="850" w:hanging="850"/>
      </w:pPr>
      <w:r>
        <w:tab/>
      </w:r>
      <w:bookmarkStart w:id="89" w:name="_Toc226010073"/>
      <w:r>
        <w:t>61</w:t>
      </w:r>
      <w:r w:rsidR="009E119B">
        <w:tab/>
      </w:r>
      <w:r>
        <w:t>Revocation of reservations—entire reservation</w:t>
      </w:r>
      <w:bookmarkEnd w:id="89"/>
    </w:p>
    <w:p w14:paraId="7D6E0C13" w14:textId="77777777" w:rsidR="009C1390" w:rsidRDefault="009C1390">
      <w:pPr>
        <w:pStyle w:val="DraftHeading2"/>
        <w:tabs>
          <w:tab w:val="right" w:pos="1247"/>
        </w:tabs>
        <w:ind w:left="1361" w:hanging="1361"/>
      </w:pPr>
      <w:r>
        <w:tab/>
        <w:t>(1)</w:t>
      </w:r>
      <w:r>
        <w:tab/>
        <w:t xml:space="preserve">If any Crown land permanently or temporarily reserved under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 xml:space="preserve"> is entirely within the Project area, the Minister may recommend to the Governor in Council that the reservation of that land be revoked in its entirety.</w:t>
      </w:r>
    </w:p>
    <w:p w14:paraId="01D220BA" w14:textId="77777777" w:rsidR="009C1390" w:rsidRDefault="009C1390">
      <w:pPr>
        <w:pStyle w:val="DraftHeading2"/>
        <w:tabs>
          <w:tab w:val="right" w:pos="1247"/>
        </w:tabs>
        <w:ind w:left="1361" w:hanging="1361"/>
      </w:pPr>
      <w:r>
        <w:tab/>
        <w:t>(2)</w:t>
      </w:r>
      <w:r>
        <w:tab/>
        <w:t>On receiving the Minister's recommendation, the Governor in Council may, by Order published in the Government Gazette, revoke the following—</w:t>
      </w:r>
    </w:p>
    <w:p w14:paraId="753E41BB" w14:textId="77777777" w:rsidR="00DB72A7" w:rsidRDefault="00DB72A7" w:rsidP="00DB72A7"/>
    <w:p w14:paraId="706C8BAF" w14:textId="77777777" w:rsidR="00DB72A7" w:rsidRPr="00DB72A7" w:rsidRDefault="00DB72A7" w:rsidP="00DB72A7"/>
    <w:p w14:paraId="0F37A6F2" w14:textId="77777777" w:rsidR="009C1390" w:rsidRDefault="009C1390">
      <w:pPr>
        <w:pStyle w:val="DraftHeading3"/>
        <w:tabs>
          <w:tab w:val="right" w:pos="1757"/>
        </w:tabs>
        <w:ind w:left="1871" w:hanging="1871"/>
      </w:pPr>
      <w:r>
        <w:lastRenderedPageBreak/>
        <w:tab/>
        <w:t>(a)</w:t>
      </w:r>
      <w:r>
        <w:tab/>
        <w:t>any Order in Council reserving the land;</w:t>
      </w:r>
    </w:p>
    <w:p w14:paraId="650C5AD1" w14:textId="77777777" w:rsidR="009C1390" w:rsidRDefault="009C1390">
      <w:pPr>
        <w:pStyle w:val="DraftHeading3"/>
        <w:tabs>
          <w:tab w:val="right" w:pos="1757"/>
        </w:tabs>
        <w:ind w:left="1871" w:hanging="1871"/>
      </w:pPr>
      <w:r>
        <w:tab/>
        <w:t>(b)</w:t>
      </w:r>
      <w:r>
        <w:tab/>
        <w:t>any Crown grant, certificate of title or folio of the Register issued or created with respect to the land.</w:t>
      </w:r>
    </w:p>
    <w:p w14:paraId="2604FA04" w14:textId="77777777" w:rsidR="009C1390" w:rsidRDefault="009C1390" w:rsidP="009E119B">
      <w:pPr>
        <w:pStyle w:val="DraftHeading1"/>
        <w:tabs>
          <w:tab w:val="right" w:pos="680"/>
        </w:tabs>
        <w:ind w:left="850" w:hanging="850"/>
      </w:pPr>
      <w:r>
        <w:tab/>
      </w:r>
      <w:bookmarkStart w:id="90" w:name="_Toc226010074"/>
      <w:r>
        <w:t>62</w:t>
      </w:r>
      <w:r w:rsidR="009E119B">
        <w:tab/>
      </w:r>
      <w:r>
        <w:t>Revocation of reservations—part of reservation</w:t>
      </w:r>
      <w:bookmarkEnd w:id="90"/>
    </w:p>
    <w:p w14:paraId="27F8291F" w14:textId="77777777" w:rsidR="009C1390" w:rsidRDefault="009C1390">
      <w:pPr>
        <w:pStyle w:val="DraftHeading2"/>
        <w:tabs>
          <w:tab w:val="right" w:pos="1247"/>
        </w:tabs>
        <w:ind w:left="1361" w:hanging="1361"/>
      </w:pPr>
      <w:r>
        <w:tab/>
        <w:t>(1)</w:t>
      </w:r>
      <w:r>
        <w:tab/>
        <w:t xml:space="preserve">If any Crown land permanently or temporarily reserved under the </w:t>
      </w:r>
      <w:r>
        <w:rPr>
          <w:b/>
        </w:rPr>
        <w:t>Crown Land (Reserves) Act 1978</w:t>
      </w:r>
      <w:r>
        <w:t xml:space="preserve"> is within the Project area, and if only part of the reservation of that land is to be revoked, the Minister on—</w:t>
      </w:r>
    </w:p>
    <w:p w14:paraId="764E508B" w14:textId="77777777" w:rsidR="009C1390" w:rsidRDefault="009C1390">
      <w:pPr>
        <w:pStyle w:val="DraftHeading3"/>
        <w:tabs>
          <w:tab w:val="right" w:pos="1757"/>
        </w:tabs>
        <w:ind w:left="1871" w:hanging="1871"/>
      </w:pPr>
      <w:r>
        <w:tab/>
        <w:t>(a)</w:t>
      </w:r>
      <w:r>
        <w:tab/>
        <w:t>receiving a plan of land signed by the Surveyor-General; and</w:t>
      </w:r>
    </w:p>
    <w:p w14:paraId="3574CCDF" w14:textId="77777777" w:rsidR="009C1390" w:rsidRDefault="009C1390">
      <w:pPr>
        <w:pStyle w:val="DraftHeading3"/>
        <w:tabs>
          <w:tab w:val="right" w:pos="1757"/>
        </w:tabs>
        <w:ind w:left="1871" w:hanging="1871"/>
      </w:pPr>
      <w:r>
        <w:tab/>
        <w:t>(b)</w:t>
      </w:r>
      <w:r>
        <w:tab/>
        <w:t>being satisfied that the land shown on the plan represents that part of the reservation to be revoked—</w:t>
      </w:r>
    </w:p>
    <w:p w14:paraId="5CE461E6" w14:textId="77777777" w:rsidR="009C1390" w:rsidRDefault="009C1390">
      <w:pPr>
        <w:pStyle w:val="BodySection"/>
      </w:pPr>
      <w:r>
        <w:t>may recommend to the Governor in Council that that part of the reservation be revoked.</w:t>
      </w:r>
    </w:p>
    <w:p w14:paraId="408C9B0F" w14:textId="77777777" w:rsidR="009C1390" w:rsidRDefault="009C1390">
      <w:pPr>
        <w:pStyle w:val="DraftHeading2"/>
        <w:tabs>
          <w:tab w:val="right" w:pos="1247"/>
        </w:tabs>
        <w:ind w:left="1361" w:hanging="1361"/>
      </w:pPr>
      <w:r>
        <w:tab/>
        <w:t>(2)</w:t>
      </w:r>
      <w:r>
        <w:tab/>
        <w:t>On receiving the Minister's recommendation, the Governor in Council may, by Order published in the Government Gazette, revoke the following—</w:t>
      </w:r>
    </w:p>
    <w:p w14:paraId="6D255481" w14:textId="77777777" w:rsidR="009C1390" w:rsidRDefault="009C1390">
      <w:pPr>
        <w:pStyle w:val="DraftHeading3"/>
        <w:tabs>
          <w:tab w:val="right" w:pos="1757"/>
        </w:tabs>
        <w:ind w:left="1871" w:hanging="1871"/>
      </w:pPr>
      <w:r>
        <w:tab/>
        <w:t>(a)</w:t>
      </w:r>
      <w:r>
        <w:tab/>
        <w:t>any Order in Council reserving the land;</w:t>
      </w:r>
    </w:p>
    <w:p w14:paraId="4C27D2B2" w14:textId="77777777" w:rsidR="009C1390" w:rsidRDefault="009C1390">
      <w:pPr>
        <w:pStyle w:val="DraftHeading3"/>
        <w:tabs>
          <w:tab w:val="right" w:pos="1757"/>
        </w:tabs>
        <w:ind w:left="1871" w:hanging="1871"/>
      </w:pPr>
      <w:r>
        <w:tab/>
        <w:t>(b)</w:t>
      </w:r>
      <w:r>
        <w:tab/>
        <w:t>any Crown grant, certificate of title or folio of the Register issued or created with respect to the land—</w:t>
      </w:r>
    </w:p>
    <w:p w14:paraId="2ECADDFE" w14:textId="77777777" w:rsidR="009C1390" w:rsidRDefault="009C1390">
      <w:pPr>
        <w:pStyle w:val="BodySection"/>
      </w:pPr>
      <w:r>
        <w:t>to the extent that the Order in Council, Crown grant, certificate of title or folio relates to the land shown on the plan.</w:t>
      </w:r>
    </w:p>
    <w:p w14:paraId="37B31F42" w14:textId="77777777" w:rsidR="009C1390" w:rsidRDefault="009C1390" w:rsidP="009E119B">
      <w:pPr>
        <w:pStyle w:val="DraftHeading1"/>
        <w:tabs>
          <w:tab w:val="right" w:pos="680"/>
        </w:tabs>
        <w:ind w:left="850" w:hanging="850"/>
      </w:pPr>
      <w:r>
        <w:tab/>
      </w:r>
      <w:bookmarkStart w:id="91" w:name="_Toc226010075"/>
      <w:r>
        <w:t>63</w:t>
      </w:r>
      <w:r w:rsidR="009E119B">
        <w:tab/>
      </w:r>
      <w:r>
        <w:t>Effect of revocation of reservation</w:t>
      </w:r>
      <w:bookmarkEnd w:id="91"/>
    </w:p>
    <w:p w14:paraId="6DC2F37A" w14:textId="77777777" w:rsidR="009C1390" w:rsidRDefault="009C1390">
      <w:pPr>
        <w:pStyle w:val="DraftHeading2"/>
        <w:tabs>
          <w:tab w:val="right" w:pos="1247"/>
        </w:tabs>
        <w:ind w:left="1361" w:hanging="1361"/>
      </w:pPr>
      <w:r>
        <w:tab/>
        <w:t>(1)</w:t>
      </w:r>
      <w:r>
        <w:tab/>
        <w:t>This section applies to—</w:t>
      </w:r>
    </w:p>
    <w:p w14:paraId="6B037A9E" w14:textId="77777777" w:rsidR="009C1390" w:rsidRDefault="009C1390">
      <w:pPr>
        <w:pStyle w:val="DraftHeading3"/>
        <w:tabs>
          <w:tab w:val="right" w:pos="1757"/>
        </w:tabs>
        <w:ind w:left="1871" w:hanging="1871"/>
      </w:pPr>
      <w:r>
        <w:tab/>
        <w:t>(a)</w:t>
      </w:r>
      <w:r>
        <w:tab/>
        <w:t xml:space="preserve">land referred to in section 60(1) or 60(2), on the commencement of that </w:t>
      </w:r>
      <w:r w:rsidR="00334E3E">
        <w:t>subsection</w:t>
      </w:r>
      <w:r>
        <w:t>;</w:t>
      </w:r>
    </w:p>
    <w:p w14:paraId="7F83DD6E" w14:textId="77777777" w:rsidR="009C1390" w:rsidRDefault="009C1390">
      <w:pPr>
        <w:pStyle w:val="DraftHeading3"/>
        <w:tabs>
          <w:tab w:val="right" w:pos="1757"/>
        </w:tabs>
        <w:ind w:left="1871" w:hanging="1871"/>
      </w:pPr>
      <w:r>
        <w:lastRenderedPageBreak/>
        <w:tab/>
        <w:t>(b)</w:t>
      </w:r>
      <w:r>
        <w:tab/>
        <w:t>land referred to in an Order under section 61, on the publication of that Order in the Government Gazette;</w:t>
      </w:r>
    </w:p>
    <w:p w14:paraId="00D2C3AB" w14:textId="77777777" w:rsidR="009C1390" w:rsidRDefault="009C1390">
      <w:pPr>
        <w:pStyle w:val="DraftHeading3"/>
        <w:tabs>
          <w:tab w:val="right" w:pos="1757"/>
        </w:tabs>
        <w:ind w:left="1871" w:hanging="1871"/>
      </w:pPr>
      <w:r>
        <w:tab/>
        <w:t>(c)</w:t>
      </w:r>
      <w:r>
        <w:tab/>
        <w:t>land shown on a plan to which an Order under section 62 applies, on the publication of that Order in the Government Gazette.</w:t>
      </w:r>
    </w:p>
    <w:p w14:paraId="30A93098" w14:textId="77777777" w:rsidR="009C1390" w:rsidRDefault="009C1390">
      <w:pPr>
        <w:pStyle w:val="DraftHeading2"/>
        <w:tabs>
          <w:tab w:val="right" w:pos="1247"/>
        </w:tabs>
        <w:ind w:left="1361" w:hanging="1361"/>
      </w:pPr>
      <w:r>
        <w:tab/>
        <w:t>(2)</w:t>
      </w:r>
      <w:r>
        <w:tab/>
        <w:t>The land is deemed to be unalienated land of the Crown and is freed and discharged from all trusts, limitations, reservations, restrictions, encumbrances, estates and interests.</w:t>
      </w:r>
    </w:p>
    <w:p w14:paraId="65B9F6E8" w14:textId="77777777" w:rsidR="009C1390" w:rsidRDefault="009C1390">
      <w:pPr>
        <w:pStyle w:val="DraftHeading2"/>
        <w:tabs>
          <w:tab w:val="right" w:pos="1247"/>
        </w:tabs>
        <w:ind w:left="1361" w:hanging="1361"/>
      </w:pPr>
      <w:r>
        <w:tab/>
        <w:t>(3)</w:t>
      </w:r>
      <w:r>
        <w:tab/>
        <w:t xml:space="preserve">Unless the relevant Order under section 61 or 62 expressly excludes the operation of this </w:t>
      </w:r>
      <w:r w:rsidR="00334E3E">
        <w:t>subsection</w:t>
      </w:r>
      <w:r>
        <w:t>, if any part of the land is or is being used as a road—</w:t>
      </w:r>
    </w:p>
    <w:p w14:paraId="2A4216C2" w14:textId="77777777" w:rsidR="009C1390" w:rsidRDefault="009C1390">
      <w:pPr>
        <w:pStyle w:val="DraftHeading3"/>
        <w:tabs>
          <w:tab w:val="right" w:pos="1757"/>
        </w:tabs>
        <w:ind w:left="1871" w:hanging="1871"/>
      </w:pPr>
      <w:r>
        <w:tab/>
        <w:t>(a)</w:t>
      </w:r>
      <w:r>
        <w:tab/>
        <w:t>that part of the land ceases to be a road; and</w:t>
      </w:r>
    </w:p>
    <w:p w14:paraId="446FE4FF" w14:textId="77777777" w:rsidR="009C1390" w:rsidRDefault="009C1390">
      <w:pPr>
        <w:pStyle w:val="DraftHeading3"/>
        <w:tabs>
          <w:tab w:val="right" w:pos="1757"/>
        </w:tabs>
        <w:ind w:left="1871" w:hanging="1871"/>
      </w:pPr>
      <w:r>
        <w:tab/>
        <w:t>(b)</w:t>
      </w:r>
      <w:r>
        <w:tab/>
        <w:t>all rights, easements and privileges existing or claimed in that part of the land either in the public or by any body or person as incident to any express or implied grant, or past dedication or supposed dedication or by user or operation of law or otherwise, cease.</w:t>
      </w:r>
    </w:p>
    <w:p w14:paraId="13B0E048" w14:textId="77777777" w:rsidR="009C1390" w:rsidRDefault="009C1390">
      <w:pPr>
        <w:pStyle w:val="DraftHeading2"/>
        <w:tabs>
          <w:tab w:val="right" w:pos="1247"/>
        </w:tabs>
        <w:ind w:left="1361" w:hanging="1361"/>
      </w:pPr>
      <w:r>
        <w:tab/>
        <w:t>(4)</w:t>
      </w:r>
      <w:r>
        <w:tab/>
        <w:t xml:space="preserve">Unless the relevant Order under section 61 or 62 expressly excludes the operation of this </w:t>
      </w:r>
      <w:r w:rsidR="00334E3E">
        <w:t>subsection</w:t>
      </w:r>
      <w:r>
        <w:t>, if any part of the land is the bed, soil and banks of a river, all rights, easements and privileges existing or claimed in that part of the land either in the public or by any body or person as incident to any express or implied grant, or past dedication or supposed dedication or by user or operation of law or otherwise, cease.</w:t>
      </w:r>
    </w:p>
    <w:p w14:paraId="0398F53D" w14:textId="77777777" w:rsidR="009C1390" w:rsidRDefault="009C1390">
      <w:pPr>
        <w:pStyle w:val="DraftHeading2"/>
        <w:tabs>
          <w:tab w:val="right" w:pos="1247"/>
        </w:tabs>
        <w:ind w:left="1361" w:hanging="1361"/>
      </w:pPr>
      <w:r>
        <w:tab/>
        <w:t>(5)</w:t>
      </w:r>
      <w:r>
        <w:tab/>
        <w:t>The appointment of any committee of management is revoked in so far as it applies to the land.</w:t>
      </w:r>
    </w:p>
    <w:p w14:paraId="1E04D8CA" w14:textId="77777777" w:rsidR="009C1390" w:rsidRDefault="009C1390" w:rsidP="00DB72A7">
      <w:pPr>
        <w:pStyle w:val="DraftHeading2"/>
        <w:tabs>
          <w:tab w:val="right" w:pos="1247"/>
        </w:tabs>
        <w:ind w:left="1361" w:hanging="1361"/>
      </w:pPr>
      <w:r>
        <w:tab/>
        <w:t>(6)</w:t>
      </w:r>
      <w:r>
        <w:tab/>
        <w:t xml:space="preserve">Any regulations made under section 13 of the </w:t>
      </w:r>
      <w:r>
        <w:rPr>
          <w:b/>
        </w:rPr>
        <w:t>Crown Land (Reserves) Act 1978</w:t>
      </w:r>
      <w:r>
        <w:t xml:space="preserve"> are revoked in so far as they apply to the land.</w:t>
      </w:r>
    </w:p>
    <w:p w14:paraId="3AFD76A1" w14:textId="77777777" w:rsidR="009C1390" w:rsidRDefault="009C1390">
      <w:pPr>
        <w:pStyle w:val="DraftHeading2"/>
        <w:tabs>
          <w:tab w:val="right" w:pos="1247"/>
        </w:tabs>
        <w:ind w:left="1361" w:hanging="1361"/>
      </w:pPr>
      <w:r>
        <w:lastRenderedPageBreak/>
        <w:tab/>
        <w:t>(7)</w:t>
      </w:r>
      <w:r>
        <w:tab/>
        <w:t xml:space="preserve">The land is deemed to be temporarily reserved under section 4(1) of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 xml:space="preserve"> for public purposes, being, in particular, the purposes of the Project.</w:t>
      </w:r>
    </w:p>
    <w:p w14:paraId="28BCCFA3" w14:textId="77777777" w:rsidR="009C1390" w:rsidRDefault="009C1390">
      <w:pPr>
        <w:pStyle w:val="DraftHeading2"/>
        <w:tabs>
          <w:tab w:val="right" w:pos="1247"/>
        </w:tabs>
        <w:ind w:left="1361" w:hanging="1361"/>
      </w:pPr>
      <w:r>
        <w:tab/>
        <w:t>(8)</w:t>
      </w:r>
      <w:r>
        <w:tab/>
        <w:t xml:space="preserve">This section has effect despite anything to the contrary in section 175A of the </w:t>
      </w:r>
      <w:r>
        <w:rPr>
          <w:b/>
        </w:rPr>
        <w:t>Water Industry Act 1994</w:t>
      </w:r>
      <w:r>
        <w:rPr>
          <w:bCs/>
        </w:rPr>
        <w:t xml:space="preserve">, section 10 of the </w:t>
      </w:r>
      <w:r>
        <w:rPr>
          <w:b/>
        </w:rPr>
        <w:t>Road Management Act 2004</w:t>
      </w:r>
      <w:r>
        <w:t xml:space="preserve"> or any other Act.</w:t>
      </w:r>
    </w:p>
    <w:p w14:paraId="6E766F30" w14:textId="77777777" w:rsidR="009C1390" w:rsidRDefault="009C1390" w:rsidP="009E119B">
      <w:pPr>
        <w:pStyle w:val="DraftHeading1"/>
        <w:tabs>
          <w:tab w:val="right" w:pos="680"/>
        </w:tabs>
        <w:ind w:left="850" w:hanging="850"/>
      </w:pPr>
      <w:r>
        <w:tab/>
      </w:r>
      <w:bookmarkStart w:id="92" w:name="_Toc226010076"/>
      <w:r>
        <w:t>64</w:t>
      </w:r>
      <w:r w:rsidR="009E119B">
        <w:tab/>
      </w:r>
      <w:r>
        <w:t>Temporary reservation may be amended or revoked</w:t>
      </w:r>
      <w:bookmarkEnd w:id="92"/>
    </w:p>
    <w:p w14:paraId="50946F82" w14:textId="77777777" w:rsidR="009C1390" w:rsidRDefault="009C1390">
      <w:pPr>
        <w:pStyle w:val="BodySectionSub"/>
      </w:pPr>
      <w:r>
        <w:t xml:space="preserve">The reservation of land under section 63(7) may be amended, revoked and otherwise dealt with in accordance with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w:t>
      </w:r>
    </w:p>
    <w:p w14:paraId="6986BDCB" w14:textId="77777777" w:rsidR="009C1390" w:rsidRDefault="009C1390" w:rsidP="009E119B">
      <w:pPr>
        <w:pStyle w:val="DraftHeading1"/>
        <w:tabs>
          <w:tab w:val="right" w:pos="680"/>
        </w:tabs>
        <w:ind w:left="850" w:hanging="850"/>
      </w:pPr>
      <w:r>
        <w:tab/>
      </w:r>
      <w:bookmarkStart w:id="93" w:name="_Toc226010077"/>
      <w:r>
        <w:t>65</w:t>
      </w:r>
      <w:r w:rsidR="009E119B">
        <w:tab/>
      </w:r>
      <w:r>
        <w:t>Minister to be notified of reservation</w:t>
      </w:r>
      <w:bookmarkEnd w:id="93"/>
    </w:p>
    <w:p w14:paraId="712C0057" w14:textId="77777777" w:rsidR="009C1390" w:rsidRDefault="009C1390">
      <w:pPr>
        <w:pStyle w:val="BodySectionSub"/>
      </w:pPr>
      <w:r>
        <w:t xml:space="preserve">The Authority must notify the Minister administering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xml:space="preserve"> of the reservation of any land under this Division.</w:t>
      </w:r>
    </w:p>
    <w:p w14:paraId="40160384" w14:textId="77777777" w:rsidR="009C1390" w:rsidRPr="00D10CC8" w:rsidRDefault="009C1390" w:rsidP="00D10CC8">
      <w:pPr>
        <w:pStyle w:val="Heading-DIVISION"/>
        <w:rPr>
          <w:sz w:val="28"/>
        </w:rPr>
      </w:pPr>
      <w:bookmarkStart w:id="94" w:name="_Toc226010078"/>
      <w:r w:rsidRPr="00D10CC8">
        <w:rPr>
          <w:sz w:val="28"/>
        </w:rPr>
        <w:t xml:space="preserve">Division 3—Declaration of </w:t>
      </w:r>
      <w:r w:rsidR="00CF7B6F" w:rsidRPr="00D10CC8">
        <w:rPr>
          <w:sz w:val="28"/>
        </w:rPr>
        <w:t>r</w:t>
      </w:r>
      <w:r w:rsidRPr="00D10CC8">
        <w:rPr>
          <w:sz w:val="28"/>
        </w:rPr>
        <w:t>oads</w:t>
      </w:r>
      <w:bookmarkEnd w:id="94"/>
    </w:p>
    <w:p w14:paraId="2791A6D0" w14:textId="77777777" w:rsidR="009C1390" w:rsidRDefault="009C1390" w:rsidP="009E119B">
      <w:pPr>
        <w:pStyle w:val="DraftHeading1"/>
        <w:tabs>
          <w:tab w:val="right" w:pos="680"/>
        </w:tabs>
        <w:ind w:left="850" w:hanging="850"/>
      </w:pPr>
      <w:r>
        <w:tab/>
      </w:r>
      <w:bookmarkStart w:id="95" w:name="_Toc226010079"/>
      <w:r>
        <w:t>66</w:t>
      </w:r>
      <w:r w:rsidR="009E119B">
        <w:tab/>
      </w:r>
      <w:r>
        <w:t>Orders may continue or declare roads</w:t>
      </w:r>
      <w:bookmarkEnd w:id="95"/>
    </w:p>
    <w:p w14:paraId="19B93475" w14:textId="77777777" w:rsidR="009C1390" w:rsidRDefault="009C1390">
      <w:pPr>
        <w:pStyle w:val="DraftHeading2"/>
        <w:tabs>
          <w:tab w:val="right" w:pos="1247"/>
        </w:tabs>
        <w:ind w:left="1361" w:hanging="1361"/>
      </w:pPr>
      <w:r>
        <w:tab/>
        <w:t>(1)</w:t>
      </w:r>
      <w:r>
        <w:tab/>
        <w:t>An Order made under Division 1 or Division 2 may specify that any part of the land (that is the subject of the Order) that was a freeway, an arterial road, a non-arterial State road or a municipal road before the publication of the Order continues to be a freeway, an arterial road, a non-arterial State road or a municipal road.</w:t>
      </w:r>
    </w:p>
    <w:p w14:paraId="711E3D80" w14:textId="77777777" w:rsidR="009C1390" w:rsidRDefault="009C1390">
      <w:pPr>
        <w:pStyle w:val="DraftHeading2"/>
        <w:tabs>
          <w:tab w:val="right" w:pos="1247"/>
        </w:tabs>
        <w:ind w:left="1361" w:hanging="1361"/>
      </w:pPr>
      <w:r>
        <w:tab/>
        <w:t>(2)</w:t>
      </w:r>
      <w:r>
        <w:tab/>
        <w:t xml:space="preserve">Any land that is specified in an Order in accordance with </w:t>
      </w:r>
      <w:r w:rsidR="00334E3E">
        <w:t>subsection</w:t>
      </w:r>
      <w:r>
        <w:t xml:space="preserve"> (1) continues be a freeway, an arterial road, a non-arterial State road or a municipal road as specified in the Order.</w:t>
      </w:r>
    </w:p>
    <w:p w14:paraId="302A3EE7" w14:textId="77777777" w:rsidR="009C1390" w:rsidRDefault="009C1390"/>
    <w:p w14:paraId="5FBBF0DE" w14:textId="77777777" w:rsidR="009C1390" w:rsidRDefault="009C1390"/>
    <w:p w14:paraId="48146364" w14:textId="77777777" w:rsidR="009C1390" w:rsidRDefault="009C1390">
      <w:pPr>
        <w:pStyle w:val="DraftHeading2"/>
        <w:tabs>
          <w:tab w:val="right" w:pos="1247"/>
        </w:tabs>
        <w:ind w:left="1361" w:hanging="1361"/>
      </w:pPr>
      <w:r>
        <w:lastRenderedPageBreak/>
        <w:tab/>
        <w:t>(3)</w:t>
      </w:r>
      <w:r>
        <w:tab/>
        <w:t>The Governor in Council may, by Order published in the Government Gazette, specify that any reserved project land that was a freeway, an arterial road, a non-arterial State road or a municipal road immediately before it became reserved project land is to be deemed to be a freeway, an arterial road, a non-arterial State road or a municipal road.</w:t>
      </w:r>
    </w:p>
    <w:p w14:paraId="5135DF00" w14:textId="77777777" w:rsidR="009C1390" w:rsidRDefault="009C1390">
      <w:pPr>
        <w:pStyle w:val="DraftHeading2"/>
        <w:tabs>
          <w:tab w:val="right" w:pos="1247"/>
        </w:tabs>
        <w:ind w:left="1361" w:hanging="1361"/>
      </w:pPr>
      <w:r>
        <w:tab/>
        <w:t>(4)</w:t>
      </w:r>
      <w:r>
        <w:tab/>
        <w:t xml:space="preserve">Any land that is specified in an Order in accordance with </w:t>
      </w:r>
      <w:r w:rsidR="00334E3E">
        <w:t>subsection</w:t>
      </w:r>
      <w:r>
        <w:t xml:space="preserve"> (3) is, from the date of publication of the Order, deemed to be declared under section 14 of the </w:t>
      </w:r>
      <w:r>
        <w:rPr>
          <w:b/>
          <w:bCs/>
        </w:rPr>
        <w:t>Road Management Act 2004</w:t>
      </w:r>
      <w:r>
        <w:t xml:space="preserve"> as a freeway, an arterial road, a non-arterial State road or a municipal road as specified in the Order.</w:t>
      </w:r>
    </w:p>
    <w:p w14:paraId="1AB8DD84" w14:textId="77777777" w:rsidR="009C1390" w:rsidRDefault="009C1390">
      <w:pPr>
        <w:pStyle w:val="DraftHeading2"/>
        <w:tabs>
          <w:tab w:val="right" w:pos="1247"/>
        </w:tabs>
        <w:ind w:left="1361" w:hanging="1361"/>
      </w:pPr>
      <w:r>
        <w:tab/>
        <w:t>(5)</w:t>
      </w:r>
      <w:r>
        <w:tab/>
        <w:t>For the avoidance of doubt it is declared that this section has effect in addition to and not in derogation of the deemed reservation of the land under this Division.</w:t>
      </w:r>
    </w:p>
    <w:p w14:paraId="4116D49D" w14:textId="77777777" w:rsidR="009C1390" w:rsidRDefault="009C1390">
      <w:pPr>
        <w:pStyle w:val="DraftHeading2"/>
        <w:tabs>
          <w:tab w:val="right" w:pos="1247"/>
        </w:tabs>
        <w:ind w:left="1361" w:hanging="1361"/>
      </w:pPr>
      <w:r>
        <w:tab/>
        <w:t>(6)</w:t>
      </w:r>
      <w:r>
        <w:tab/>
        <w:t>This section has effect despite anything to the contrary in any other Act.</w:t>
      </w:r>
    </w:p>
    <w:p w14:paraId="23E765B3" w14:textId="77777777" w:rsidR="009C1390" w:rsidRPr="00D10CC8" w:rsidRDefault="009C1390" w:rsidP="00D10CC8">
      <w:pPr>
        <w:pStyle w:val="Heading-DIVISION"/>
        <w:rPr>
          <w:sz w:val="28"/>
        </w:rPr>
      </w:pPr>
      <w:bookmarkStart w:id="96" w:name="_Toc226010080"/>
      <w:r w:rsidRPr="00D10CC8">
        <w:rPr>
          <w:sz w:val="28"/>
        </w:rPr>
        <w:t>Division 4—Entry int</w:t>
      </w:r>
      <w:r w:rsidR="00CF7B6F" w:rsidRPr="00D10CC8">
        <w:rPr>
          <w:sz w:val="28"/>
        </w:rPr>
        <w:t>o possession of c</w:t>
      </w:r>
      <w:r w:rsidRPr="00D10CC8">
        <w:rPr>
          <w:sz w:val="28"/>
        </w:rPr>
        <w:t>ertain Project</w:t>
      </w:r>
      <w:r w:rsidR="00952FB9">
        <w:rPr>
          <w:sz w:val="28"/>
        </w:rPr>
        <w:t> </w:t>
      </w:r>
      <w:r w:rsidR="00CF7B6F" w:rsidRPr="00D10CC8">
        <w:rPr>
          <w:sz w:val="28"/>
        </w:rPr>
        <w:t>l</w:t>
      </w:r>
      <w:r w:rsidRPr="00D10CC8">
        <w:rPr>
          <w:sz w:val="28"/>
        </w:rPr>
        <w:t>and</w:t>
      </w:r>
      <w:bookmarkEnd w:id="96"/>
    </w:p>
    <w:p w14:paraId="7F35559F" w14:textId="77777777" w:rsidR="009C1390" w:rsidRDefault="009C1390" w:rsidP="009E119B">
      <w:pPr>
        <w:pStyle w:val="DraftHeading1"/>
        <w:tabs>
          <w:tab w:val="right" w:pos="680"/>
        </w:tabs>
        <w:ind w:left="850" w:hanging="850"/>
      </w:pPr>
      <w:r>
        <w:tab/>
      </w:r>
      <w:bookmarkStart w:id="97" w:name="_Toc226010081"/>
      <w:r>
        <w:t>67</w:t>
      </w:r>
      <w:r w:rsidR="009E119B">
        <w:tab/>
      </w:r>
      <w:r>
        <w:t>Definitions</w:t>
      </w:r>
      <w:bookmarkEnd w:id="97"/>
    </w:p>
    <w:p w14:paraId="3C22AD8C" w14:textId="77777777" w:rsidR="009C1390" w:rsidRDefault="009C1390">
      <w:pPr>
        <w:pStyle w:val="BodySection"/>
      </w:pPr>
      <w:r>
        <w:t>In this Division—</w:t>
      </w:r>
    </w:p>
    <w:p w14:paraId="1968A635" w14:textId="77777777" w:rsidR="009C1390" w:rsidRDefault="009C1390" w:rsidP="005D551E">
      <w:pPr>
        <w:pStyle w:val="Defintion"/>
      </w:pPr>
      <w:r w:rsidRPr="005D551E">
        <w:rPr>
          <w:b/>
          <w:i/>
          <w:iCs/>
        </w:rPr>
        <w:t>project land</w:t>
      </w:r>
      <w:r>
        <w:t xml:space="preserve"> means land that is deemed under Division 1 or Division 2 to be temporarily reserved under section 4(1) of the </w:t>
      </w:r>
      <w:r>
        <w:rPr>
          <w:b/>
        </w:rPr>
        <w:t>Crown Land (Reserves) Act 1978</w:t>
      </w:r>
      <w:r>
        <w:t xml:space="preserve"> for public purposes, being, in particular, the purposes of the Project;</w:t>
      </w:r>
    </w:p>
    <w:p w14:paraId="5EBD0AA1" w14:textId="77777777" w:rsidR="009C1390" w:rsidRDefault="009C1390" w:rsidP="005D551E">
      <w:pPr>
        <w:pStyle w:val="Defintion"/>
      </w:pPr>
      <w:r w:rsidRPr="005D551E">
        <w:rPr>
          <w:b/>
          <w:i/>
          <w:iCs/>
        </w:rPr>
        <w:t>reservation date</w:t>
      </w:r>
      <w:r>
        <w:t xml:space="preserve"> in relation to land means the date on which the land became project land.</w:t>
      </w:r>
    </w:p>
    <w:p w14:paraId="154DB85A" w14:textId="77777777" w:rsidR="009C1390" w:rsidRDefault="009C1390"/>
    <w:p w14:paraId="61A623D1" w14:textId="77777777" w:rsidR="009C1390" w:rsidRDefault="009C1390" w:rsidP="009E119B">
      <w:pPr>
        <w:pStyle w:val="DraftHeading1"/>
        <w:tabs>
          <w:tab w:val="right" w:pos="680"/>
        </w:tabs>
        <w:ind w:left="850" w:hanging="850"/>
      </w:pPr>
      <w:r>
        <w:lastRenderedPageBreak/>
        <w:tab/>
      </w:r>
      <w:bookmarkStart w:id="98" w:name="_Toc226010082"/>
      <w:r>
        <w:t>68</w:t>
      </w:r>
      <w:r w:rsidR="009E119B">
        <w:tab/>
      </w:r>
      <w:r>
        <w:t>Power to enter into possession</w:t>
      </w:r>
      <w:bookmarkEnd w:id="98"/>
    </w:p>
    <w:p w14:paraId="3DB901EF" w14:textId="77777777" w:rsidR="009C1390" w:rsidRDefault="009C1390">
      <w:pPr>
        <w:pStyle w:val="BodySection"/>
      </w:pPr>
      <w:r>
        <w:t>Subject to this Division, the Authority may enter into possession of project land.</w:t>
      </w:r>
    </w:p>
    <w:p w14:paraId="7D8C1512" w14:textId="77777777" w:rsidR="009C1390" w:rsidRDefault="009C1390" w:rsidP="009E119B">
      <w:pPr>
        <w:pStyle w:val="DraftHeading1"/>
        <w:tabs>
          <w:tab w:val="right" w:pos="680"/>
        </w:tabs>
        <w:ind w:left="850" w:hanging="850"/>
      </w:pPr>
      <w:r>
        <w:tab/>
      </w:r>
      <w:bookmarkStart w:id="99" w:name="_Toc226010083"/>
      <w:r>
        <w:t>69</w:t>
      </w:r>
      <w:r w:rsidR="009E119B">
        <w:tab/>
      </w:r>
      <w:r>
        <w:t>Authority must try to obtain agreement</w:t>
      </w:r>
      <w:bookmarkEnd w:id="99"/>
    </w:p>
    <w:p w14:paraId="02115F49" w14:textId="77777777" w:rsidR="009C1390" w:rsidRDefault="009C1390">
      <w:pPr>
        <w:pStyle w:val="BodySectionSub"/>
      </w:pPr>
      <w:r>
        <w:t xml:space="preserve">The Authority must diligently endeavour to obtain agreement with the person in occupation of project land (the </w:t>
      </w:r>
      <w:r w:rsidRPr="00E741DD">
        <w:rPr>
          <w:b/>
          <w:bCs/>
          <w:i/>
        </w:rPr>
        <w:t>occupier</w:t>
      </w:r>
      <w:r>
        <w:t>) as to the terms on which the Authority will enter into possession of the land.</w:t>
      </w:r>
    </w:p>
    <w:p w14:paraId="6F811DDA" w14:textId="77777777" w:rsidR="009C1390" w:rsidRDefault="009C1390" w:rsidP="009E119B">
      <w:pPr>
        <w:pStyle w:val="DraftHeading1"/>
        <w:tabs>
          <w:tab w:val="right" w:pos="680"/>
        </w:tabs>
        <w:ind w:left="850" w:hanging="850"/>
      </w:pPr>
      <w:r>
        <w:tab/>
      </w:r>
      <w:bookmarkStart w:id="100" w:name="_Toc226010084"/>
      <w:r>
        <w:t>70</w:t>
      </w:r>
      <w:r w:rsidR="009E119B">
        <w:tab/>
      </w:r>
      <w:r>
        <w:t>Time for entry into possession—general</w:t>
      </w:r>
      <w:bookmarkEnd w:id="100"/>
    </w:p>
    <w:p w14:paraId="47632617" w14:textId="77777777" w:rsidR="009C1390" w:rsidRDefault="009C1390">
      <w:pPr>
        <w:pStyle w:val="BodySectionSub"/>
      </w:pPr>
      <w:r>
        <w:t>If, at the reservation date, project land is not used by any person as the principal place of residence or business of that person, the Authority may enter into possession of the land at any time after the reservation date after giving 7 days' notice in writing of its intention to enter into possession to the occupier of the land.</w:t>
      </w:r>
    </w:p>
    <w:p w14:paraId="41B90E82" w14:textId="77777777" w:rsidR="009C1390" w:rsidRDefault="009C1390" w:rsidP="009E119B">
      <w:pPr>
        <w:pStyle w:val="DraftHeading1"/>
        <w:tabs>
          <w:tab w:val="right" w:pos="680"/>
        </w:tabs>
        <w:ind w:left="850" w:hanging="850"/>
      </w:pPr>
      <w:r>
        <w:tab/>
      </w:r>
      <w:bookmarkStart w:id="101" w:name="_Toc226010085"/>
      <w:r>
        <w:t>71</w:t>
      </w:r>
      <w:r w:rsidR="009E119B">
        <w:tab/>
      </w:r>
      <w:r>
        <w:t>Time for entry into possession—residence or business</w:t>
      </w:r>
      <w:bookmarkEnd w:id="101"/>
    </w:p>
    <w:p w14:paraId="736E5602" w14:textId="77777777" w:rsidR="009C1390" w:rsidRDefault="009C1390">
      <w:pPr>
        <w:pStyle w:val="DraftHeading2"/>
        <w:tabs>
          <w:tab w:val="right" w:pos="1247"/>
        </w:tabs>
        <w:ind w:left="1361" w:hanging="1361"/>
      </w:pPr>
      <w:r>
        <w:tab/>
        <w:t>(1)</w:t>
      </w:r>
      <w:r>
        <w:tab/>
        <w:t>Subject to this Division, if project land or part of project land is used, at the reservation date, by a person as the principal place of residence or business of that person, the Authority must not enter into possession of—</w:t>
      </w:r>
    </w:p>
    <w:p w14:paraId="6AE68130" w14:textId="77777777" w:rsidR="009C1390" w:rsidRDefault="009C1390">
      <w:pPr>
        <w:pStyle w:val="DraftHeading3"/>
        <w:tabs>
          <w:tab w:val="right" w:pos="1757"/>
        </w:tabs>
        <w:ind w:left="1871" w:hanging="1871"/>
      </w:pPr>
      <w:r>
        <w:tab/>
        <w:t>(a)</w:t>
      </w:r>
      <w:r>
        <w:tab/>
        <w:t>the part of the land so used; or</w:t>
      </w:r>
    </w:p>
    <w:p w14:paraId="27F6EF06" w14:textId="77777777" w:rsidR="009C1390" w:rsidRDefault="009C1390">
      <w:pPr>
        <w:pStyle w:val="DraftHeading3"/>
        <w:tabs>
          <w:tab w:val="right" w:pos="1757"/>
        </w:tabs>
        <w:ind w:left="1871" w:hanging="1871"/>
      </w:pPr>
      <w:r>
        <w:tab/>
        <w:t>(b)</w:t>
      </w:r>
      <w:r>
        <w:tab/>
        <w:t>if the whole of the land is so used, that land—</w:t>
      </w:r>
    </w:p>
    <w:p w14:paraId="473C71E6" w14:textId="77777777" w:rsidR="009C1390" w:rsidRDefault="009C1390">
      <w:pPr>
        <w:pStyle w:val="BodySectionSub"/>
      </w:pPr>
      <w:r>
        <w:t>before the end of 3 months after the reservation and unless the Authority has given 7 days' notice in writing of its intention to enter into possession to the occupier of the land.</w:t>
      </w:r>
    </w:p>
    <w:p w14:paraId="74EA71A6" w14:textId="77777777" w:rsidR="009C1390" w:rsidRDefault="009C1390"/>
    <w:p w14:paraId="6116D920" w14:textId="77777777" w:rsidR="009C1390" w:rsidRDefault="009C1390"/>
    <w:p w14:paraId="44948926" w14:textId="77777777" w:rsidR="009C1390" w:rsidRDefault="009C1390">
      <w:pPr>
        <w:pStyle w:val="DraftHeading2"/>
        <w:tabs>
          <w:tab w:val="right" w:pos="1247"/>
        </w:tabs>
        <w:ind w:left="1361" w:hanging="1361"/>
      </w:pPr>
      <w:r>
        <w:lastRenderedPageBreak/>
        <w:tab/>
        <w:t>(2)</w:t>
      </w:r>
      <w:r>
        <w:tab/>
        <w:t xml:space="preserve">The occupier is not liable for the payment of rent in respect of the occupation of that part of the project land that is used as the principal place of residence or business of the occupier during the 3 month period referred to in </w:t>
      </w:r>
      <w:r w:rsidR="00334E3E">
        <w:t>subsection</w:t>
      </w:r>
      <w:r>
        <w:t xml:space="preserve"> (1).</w:t>
      </w:r>
    </w:p>
    <w:p w14:paraId="115E5F8F" w14:textId="77777777" w:rsidR="009C1390" w:rsidRDefault="009C1390">
      <w:pPr>
        <w:pStyle w:val="DraftHeading2"/>
        <w:tabs>
          <w:tab w:val="right" w:pos="1247"/>
        </w:tabs>
        <w:ind w:left="1361" w:hanging="1361"/>
      </w:pPr>
      <w:r>
        <w:tab/>
        <w:t>(3)</w:t>
      </w:r>
      <w:r>
        <w:tab/>
        <w:t>If the occupier ceases of the occupier's own accord to occupy the project land before the</w:t>
      </w:r>
      <w:r w:rsidR="00601AEA">
        <w:t> </w:t>
      </w:r>
      <w:r>
        <w:t>end</w:t>
      </w:r>
      <w:r w:rsidR="0069494B">
        <w:t> </w:t>
      </w:r>
      <w:r>
        <w:t xml:space="preserve">of the 3 month period referred to in </w:t>
      </w:r>
      <w:r w:rsidR="00334E3E">
        <w:t>subsection</w:t>
      </w:r>
      <w:r>
        <w:t xml:space="preserve"> (1), the entitlement of that person under this Division to occupy the land without payment of rent to the Authority also ceases.</w:t>
      </w:r>
    </w:p>
    <w:p w14:paraId="6C84A1E0" w14:textId="77777777" w:rsidR="009C1390" w:rsidRDefault="009C1390">
      <w:pPr>
        <w:pStyle w:val="DraftHeading2"/>
        <w:tabs>
          <w:tab w:val="right" w:pos="1247"/>
        </w:tabs>
        <w:ind w:left="1361" w:hanging="1361"/>
      </w:pPr>
      <w:r>
        <w:tab/>
        <w:t>(4)</w:t>
      </w:r>
      <w:r>
        <w:tab/>
        <w:t>If the occupier was in occupation of the land immediately before the reservation date—</w:t>
      </w:r>
    </w:p>
    <w:p w14:paraId="3742FFAB" w14:textId="77777777" w:rsidR="009C1390" w:rsidRDefault="009C1390">
      <w:pPr>
        <w:pStyle w:val="DraftHeading3"/>
        <w:tabs>
          <w:tab w:val="right" w:pos="1757"/>
        </w:tabs>
        <w:ind w:left="1871" w:hanging="1871"/>
      </w:pPr>
      <w:r>
        <w:tab/>
        <w:t>(a)</w:t>
      </w:r>
      <w:r>
        <w:tab/>
        <w:t xml:space="preserve">in accordance with section 26(2) of the </w:t>
      </w:r>
      <w:r>
        <w:rPr>
          <w:b/>
          <w:bCs/>
        </w:rPr>
        <w:t>Land Acquisition and Compensation Act 1986</w:t>
      </w:r>
      <w:r>
        <w:t xml:space="preserve"> or an agreement under section 26(6) of that Act; or</w:t>
      </w:r>
    </w:p>
    <w:p w14:paraId="20570F2D" w14:textId="77777777" w:rsidR="009C1390" w:rsidRDefault="009C1390">
      <w:pPr>
        <w:pStyle w:val="DraftHeading3"/>
        <w:tabs>
          <w:tab w:val="right" w:pos="1757"/>
        </w:tabs>
        <w:ind w:left="1871" w:hanging="1871"/>
      </w:pPr>
      <w:r>
        <w:tab/>
        <w:t>(b)</w:t>
      </w:r>
      <w:r>
        <w:tab/>
        <w:t xml:space="preserve">in accordance with section 20E(2) of the </w:t>
      </w:r>
      <w:r>
        <w:rPr>
          <w:b/>
          <w:bCs/>
        </w:rPr>
        <w:t>Project Development and Construction Management Act 1994</w:t>
      </w:r>
      <w:r>
        <w:t xml:space="preserve"> or an agreement under section 20E(6) of that Act—</w:t>
      </w:r>
    </w:p>
    <w:p w14:paraId="46EDF2D6" w14:textId="77777777" w:rsidR="009C1390" w:rsidRDefault="009C1390">
      <w:pPr>
        <w:pStyle w:val="BodySectionSub"/>
      </w:pPr>
      <w:r>
        <w:t xml:space="preserve">this Division applies as if the 3 month period referred to in </w:t>
      </w:r>
      <w:r w:rsidR="00334E3E">
        <w:t>subsection</w:t>
      </w:r>
      <w:r>
        <w:t xml:space="preserve"> (1) were the remainder of the period of occupation permitted under the relevant provision or agreement specified in paragraph (a) or (b) of this </w:t>
      </w:r>
      <w:r w:rsidR="00334E3E">
        <w:t>subsection</w:t>
      </w:r>
      <w:r>
        <w:t>.</w:t>
      </w:r>
    </w:p>
    <w:p w14:paraId="3189CC24" w14:textId="77777777" w:rsidR="009C1390" w:rsidRDefault="009C1390">
      <w:pPr>
        <w:pStyle w:val="DraftHeading2"/>
        <w:tabs>
          <w:tab w:val="right" w:pos="1247"/>
        </w:tabs>
        <w:ind w:left="1361" w:hanging="1361"/>
      </w:pPr>
      <w:r>
        <w:tab/>
        <w:t>(5)</w:t>
      </w:r>
      <w:r>
        <w:tab/>
        <w:t>If the occupier was in occupation of the land before the reservation date—</w:t>
      </w:r>
    </w:p>
    <w:p w14:paraId="0E695719" w14:textId="77777777" w:rsidR="009C1390" w:rsidRDefault="009C1390">
      <w:pPr>
        <w:pStyle w:val="DraftHeading3"/>
        <w:tabs>
          <w:tab w:val="right" w:pos="1757"/>
        </w:tabs>
        <w:ind w:left="1871" w:hanging="1871"/>
      </w:pPr>
      <w:r>
        <w:tab/>
        <w:t>(a)</w:t>
      </w:r>
      <w:r>
        <w:tab/>
        <w:t xml:space="preserve">in accordance with section 26(2) of the </w:t>
      </w:r>
      <w:r>
        <w:rPr>
          <w:b/>
          <w:bCs/>
        </w:rPr>
        <w:t>Land Acquisition and Compensation Act 1986</w:t>
      </w:r>
      <w:r>
        <w:t xml:space="preserve"> or an agreement under section 26(6) of that Act; or</w:t>
      </w:r>
    </w:p>
    <w:p w14:paraId="7A3F21A3" w14:textId="77777777" w:rsidR="009C1390" w:rsidRDefault="009C1390"/>
    <w:p w14:paraId="62FA55F6" w14:textId="77777777" w:rsidR="009C1390" w:rsidRDefault="009C1390"/>
    <w:p w14:paraId="38C0A000" w14:textId="77777777" w:rsidR="009C1390" w:rsidRDefault="009C1390"/>
    <w:p w14:paraId="50C6ED7A" w14:textId="77777777" w:rsidR="009C1390" w:rsidRDefault="009C1390">
      <w:pPr>
        <w:pStyle w:val="DraftHeading3"/>
        <w:tabs>
          <w:tab w:val="right" w:pos="1757"/>
        </w:tabs>
        <w:ind w:left="1871" w:hanging="1871"/>
      </w:pPr>
      <w:r>
        <w:lastRenderedPageBreak/>
        <w:tab/>
        <w:t>(b)</w:t>
      </w:r>
      <w:r>
        <w:tab/>
        <w:t xml:space="preserve">in accordance with section 20E(2) of the </w:t>
      </w:r>
      <w:r>
        <w:rPr>
          <w:b/>
          <w:bCs/>
        </w:rPr>
        <w:t>Project Development and Construction Management Act 1994</w:t>
      </w:r>
      <w:r>
        <w:t xml:space="preserve"> or an agreement under section 20E(6) of that Act—</w:t>
      </w:r>
    </w:p>
    <w:p w14:paraId="7A91341D" w14:textId="77777777" w:rsidR="009C1390" w:rsidRDefault="009C1390">
      <w:pPr>
        <w:pStyle w:val="BodySectionSub"/>
      </w:pPr>
      <w:r>
        <w:t>and the period of occupation permitted under the relevant provision or agreement specified in paragraph (a) or (b) had ended before the reservation date, the Authority may enter into possession of the land at any time after the reservation date after giving 7 days' notice in writing of its intention to enter into possession to the occupier of the land.</w:t>
      </w:r>
    </w:p>
    <w:p w14:paraId="2F8931B9" w14:textId="77777777" w:rsidR="009C1390" w:rsidRDefault="009C1390" w:rsidP="009E119B">
      <w:pPr>
        <w:pStyle w:val="DraftHeading1"/>
        <w:tabs>
          <w:tab w:val="right" w:pos="680"/>
        </w:tabs>
        <w:ind w:left="850" w:hanging="850"/>
      </w:pPr>
      <w:r>
        <w:tab/>
      </w:r>
      <w:bookmarkStart w:id="102" w:name="_Toc226010086"/>
      <w:r>
        <w:t>72</w:t>
      </w:r>
      <w:r w:rsidR="009E119B">
        <w:tab/>
      </w:r>
      <w:r>
        <w:t>Early entry of place of residence or business</w:t>
      </w:r>
      <w:bookmarkEnd w:id="102"/>
    </w:p>
    <w:p w14:paraId="3D456358" w14:textId="77777777" w:rsidR="009C1390" w:rsidRDefault="009C1390">
      <w:pPr>
        <w:pStyle w:val="DraftHeading2"/>
        <w:tabs>
          <w:tab w:val="right" w:pos="1247"/>
        </w:tabs>
        <w:ind w:left="1361" w:hanging="1361"/>
      </w:pPr>
      <w:r>
        <w:tab/>
        <w:t>(1)</w:t>
      </w:r>
      <w:r>
        <w:tab/>
        <w:t>Section 71 does not apply if—</w:t>
      </w:r>
    </w:p>
    <w:p w14:paraId="2A00F858" w14:textId="77777777" w:rsidR="009C1390" w:rsidRDefault="009C1390">
      <w:pPr>
        <w:pStyle w:val="DraftHeading3"/>
        <w:tabs>
          <w:tab w:val="right" w:pos="1757"/>
        </w:tabs>
        <w:ind w:left="1871" w:hanging="1871"/>
      </w:pPr>
      <w:r>
        <w:tab/>
        <w:t>(a)</w:t>
      </w:r>
      <w:r>
        <w:tab/>
        <w:t>the Governor in Council certifies that having regard to—</w:t>
      </w:r>
    </w:p>
    <w:p w14:paraId="0244057D" w14:textId="77777777" w:rsidR="009C1390" w:rsidRDefault="009C1390">
      <w:pPr>
        <w:pStyle w:val="DraftHeading4"/>
        <w:tabs>
          <w:tab w:val="right" w:pos="2268"/>
        </w:tabs>
        <w:ind w:left="2381" w:hanging="2381"/>
      </w:pPr>
      <w:r>
        <w:tab/>
        <w:t>(i)</w:t>
      </w:r>
      <w:r>
        <w:tab/>
        <w:t>the urgency of the case or any other exceptional circumstances; and</w:t>
      </w:r>
    </w:p>
    <w:p w14:paraId="069344C3" w14:textId="77777777" w:rsidR="009C1390" w:rsidRDefault="009C1390">
      <w:pPr>
        <w:pStyle w:val="DraftHeading4"/>
        <w:tabs>
          <w:tab w:val="right" w:pos="2268"/>
        </w:tabs>
        <w:ind w:left="2381" w:hanging="2381"/>
      </w:pPr>
      <w:r>
        <w:tab/>
        <w:t>(ii)</w:t>
      </w:r>
      <w:r>
        <w:tab/>
        <w:t>the public interest—</w:t>
      </w:r>
    </w:p>
    <w:p w14:paraId="5AC190BB" w14:textId="77777777" w:rsidR="009C1390" w:rsidRDefault="009C1390">
      <w:pPr>
        <w:pStyle w:val="BodyParagraph"/>
      </w:pPr>
      <w:r>
        <w:t>it is not practicable for the Authority to delay entry into possession of the project land until after the end of the 3 month period referred to in section 71(1); or</w:t>
      </w:r>
    </w:p>
    <w:p w14:paraId="4EDA46FE" w14:textId="77777777" w:rsidR="009C1390" w:rsidRDefault="009C1390">
      <w:pPr>
        <w:pStyle w:val="DraftHeading3"/>
        <w:tabs>
          <w:tab w:val="right" w:pos="1757"/>
        </w:tabs>
        <w:ind w:left="1871" w:hanging="1871"/>
      </w:pPr>
      <w:r>
        <w:tab/>
        <w:t>(b)</w:t>
      </w:r>
      <w:r>
        <w:tab/>
        <w:t>the Authority and the occupier have, with the consent of the Minister, entered into an agreement in relation to the time of entry into possession of the project land by the Authority.</w:t>
      </w:r>
    </w:p>
    <w:p w14:paraId="26E24C80" w14:textId="77777777" w:rsidR="009C1390" w:rsidRDefault="009C1390">
      <w:pPr>
        <w:pStyle w:val="DraftHeading2"/>
        <w:tabs>
          <w:tab w:val="right" w:pos="1247"/>
        </w:tabs>
        <w:ind w:left="1361" w:hanging="1361"/>
      </w:pPr>
      <w:r>
        <w:tab/>
        <w:t>(2)</w:t>
      </w:r>
      <w:r>
        <w:tab/>
        <w:t xml:space="preserve">A certificate under </w:t>
      </w:r>
      <w:r w:rsidR="00334E3E">
        <w:t>subsection</w:t>
      </w:r>
      <w:r>
        <w:t xml:space="preserve"> (1)(a) must specify the date on which the Authority is to take possession.</w:t>
      </w:r>
    </w:p>
    <w:p w14:paraId="529D9640" w14:textId="77777777" w:rsidR="009C1390" w:rsidRDefault="009C1390">
      <w:pPr>
        <w:pStyle w:val="DraftHeading2"/>
        <w:tabs>
          <w:tab w:val="right" w:pos="1247"/>
        </w:tabs>
        <w:ind w:left="1361" w:hanging="1361"/>
      </w:pPr>
      <w:r>
        <w:tab/>
        <w:t>(3)</w:t>
      </w:r>
      <w:r>
        <w:tab/>
        <w:t xml:space="preserve">The Authority must serve a copy of the certificate under </w:t>
      </w:r>
      <w:r w:rsidR="00334E3E">
        <w:t>subsection</w:t>
      </w:r>
      <w:r>
        <w:t xml:space="preserve"> (1)(a) on the occupier.</w:t>
      </w:r>
    </w:p>
    <w:p w14:paraId="029A0798" w14:textId="77777777" w:rsidR="009C1390" w:rsidRDefault="009C1390">
      <w:pPr>
        <w:pStyle w:val="DraftHeading2"/>
        <w:tabs>
          <w:tab w:val="right" w:pos="1247"/>
        </w:tabs>
        <w:ind w:left="1361" w:hanging="1361"/>
      </w:pPr>
      <w:r>
        <w:lastRenderedPageBreak/>
        <w:tab/>
        <w:t>(4)</w:t>
      </w:r>
      <w:r>
        <w:tab/>
        <w:t xml:space="preserve">The occupier whose period of occupation of the project land was abridged under </w:t>
      </w:r>
      <w:r w:rsidR="00334E3E">
        <w:t>subsection</w:t>
      </w:r>
      <w:r>
        <w:t xml:space="preserve"> (1)(a) is entitled to claim compensation under Division</w:t>
      </w:r>
      <w:r>
        <w:rPr>
          <w:i/>
        </w:rPr>
        <w:t xml:space="preserve"> </w:t>
      </w:r>
      <w:r>
        <w:t>5</w:t>
      </w:r>
      <w:r>
        <w:rPr>
          <w:i/>
        </w:rPr>
        <w:t xml:space="preserve"> </w:t>
      </w:r>
      <w:r>
        <w:t>for any loss or damage that is incurred as a direct, natural and reasonable consequence of that abridgment and for which the person could not otherwise make a claim under that Division.</w:t>
      </w:r>
    </w:p>
    <w:p w14:paraId="6A220CBC" w14:textId="77777777" w:rsidR="009C1390" w:rsidRDefault="009C1390">
      <w:pPr>
        <w:pStyle w:val="DraftHeading2"/>
        <w:tabs>
          <w:tab w:val="right" w:pos="1247"/>
        </w:tabs>
        <w:ind w:left="1361" w:hanging="1361"/>
      </w:pPr>
      <w:r>
        <w:tab/>
        <w:t>(5)</w:t>
      </w:r>
      <w:r>
        <w:tab/>
        <w:t xml:space="preserve">The compensation payable pursuant to </w:t>
      </w:r>
      <w:r w:rsidR="00334E3E">
        <w:t>subsection</w:t>
      </w:r>
      <w:r>
        <w:t> (4) may be paid to—</w:t>
      </w:r>
    </w:p>
    <w:p w14:paraId="374F832F" w14:textId="77777777" w:rsidR="009C1390" w:rsidRDefault="009C1390">
      <w:pPr>
        <w:pStyle w:val="DraftHeading3"/>
        <w:tabs>
          <w:tab w:val="right" w:pos="1757"/>
        </w:tabs>
        <w:ind w:left="1871" w:hanging="1871"/>
      </w:pPr>
      <w:r>
        <w:tab/>
        <w:t>(a)</w:t>
      </w:r>
      <w:r>
        <w:tab/>
        <w:t>the person who is entitled to claim the compensation; or</w:t>
      </w:r>
    </w:p>
    <w:p w14:paraId="0068685C" w14:textId="77777777" w:rsidR="009C1390" w:rsidRDefault="009C1390">
      <w:pPr>
        <w:pStyle w:val="DraftHeading3"/>
        <w:tabs>
          <w:tab w:val="right" w:pos="1757"/>
        </w:tabs>
        <w:ind w:left="1871" w:hanging="1871"/>
      </w:pPr>
      <w:r>
        <w:tab/>
        <w:t>(b)</w:t>
      </w:r>
      <w:r>
        <w:tab/>
        <w:t>the constituted attorney of that person.</w:t>
      </w:r>
    </w:p>
    <w:p w14:paraId="4078536F" w14:textId="77777777" w:rsidR="009C1390" w:rsidRDefault="009C1390" w:rsidP="009E119B">
      <w:pPr>
        <w:pStyle w:val="DraftHeading1"/>
        <w:tabs>
          <w:tab w:val="right" w:pos="680"/>
        </w:tabs>
        <w:ind w:left="850" w:hanging="850"/>
      </w:pPr>
      <w:r>
        <w:tab/>
      </w:r>
      <w:bookmarkStart w:id="103" w:name="_Toc226010087"/>
      <w:r>
        <w:t>73</w:t>
      </w:r>
      <w:r w:rsidR="009E119B">
        <w:tab/>
      </w:r>
      <w:r>
        <w:t>Occupation may be extended by agreement</w:t>
      </w:r>
      <w:bookmarkEnd w:id="103"/>
    </w:p>
    <w:p w14:paraId="6325A423" w14:textId="77777777" w:rsidR="009C1390" w:rsidRDefault="009C1390">
      <w:pPr>
        <w:pStyle w:val="DraftHeading2"/>
        <w:tabs>
          <w:tab w:val="right" w:pos="1247"/>
        </w:tabs>
        <w:ind w:left="1361" w:hanging="1361"/>
      </w:pPr>
      <w:r>
        <w:tab/>
        <w:t>(1)</w:t>
      </w:r>
      <w:r>
        <w:tab/>
        <w:t>The period of occupation of the project land after the reservation date (including the 3 month period referred to in section 71(1)) may be extended by agreement in writing between the Authority and the occupier of the project land.</w:t>
      </w:r>
    </w:p>
    <w:p w14:paraId="3616C0A3" w14:textId="77777777" w:rsidR="009C1390" w:rsidRDefault="009C1390">
      <w:pPr>
        <w:pStyle w:val="DraftHeading2"/>
        <w:tabs>
          <w:tab w:val="right" w:pos="1247"/>
        </w:tabs>
        <w:ind w:left="1361" w:hanging="1361"/>
      </w:pPr>
      <w:r>
        <w:tab/>
        <w:t>(2)</w:t>
      </w:r>
      <w:r>
        <w:tab/>
        <w:t xml:space="preserve">An agreement under </w:t>
      </w:r>
      <w:r w:rsidR="00334E3E">
        <w:t>subsection</w:t>
      </w:r>
      <w:r>
        <w:t xml:space="preserve"> (1) must provide for the payment of rent by the occupier of the relevant land to the Authority.</w:t>
      </w:r>
    </w:p>
    <w:p w14:paraId="21E8F29A" w14:textId="77777777" w:rsidR="009C1390" w:rsidRDefault="009C1390" w:rsidP="009E119B">
      <w:pPr>
        <w:pStyle w:val="DraftHeading1"/>
        <w:tabs>
          <w:tab w:val="right" w:pos="680"/>
        </w:tabs>
        <w:ind w:left="850" w:hanging="850"/>
      </w:pPr>
      <w:r>
        <w:tab/>
      </w:r>
      <w:bookmarkStart w:id="104" w:name="_Toc226010088"/>
      <w:r>
        <w:t>74</w:t>
      </w:r>
      <w:r w:rsidR="009E119B">
        <w:tab/>
      </w:r>
      <w:r>
        <w:t>Continued occupation without agreement</w:t>
      </w:r>
      <w:bookmarkEnd w:id="104"/>
    </w:p>
    <w:p w14:paraId="00AFB911" w14:textId="77777777" w:rsidR="009C1390" w:rsidRDefault="009C1390">
      <w:pPr>
        <w:pStyle w:val="BodySectionSub"/>
      </w:pPr>
      <w:r>
        <w:t>If a person continues to occupy project land after the period permitted under section 71 or the reservation date (as the case may be) and an agreement has not been entered into under section 73 in respect of that occupation, that person—</w:t>
      </w:r>
    </w:p>
    <w:p w14:paraId="705B80B6" w14:textId="77777777" w:rsidR="009C1390" w:rsidRDefault="009C1390">
      <w:pPr>
        <w:pStyle w:val="DraftHeading3"/>
        <w:tabs>
          <w:tab w:val="right" w:pos="1757"/>
        </w:tabs>
        <w:ind w:left="1871" w:hanging="1871"/>
      </w:pPr>
      <w:r>
        <w:tab/>
        <w:t>(a)</w:t>
      </w:r>
      <w:r>
        <w:tab/>
        <w:t>is to be taken to be in possession of the land in pursuance of a tenancy determinable at will by the Authority; and</w:t>
      </w:r>
    </w:p>
    <w:p w14:paraId="0165C786" w14:textId="77777777" w:rsidR="009C1390" w:rsidRDefault="009C1390">
      <w:pPr>
        <w:pStyle w:val="DraftHeading3"/>
        <w:tabs>
          <w:tab w:val="right" w:pos="1757"/>
        </w:tabs>
        <w:ind w:left="1871" w:hanging="1871"/>
      </w:pPr>
      <w:r>
        <w:tab/>
        <w:t>(b)</w:t>
      </w:r>
      <w:r>
        <w:tab/>
        <w:t>is liable to pay to the Authority a fair market rent in respect of that continued occupation.</w:t>
      </w:r>
    </w:p>
    <w:p w14:paraId="38A41302" w14:textId="77777777" w:rsidR="009C1390" w:rsidRDefault="009C1390"/>
    <w:p w14:paraId="0979F777" w14:textId="77777777" w:rsidR="009C1390" w:rsidRDefault="009C1390" w:rsidP="009E119B">
      <w:pPr>
        <w:pStyle w:val="DraftHeading1"/>
        <w:tabs>
          <w:tab w:val="right" w:pos="680"/>
        </w:tabs>
        <w:ind w:left="850" w:hanging="850"/>
      </w:pPr>
      <w:r>
        <w:lastRenderedPageBreak/>
        <w:tab/>
      </w:r>
      <w:bookmarkStart w:id="105" w:name="_Toc226010089"/>
      <w:r>
        <w:t>75</w:t>
      </w:r>
      <w:r w:rsidR="009E119B">
        <w:tab/>
      </w:r>
      <w:r>
        <w:t>Recovery of rent</w:t>
      </w:r>
      <w:bookmarkEnd w:id="105"/>
    </w:p>
    <w:p w14:paraId="271756F7" w14:textId="77777777" w:rsidR="009C1390" w:rsidRDefault="009C1390">
      <w:pPr>
        <w:pStyle w:val="BodySection"/>
      </w:pPr>
      <w:r>
        <w:t>Any rent payable to the Authority under this Division may be recovered as a debt due to the Authority in any court of competent jurisdiction.</w:t>
      </w:r>
    </w:p>
    <w:p w14:paraId="45700730" w14:textId="77777777" w:rsidR="009C1390" w:rsidRDefault="009C1390" w:rsidP="009E119B">
      <w:pPr>
        <w:pStyle w:val="DraftHeading1"/>
        <w:tabs>
          <w:tab w:val="right" w:pos="680"/>
        </w:tabs>
        <w:ind w:left="850" w:hanging="850"/>
      </w:pPr>
      <w:r>
        <w:tab/>
      </w:r>
      <w:bookmarkStart w:id="106" w:name="_Toc226010090"/>
      <w:r>
        <w:t>76</w:t>
      </w:r>
      <w:r w:rsidR="009E119B">
        <w:tab/>
      </w:r>
      <w:r>
        <w:t>Proceedings where refusal to give up possession</w:t>
      </w:r>
      <w:bookmarkEnd w:id="106"/>
    </w:p>
    <w:p w14:paraId="75D0A4E2" w14:textId="77777777" w:rsidR="009C1390" w:rsidRDefault="009C1390">
      <w:pPr>
        <w:pStyle w:val="DraftHeading2"/>
        <w:tabs>
          <w:tab w:val="right" w:pos="1247"/>
        </w:tabs>
        <w:ind w:left="1361" w:hanging="1361"/>
      </w:pPr>
      <w:r>
        <w:tab/>
        <w:t>(1)</w:t>
      </w:r>
      <w:r>
        <w:tab/>
        <w:t>If the Authority is entitled under this Division to enter into possession of project land and the occupier of the land or any other person—</w:t>
      </w:r>
    </w:p>
    <w:p w14:paraId="60527A3F" w14:textId="77777777" w:rsidR="009C1390" w:rsidRDefault="009C1390">
      <w:pPr>
        <w:pStyle w:val="DraftHeading3"/>
        <w:tabs>
          <w:tab w:val="right" w:pos="1757"/>
        </w:tabs>
        <w:ind w:left="1871" w:hanging="1871"/>
      </w:pPr>
      <w:r>
        <w:tab/>
        <w:t>(a)</w:t>
      </w:r>
      <w:r>
        <w:tab/>
        <w:t>refuses to give up the possession of the land; or</w:t>
      </w:r>
    </w:p>
    <w:p w14:paraId="57289E60" w14:textId="77777777" w:rsidR="009C1390" w:rsidRDefault="009C1390">
      <w:pPr>
        <w:pStyle w:val="DraftHeading3"/>
        <w:tabs>
          <w:tab w:val="right" w:pos="1757"/>
        </w:tabs>
        <w:ind w:left="1871" w:hanging="1871"/>
      </w:pPr>
      <w:r>
        <w:tab/>
        <w:t>(b)</w:t>
      </w:r>
      <w:r>
        <w:tab/>
        <w:t>hinders the Authority from entering on and taking possession of the land—</w:t>
      </w:r>
    </w:p>
    <w:p w14:paraId="4C509A66" w14:textId="77777777" w:rsidR="009C1390" w:rsidRDefault="009C1390">
      <w:pPr>
        <w:pStyle w:val="BodySectionSub"/>
      </w:pPr>
      <w:r>
        <w:t>the Authority may issue its warrant under this section to the sheriff.</w:t>
      </w:r>
    </w:p>
    <w:p w14:paraId="4B400682" w14:textId="77777777" w:rsidR="009C1390" w:rsidRDefault="009C1390">
      <w:pPr>
        <w:pStyle w:val="DraftHeading2"/>
        <w:tabs>
          <w:tab w:val="right" w:pos="1247"/>
        </w:tabs>
        <w:ind w:left="1361" w:hanging="1361"/>
      </w:pPr>
      <w:r>
        <w:tab/>
        <w:t>(2)</w:t>
      </w:r>
      <w:r>
        <w:tab/>
        <w:t>A warrant issued under this section authorises the sheriff to—</w:t>
      </w:r>
    </w:p>
    <w:p w14:paraId="72467FB1" w14:textId="77777777" w:rsidR="009C1390" w:rsidRDefault="009C1390">
      <w:pPr>
        <w:pStyle w:val="DraftHeading3"/>
        <w:tabs>
          <w:tab w:val="right" w:pos="1757"/>
        </w:tabs>
        <w:ind w:left="1871" w:hanging="1871"/>
      </w:pPr>
      <w:r>
        <w:tab/>
        <w:t>(a)</w:t>
      </w:r>
      <w:r>
        <w:tab/>
        <w:t>enter onto the land specified in the warrant; and</w:t>
      </w:r>
    </w:p>
    <w:p w14:paraId="159D9AAC" w14:textId="77777777" w:rsidR="009C1390" w:rsidRDefault="009C1390">
      <w:pPr>
        <w:pStyle w:val="DraftHeading3"/>
        <w:tabs>
          <w:tab w:val="right" w:pos="1757"/>
        </w:tabs>
        <w:ind w:left="1871" w:hanging="1871"/>
      </w:pPr>
      <w:r>
        <w:tab/>
        <w:t>(b)</w:t>
      </w:r>
      <w:r>
        <w:tab/>
        <w:t>deliver possession of the land to the Authority or the person appointed in the warrant to receive possession of the land; and</w:t>
      </w:r>
    </w:p>
    <w:p w14:paraId="5A436537" w14:textId="77777777" w:rsidR="009C1390" w:rsidRDefault="009C1390">
      <w:pPr>
        <w:pStyle w:val="DraftHeading3"/>
        <w:tabs>
          <w:tab w:val="right" w:pos="1757"/>
        </w:tabs>
        <w:ind w:left="1871" w:hanging="1871"/>
      </w:pPr>
      <w:r>
        <w:tab/>
        <w:t>(c)</w:t>
      </w:r>
      <w:r>
        <w:tab/>
        <w:t>use such force as is reasonably necessary to execute the warrant.</w:t>
      </w:r>
    </w:p>
    <w:p w14:paraId="668ED9AD" w14:textId="77777777" w:rsidR="009C1390" w:rsidRDefault="009C1390">
      <w:pPr>
        <w:pStyle w:val="DraftHeading2"/>
        <w:tabs>
          <w:tab w:val="right" w:pos="1247"/>
        </w:tabs>
        <w:ind w:left="1361" w:hanging="1361"/>
      </w:pPr>
      <w:r>
        <w:tab/>
        <w:t>(3)</w:t>
      </w:r>
      <w:r>
        <w:tab/>
        <w:t>On receipt of a warrant issued under this section, the sheriff must deliver possession of the land to the Authority or the person appointed in the warrant to receive possession of the land.</w:t>
      </w:r>
    </w:p>
    <w:p w14:paraId="1141B4DE" w14:textId="77777777" w:rsidR="009C1390" w:rsidRDefault="009C1390">
      <w:pPr>
        <w:pStyle w:val="DraftHeading2"/>
        <w:tabs>
          <w:tab w:val="right" w:pos="1247"/>
        </w:tabs>
        <w:ind w:left="1361" w:hanging="1361"/>
      </w:pPr>
      <w:r>
        <w:tab/>
        <w:t>(4)</w:t>
      </w:r>
      <w:r>
        <w:tab/>
        <w:t>The costs incurred in the issuing and execution of a warrant must be paid by the person refusing to give up possession.</w:t>
      </w:r>
    </w:p>
    <w:p w14:paraId="20C45528" w14:textId="77777777" w:rsidR="009C1390" w:rsidRDefault="009C1390"/>
    <w:p w14:paraId="2703B553" w14:textId="77777777" w:rsidR="009C1390" w:rsidRDefault="009C1390"/>
    <w:p w14:paraId="54500A2B" w14:textId="77777777" w:rsidR="009C1390" w:rsidRDefault="009C1390">
      <w:pPr>
        <w:pStyle w:val="DraftHeading2"/>
        <w:tabs>
          <w:tab w:val="right" w:pos="1247"/>
        </w:tabs>
        <w:ind w:left="1361" w:hanging="1361"/>
      </w:pPr>
      <w:r>
        <w:lastRenderedPageBreak/>
        <w:tab/>
        <w:t>(5)</w:t>
      </w:r>
      <w:r>
        <w:tab/>
        <w:t>The amount of the costs and the amount of any rent owed by that person must be deducted and retained by the Authority from the compensation (if any) payable under this Part to that person.</w:t>
      </w:r>
    </w:p>
    <w:p w14:paraId="1DA2E55F" w14:textId="77777777" w:rsidR="009C1390" w:rsidRDefault="009C1390">
      <w:pPr>
        <w:pStyle w:val="DraftHeading2"/>
        <w:tabs>
          <w:tab w:val="right" w:pos="1247"/>
        </w:tabs>
        <w:ind w:left="1361" w:hanging="1361"/>
      </w:pPr>
      <w:r>
        <w:tab/>
        <w:t>(6)</w:t>
      </w:r>
      <w:r>
        <w:tab/>
        <w:t>If no compensation is payable to that person or if the compensation payable is less than the amount of the costs and rent (if any) then payment of the amount in excess of the compensation must if not paid on demand be enforced by a warrant to seize property.</w:t>
      </w:r>
    </w:p>
    <w:p w14:paraId="0D462782" w14:textId="77777777" w:rsidR="009C1390" w:rsidRDefault="009C1390">
      <w:pPr>
        <w:pStyle w:val="DraftHeading2"/>
        <w:tabs>
          <w:tab w:val="right" w:pos="1247"/>
        </w:tabs>
        <w:ind w:left="1361" w:hanging="1361"/>
      </w:pPr>
      <w:r>
        <w:tab/>
        <w:t>(7)</w:t>
      </w:r>
      <w:r>
        <w:tab/>
        <w:t xml:space="preserve">On application by the Authority, a magistrate must issue a warrant for the purposes of </w:t>
      </w:r>
      <w:r w:rsidR="00334E3E">
        <w:t>subsection</w:t>
      </w:r>
      <w:r>
        <w:t xml:space="preserve"> (6).</w:t>
      </w:r>
    </w:p>
    <w:p w14:paraId="57667054" w14:textId="77777777" w:rsidR="00A354BE" w:rsidRDefault="00A354BE" w:rsidP="00905A63">
      <w:pPr>
        <w:pStyle w:val="SideNote"/>
        <w:framePr w:wrap="around"/>
      </w:pPr>
      <w:r>
        <w:t>S. 76(8) repealed by No. </w:t>
      </w:r>
      <w:r w:rsidR="00D277E7">
        <w:t>87/2009</w:t>
      </w:r>
      <w:r>
        <w:t xml:space="preserve"> s. 27.</w:t>
      </w:r>
    </w:p>
    <w:p w14:paraId="0FF03902" w14:textId="77777777" w:rsidR="00A354BE" w:rsidRDefault="00A354BE" w:rsidP="00A354BE">
      <w:pPr>
        <w:pStyle w:val="Stars"/>
      </w:pPr>
      <w:r>
        <w:tab/>
        <w:t>*</w:t>
      </w:r>
      <w:r>
        <w:tab/>
        <w:t>*</w:t>
      </w:r>
      <w:r>
        <w:tab/>
        <w:t>*</w:t>
      </w:r>
      <w:r>
        <w:tab/>
        <w:t>*</w:t>
      </w:r>
      <w:r>
        <w:tab/>
        <w:t>*</w:t>
      </w:r>
    </w:p>
    <w:p w14:paraId="0DC7CA30" w14:textId="77777777" w:rsidR="001940D7" w:rsidRDefault="001940D7" w:rsidP="001940D7"/>
    <w:p w14:paraId="44A4395A" w14:textId="77777777" w:rsidR="001940D7" w:rsidRPr="001940D7" w:rsidRDefault="001940D7" w:rsidP="001940D7"/>
    <w:p w14:paraId="6B390816" w14:textId="77777777" w:rsidR="009C1390" w:rsidRDefault="009C1390" w:rsidP="009E119B">
      <w:pPr>
        <w:pStyle w:val="DraftHeading1"/>
        <w:tabs>
          <w:tab w:val="right" w:pos="680"/>
        </w:tabs>
        <w:ind w:left="850" w:hanging="850"/>
      </w:pPr>
      <w:r>
        <w:tab/>
      </w:r>
      <w:bookmarkStart w:id="107" w:name="_Toc226010091"/>
      <w:r>
        <w:t>77</w:t>
      </w:r>
      <w:r w:rsidR="009E119B">
        <w:tab/>
      </w:r>
      <w:r>
        <w:t>Residential Tenancies Act 1997 not to apply</w:t>
      </w:r>
      <w:bookmarkEnd w:id="107"/>
    </w:p>
    <w:p w14:paraId="05F81E65" w14:textId="77777777" w:rsidR="009C1390" w:rsidRDefault="009C1390">
      <w:pPr>
        <w:pStyle w:val="BodySection"/>
      </w:pPr>
      <w:r>
        <w:t xml:space="preserve">Nothing in the </w:t>
      </w:r>
      <w:r>
        <w:rPr>
          <w:b/>
        </w:rPr>
        <w:t>Residential Tenancies Act 1997</w:t>
      </w:r>
      <w:r>
        <w:t xml:space="preserve"> applies to or in relation to any matter provided for or any proceedings under this Division.</w:t>
      </w:r>
    </w:p>
    <w:p w14:paraId="1AB2B979" w14:textId="77777777" w:rsidR="009C1390" w:rsidRDefault="009C1390" w:rsidP="009E119B">
      <w:pPr>
        <w:pStyle w:val="DraftHeading1"/>
        <w:tabs>
          <w:tab w:val="right" w:pos="680"/>
        </w:tabs>
        <w:ind w:left="850" w:hanging="850"/>
      </w:pPr>
      <w:r>
        <w:tab/>
      </w:r>
      <w:bookmarkStart w:id="108" w:name="_Toc226010092"/>
      <w:r>
        <w:t>78</w:t>
      </w:r>
      <w:r w:rsidR="009E119B">
        <w:tab/>
      </w:r>
      <w:r>
        <w:t>Giving of notices and documents</w:t>
      </w:r>
      <w:bookmarkEnd w:id="108"/>
    </w:p>
    <w:p w14:paraId="558213F3" w14:textId="77777777" w:rsidR="009C1390" w:rsidRDefault="009C1390">
      <w:pPr>
        <w:pStyle w:val="DraftHeading2"/>
        <w:tabs>
          <w:tab w:val="right" w:pos="1247"/>
        </w:tabs>
        <w:ind w:left="1361" w:hanging="1361"/>
      </w:pPr>
      <w:r>
        <w:tab/>
        <w:t>(1)</w:t>
      </w:r>
      <w:r>
        <w:tab/>
        <w:t>Any notice or other document that the Authority is required to give to any person under this Division may be served on that person in accordance with section 250.</w:t>
      </w:r>
    </w:p>
    <w:p w14:paraId="7A442592" w14:textId="77777777" w:rsidR="009C1390" w:rsidRDefault="009C1390">
      <w:pPr>
        <w:pStyle w:val="DraftHeading2"/>
        <w:tabs>
          <w:tab w:val="right" w:pos="1247"/>
        </w:tabs>
        <w:ind w:left="1361" w:hanging="1361"/>
      </w:pPr>
      <w:r>
        <w:tab/>
        <w:t>(2)</w:t>
      </w:r>
      <w:r>
        <w:tab/>
        <w:t>If the Authority does not know the location of a person on whom the Authority is required to serve the notice or document, the notice or document may be served—</w:t>
      </w:r>
    </w:p>
    <w:p w14:paraId="23623924" w14:textId="77777777" w:rsidR="009C1390" w:rsidRDefault="009C1390">
      <w:pPr>
        <w:pStyle w:val="DraftHeading3"/>
        <w:tabs>
          <w:tab w:val="right" w:pos="1757"/>
        </w:tabs>
        <w:ind w:left="1871" w:hanging="1871"/>
      </w:pPr>
      <w:r>
        <w:tab/>
        <w:t>(a)</w:t>
      </w:r>
      <w:r>
        <w:tab/>
        <w:t>by publication of a copy of it in a newspaper circulating generally throughout the State; and</w:t>
      </w:r>
    </w:p>
    <w:p w14:paraId="0A36F186" w14:textId="77777777" w:rsidR="009C1390" w:rsidRDefault="009C1390">
      <w:pPr>
        <w:pStyle w:val="DraftHeading3"/>
        <w:tabs>
          <w:tab w:val="right" w:pos="1757"/>
        </w:tabs>
        <w:ind w:left="1871" w:hanging="1871"/>
      </w:pPr>
      <w:r>
        <w:tab/>
        <w:t>(b)</w:t>
      </w:r>
      <w:r>
        <w:tab/>
        <w:t>by affixing it in a prominent place on the land to which it relates.</w:t>
      </w:r>
    </w:p>
    <w:p w14:paraId="78DC542E" w14:textId="77777777" w:rsidR="009C1390" w:rsidRDefault="009C1390">
      <w:pPr>
        <w:pStyle w:val="DraftHeading2"/>
        <w:tabs>
          <w:tab w:val="right" w:pos="1247"/>
        </w:tabs>
        <w:ind w:left="1361" w:hanging="1361"/>
      </w:pPr>
      <w:r>
        <w:lastRenderedPageBreak/>
        <w:tab/>
        <w:t>(3)</w:t>
      </w:r>
      <w:r>
        <w:tab/>
        <w:t>The validity of any notice under this Division is not affected by any misdescription in it of the land or of any interest in the land if sufficient information appears on the face of the notice to identify the land or interest affected.</w:t>
      </w:r>
    </w:p>
    <w:p w14:paraId="379652E3" w14:textId="77777777" w:rsidR="009C1390" w:rsidRPr="00D10CC8" w:rsidRDefault="009C1390" w:rsidP="00D10CC8">
      <w:pPr>
        <w:pStyle w:val="Heading-DIVISION"/>
        <w:rPr>
          <w:sz w:val="28"/>
        </w:rPr>
      </w:pPr>
      <w:bookmarkStart w:id="109" w:name="_Toc226010093"/>
      <w:r w:rsidRPr="00D10CC8">
        <w:rPr>
          <w:sz w:val="28"/>
        </w:rPr>
        <w:t>Division 5—Compensati</w:t>
      </w:r>
      <w:r w:rsidR="00CF7B6F" w:rsidRPr="00D10CC8">
        <w:rPr>
          <w:sz w:val="28"/>
        </w:rPr>
        <w:t>on for surrendered or divested or reserved l</w:t>
      </w:r>
      <w:r w:rsidRPr="00D10CC8">
        <w:rPr>
          <w:sz w:val="28"/>
        </w:rPr>
        <w:t>and</w:t>
      </w:r>
      <w:bookmarkEnd w:id="109"/>
    </w:p>
    <w:p w14:paraId="1CF690C7" w14:textId="77777777" w:rsidR="009C1390" w:rsidRDefault="009C1390" w:rsidP="009E119B">
      <w:pPr>
        <w:pStyle w:val="DraftHeading1"/>
        <w:tabs>
          <w:tab w:val="right" w:pos="680"/>
        </w:tabs>
        <w:ind w:left="850" w:hanging="850"/>
      </w:pPr>
      <w:r>
        <w:tab/>
      </w:r>
      <w:bookmarkStart w:id="110" w:name="_Toc226010094"/>
      <w:r>
        <w:t>79</w:t>
      </w:r>
      <w:r w:rsidR="009E119B">
        <w:tab/>
      </w:r>
      <w:r>
        <w:t>Compensation</w:t>
      </w:r>
      <w:r>
        <w:rPr>
          <w:bCs/>
        </w:rPr>
        <w:t>—</w:t>
      </w:r>
      <w:r>
        <w:t>surrender, divesting or revocation of reservation</w:t>
      </w:r>
      <w:bookmarkEnd w:id="110"/>
    </w:p>
    <w:p w14:paraId="3A1CF29E" w14:textId="77777777" w:rsidR="009C1390" w:rsidRDefault="009C1390">
      <w:pPr>
        <w:pStyle w:val="DraftHeading2"/>
        <w:tabs>
          <w:tab w:val="right" w:pos="1247"/>
        </w:tabs>
        <w:ind w:left="1361" w:hanging="1361"/>
      </w:pPr>
      <w:r>
        <w:tab/>
        <w:t>(1)</w:t>
      </w:r>
      <w:r>
        <w:tab/>
        <w:t xml:space="preserve">Subject to this Act and the </w:t>
      </w:r>
      <w:r>
        <w:rPr>
          <w:b/>
        </w:rPr>
        <w:t>Land Acquisition and Compensation Act 1986</w:t>
      </w:r>
      <w:r>
        <w:t>, every person who—</w:t>
      </w:r>
    </w:p>
    <w:p w14:paraId="03946674" w14:textId="77777777" w:rsidR="009C1390" w:rsidRDefault="009C1390">
      <w:pPr>
        <w:pStyle w:val="DraftHeading3"/>
        <w:tabs>
          <w:tab w:val="right" w:pos="1757"/>
        </w:tabs>
        <w:ind w:left="1871" w:hanging="1871"/>
      </w:pPr>
      <w:r>
        <w:tab/>
        <w:t>(a)</w:t>
      </w:r>
      <w:r>
        <w:tab/>
        <w:t>immediately before the publication of an Order under Division 1 or 2 had a legal or equitable estate or interest in land to which the Order applies; or</w:t>
      </w:r>
    </w:p>
    <w:p w14:paraId="6F2B1574" w14:textId="77777777" w:rsidR="009C1390" w:rsidRDefault="009C1390">
      <w:pPr>
        <w:pStyle w:val="DraftHeading3"/>
        <w:tabs>
          <w:tab w:val="right" w:pos="1757"/>
        </w:tabs>
        <w:ind w:left="1871" w:hanging="1871"/>
      </w:pPr>
      <w:r>
        <w:tab/>
        <w:t>(b)</w:t>
      </w:r>
      <w:r>
        <w:tab/>
        <w:t xml:space="preserve">immediately before the commencement of section 60(1) or 60(2) had a legal or equitable estate or interest in any Crown land to which that </w:t>
      </w:r>
      <w:r w:rsidR="00334E3E">
        <w:t>subsection</w:t>
      </w:r>
      <w:r>
        <w:t xml:space="preserve"> applies—</w:t>
      </w:r>
    </w:p>
    <w:p w14:paraId="62E2EE83" w14:textId="77777777" w:rsidR="009C1390" w:rsidRDefault="009C1390">
      <w:pPr>
        <w:pStyle w:val="BodySection"/>
      </w:pPr>
      <w:r>
        <w:t>has a claim for compensation.</w:t>
      </w:r>
    </w:p>
    <w:p w14:paraId="36E4FCAB" w14:textId="77777777" w:rsidR="009C1390" w:rsidRDefault="009C1390">
      <w:pPr>
        <w:pStyle w:val="DraftHeading2"/>
        <w:tabs>
          <w:tab w:val="right" w:pos="1247"/>
        </w:tabs>
        <w:ind w:left="1361" w:hanging="1361"/>
      </w:pPr>
      <w:r>
        <w:tab/>
        <w:t>(2)</w:t>
      </w:r>
      <w:r>
        <w:tab/>
        <w:t xml:space="preserve">The </w:t>
      </w:r>
      <w:r>
        <w:rPr>
          <w:b/>
        </w:rPr>
        <w:t>Land Acquisition and Compensation Act 1986</w:t>
      </w:r>
      <w:r>
        <w:t xml:space="preserve"> (except sections 31 to 36) applies to the determination of compensation payable under this section—</w:t>
      </w:r>
    </w:p>
    <w:p w14:paraId="09BE073D" w14:textId="77777777" w:rsidR="009C1390" w:rsidRDefault="009C1390">
      <w:pPr>
        <w:pStyle w:val="DraftHeading3"/>
        <w:tabs>
          <w:tab w:val="right" w:pos="1757"/>
        </w:tabs>
        <w:ind w:left="1871" w:hanging="1871"/>
      </w:pPr>
      <w:r>
        <w:tab/>
        <w:t>(a)</w:t>
      </w:r>
      <w:r>
        <w:tab/>
        <w:t xml:space="preserve">in the case of an estate or interest in land to which </w:t>
      </w:r>
      <w:r w:rsidR="00334E3E">
        <w:t>subsection</w:t>
      </w:r>
      <w:r>
        <w:t xml:space="preserve"> (1)(a) applies, as if the publication of the Order were a notice of acquisition of that estate or interest and the Authority had acquired that estate or interest; or</w:t>
      </w:r>
    </w:p>
    <w:p w14:paraId="5A285DD7" w14:textId="77777777" w:rsidR="009C1390" w:rsidRDefault="009C1390"/>
    <w:p w14:paraId="59A4E12A" w14:textId="77777777" w:rsidR="009C1390" w:rsidRDefault="009C1390"/>
    <w:p w14:paraId="255EDCDB" w14:textId="77777777" w:rsidR="009C1390" w:rsidRDefault="009C1390"/>
    <w:p w14:paraId="434B73CF" w14:textId="77777777" w:rsidR="009C1390" w:rsidRDefault="009C1390">
      <w:pPr>
        <w:pStyle w:val="DraftHeading3"/>
        <w:tabs>
          <w:tab w:val="right" w:pos="1757"/>
        </w:tabs>
        <w:ind w:left="1871" w:hanging="1871"/>
      </w:pPr>
      <w:r>
        <w:lastRenderedPageBreak/>
        <w:tab/>
        <w:t>(b)</w:t>
      </w:r>
      <w:r>
        <w:tab/>
        <w:t xml:space="preserve">in the case of an estate or interest in land to which </w:t>
      </w:r>
      <w:r w:rsidR="00334E3E">
        <w:t>subsection</w:t>
      </w:r>
      <w:r>
        <w:t xml:space="preserve"> (1)(b) applies, as if the proclamation of the commencement of section 60(1) or 60(2) were a notice of acquisition of that estate or interest and the Authority had acquired that estate or interest.</w:t>
      </w:r>
    </w:p>
    <w:p w14:paraId="40A69328" w14:textId="77777777" w:rsidR="00307454" w:rsidRPr="006D20AB" w:rsidRDefault="00307454" w:rsidP="00905A63">
      <w:pPr>
        <w:pStyle w:val="SideNote"/>
        <w:framePr w:wrap="around"/>
      </w:pPr>
      <w:r>
        <w:t xml:space="preserve">S. 79(3) </w:t>
      </w:r>
      <w:r>
        <w:rPr>
          <w:bCs/>
        </w:rPr>
        <w:t xml:space="preserve">amended by No. </w:t>
      </w:r>
      <w:r w:rsidR="00472BA1">
        <w:rPr>
          <w:bCs/>
        </w:rPr>
        <w:t>95/2005</w:t>
      </w:r>
      <w:r>
        <w:rPr>
          <w:bCs/>
        </w:rPr>
        <w:t xml:space="preserve"> s. 4(4)(a).</w:t>
      </w:r>
    </w:p>
    <w:p w14:paraId="51683FE5" w14:textId="77777777" w:rsidR="009C1390" w:rsidRDefault="009C1390">
      <w:pPr>
        <w:pStyle w:val="DraftHeading2"/>
        <w:tabs>
          <w:tab w:val="right" w:pos="1247"/>
        </w:tabs>
        <w:ind w:left="1361" w:hanging="1361"/>
        <w:rPr>
          <w:bCs/>
        </w:rPr>
      </w:pPr>
      <w:r>
        <w:tab/>
        <w:t>(3)</w:t>
      </w:r>
      <w:r>
        <w:tab/>
        <w:t xml:space="preserve">Section 43 of the </w:t>
      </w:r>
      <w:r>
        <w:rPr>
          <w:b/>
          <w:bCs/>
        </w:rPr>
        <w:t>Land Acquisition and Compensation Act 1986</w:t>
      </w:r>
      <w:r>
        <w:t xml:space="preserve"> applies to the determination of compensation under this section as if after section 43(1)(b) there were inserted</w:t>
      </w:r>
      <w:r>
        <w:rPr>
          <w:bCs/>
        </w:rPr>
        <w:t>—</w:t>
      </w:r>
    </w:p>
    <w:p w14:paraId="27681048" w14:textId="77777777" w:rsidR="009C1390" w:rsidRDefault="009C1390">
      <w:pPr>
        <w:pStyle w:val="AmendHeading1"/>
        <w:tabs>
          <w:tab w:val="right" w:pos="1757"/>
        </w:tabs>
        <w:ind w:left="1871" w:hanging="1871"/>
      </w:pPr>
      <w:r>
        <w:tab/>
        <w:t>"(ba)</w:t>
      </w:r>
      <w:r>
        <w:tab/>
        <w:t xml:space="preserve">Any special suitability or adaptability of the land in which the acquired interest subsists for a purpose for which it could be used under the </w:t>
      </w:r>
      <w:r w:rsidR="008C58A5" w:rsidRPr="00947D49">
        <w:rPr>
          <w:b/>
        </w:rPr>
        <w:t>EastLink</w:t>
      </w:r>
      <w:r w:rsidR="008C58A5">
        <w:rPr>
          <w:b/>
          <w:bCs/>
        </w:rPr>
        <w:t xml:space="preserve"> </w:t>
      </w:r>
      <w:r>
        <w:rPr>
          <w:b/>
          <w:bCs/>
        </w:rPr>
        <w:t>Project Act 2004</w:t>
      </w:r>
      <w:r>
        <w:t xml:space="preserve"> for the purposes of the Project within the meaning of that Act.".</w:t>
      </w:r>
    </w:p>
    <w:p w14:paraId="5E4556B2" w14:textId="77777777" w:rsidR="009C1390" w:rsidRDefault="009C1390">
      <w:pPr>
        <w:pStyle w:val="DraftHeading2"/>
        <w:tabs>
          <w:tab w:val="right" w:pos="1247"/>
        </w:tabs>
        <w:ind w:left="1361" w:hanging="1361"/>
      </w:pPr>
      <w:r>
        <w:tab/>
        <w:t>(4)</w:t>
      </w:r>
      <w:r>
        <w:tab/>
        <w:t>This section does not apply to—</w:t>
      </w:r>
    </w:p>
    <w:p w14:paraId="251BE1E0" w14:textId="77777777" w:rsidR="009C1390" w:rsidRDefault="009C1390">
      <w:pPr>
        <w:pStyle w:val="DraftHeading3"/>
        <w:tabs>
          <w:tab w:val="right" w:pos="1757"/>
        </w:tabs>
        <w:ind w:left="1871" w:hanging="1871"/>
      </w:pPr>
      <w:r>
        <w:tab/>
        <w:t>(a)</w:t>
      </w:r>
      <w:r>
        <w:tab/>
        <w:t>an estate or interest held by a public authority; or</w:t>
      </w:r>
    </w:p>
    <w:p w14:paraId="39B527D7" w14:textId="77777777" w:rsidR="009C1390" w:rsidRDefault="009C1390">
      <w:pPr>
        <w:pStyle w:val="DraftHeading3"/>
        <w:tabs>
          <w:tab w:val="right" w:pos="1757"/>
        </w:tabs>
        <w:ind w:left="1871" w:hanging="1871"/>
      </w:pPr>
      <w:r>
        <w:tab/>
        <w:t>(b)</w:t>
      </w:r>
      <w:r>
        <w:tab/>
        <w:t>an estate or interest (other than an interest in fee simple) held by a Council.</w:t>
      </w:r>
    </w:p>
    <w:p w14:paraId="75C6384C" w14:textId="77777777" w:rsidR="009C1390" w:rsidRDefault="009C1390" w:rsidP="009E119B">
      <w:pPr>
        <w:pStyle w:val="DraftHeading1"/>
        <w:tabs>
          <w:tab w:val="right" w:pos="680"/>
        </w:tabs>
        <w:ind w:left="850" w:hanging="850"/>
      </w:pPr>
      <w:r>
        <w:tab/>
      </w:r>
      <w:bookmarkStart w:id="111" w:name="_Toc226010095"/>
      <w:r>
        <w:t>80</w:t>
      </w:r>
      <w:r w:rsidR="009E119B">
        <w:tab/>
      </w:r>
      <w:r>
        <w:t>Compensation for Councils in certain circumstances</w:t>
      </w:r>
      <w:bookmarkEnd w:id="111"/>
    </w:p>
    <w:p w14:paraId="506AA99A" w14:textId="77777777" w:rsidR="009C1390" w:rsidRDefault="009C1390">
      <w:pPr>
        <w:pStyle w:val="DraftHeading2"/>
        <w:tabs>
          <w:tab w:val="right" w:pos="1247"/>
        </w:tabs>
        <w:ind w:left="1361" w:hanging="1361"/>
      </w:pPr>
      <w:r>
        <w:tab/>
        <w:t>(1)</w:t>
      </w:r>
      <w:r>
        <w:tab/>
        <w:t>This section applies to land—</w:t>
      </w:r>
    </w:p>
    <w:p w14:paraId="26F96BAA" w14:textId="77777777" w:rsidR="009C1390" w:rsidRDefault="009C1390">
      <w:pPr>
        <w:pStyle w:val="DraftHeading3"/>
        <w:tabs>
          <w:tab w:val="right" w:pos="1757"/>
        </w:tabs>
        <w:ind w:left="1871" w:hanging="1871"/>
      </w:pPr>
      <w:r>
        <w:tab/>
        <w:t>(a)</w:t>
      </w:r>
      <w:r>
        <w:tab/>
        <w:t>that was under the control of a Council immediately before the publication of an Order under Division 1 or 2 in relation to that land; or</w:t>
      </w:r>
    </w:p>
    <w:p w14:paraId="49A40FC1" w14:textId="77777777" w:rsidR="009C1390" w:rsidRDefault="009C1390">
      <w:pPr>
        <w:pStyle w:val="DraftHeading3"/>
        <w:tabs>
          <w:tab w:val="right" w:pos="1757"/>
        </w:tabs>
        <w:ind w:left="1871" w:hanging="1871"/>
      </w:pPr>
      <w:r>
        <w:tab/>
        <w:t>(b)</w:t>
      </w:r>
      <w:r>
        <w:tab/>
        <w:t xml:space="preserve">to which section 60(1) or 60(2) applies that was under the control of a Council immediately before the commencement of that </w:t>
      </w:r>
      <w:r w:rsidR="00334E3E">
        <w:t>subsection</w:t>
      </w:r>
      <w:r>
        <w:t>.</w:t>
      </w:r>
    </w:p>
    <w:p w14:paraId="35FD4564" w14:textId="77777777" w:rsidR="009C1390" w:rsidRDefault="009C1390"/>
    <w:p w14:paraId="505BE4D8" w14:textId="77777777" w:rsidR="009C1390" w:rsidRDefault="009C1390"/>
    <w:p w14:paraId="7067124D" w14:textId="77777777" w:rsidR="009C1390" w:rsidRDefault="009C1390"/>
    <w:p w14:paraId="3D35FA07" w14:textId="77777777" w:rsidR="009C1390" w:rsidRDefault="009C1390">
      <w:pPr>
        <w:pStyle w:val="DraftHeading2"/>
        <w:tabs>
          <w:tab w:val="right" w:pos="1247"/>
        </w:tabs>
        <w:ind w:left="1361" w:hanging="1361"/>
      </w:pPr>
      <w:r>
        <w:lastRenderedPageBreak/>
        <w:tab/>
        <w:t>(2)</w:t>
      </w:r>
      <w:r>
        <w:tab/>
        <w:t>If the Council has—</w:t>
      </w:r>
    </w:p>
    <w:p w14:paraId="5AC5A14E" w14:textId="77777777" w:rsidR="009C1390" w:rsidRDefault="009C1390">
      <w:pPr>
        <w:pStyle w:val="DraftHeading3"/>
        <w:tabs>
          <w:tab w:val="right" w:pos="1757"/>
        </w:tabs>
        <w:ind w:left="1871" w:hanging="1871"/>
      </w:pPr>
      <w:r>
        <w:tab/>
        <w:t>(a)</w:t>
      </w:r>
      <w:r>
        <w:tab/>
        <w:t>sustained any pecuniary loss; or</w:t>
      </w:r>
    </w:p>
    <w:p w14:paraId="6ACA011A" w14:textId="77777777" w:rsidR="009C1390" w:rsidRDefault="009C1390">
      <w:pPr>
        <w:pStyle w:val="DraftHeading3"/>
        <w:tabs>
          <w:tab w:val="right" w:pos="1757"/>
        </w:tabs>
        <w:ind w:left="1871" w:hanging="1871"/>
      </w:pPr>
      <w:r>
        <w:tab/>
        <w:t>(b)</w:t>
      </w:r>
      <w:r>
        <w:tab/>
        <w:t>incurred any expense—</w:t>
      </w:r>
    </w:p>
    <w:p w14:paraId="6299457E" w14:textId="77777777" w:rsidR="009C1390" w:rsidRDefault="009C1390">
      <w:pPr>
        <w:pStyle w:val="BodySectionSub"/>
      </w:pPr>
      <w:r>
        <w:t>as a direct, natural and reasonable consequence of the Order or the commencement of section 60(1) or 60(2), the Council may claim the amount of that loss or expense from the Authority.</w:t>
      </w:r>
    </w:p>
    <w:p w14:paraId="2D0BE723" w14:textId="77777777" w:rsidR="009C1390" w:rsidRDefault="009C1390">
      <w:pPr>
        <w:pStyle w:val="DraftHeading2"/>
        <w:tabs>
          <w:tab w:val="right" w:pos="1247"/>
        </w:tabs>
        <w:ind w:left="1361" w:hanging="1361"/>
      </w:pPr>
      <w:r>
        <w:tab/>
        <w:t>(3)</w:t>
      </w:r>
      <w:r>
        <w:tab/>
        <w:t xml:space="preserve">For the purposes of </w:t>
      </w:r>
      <w:r w:rsidR="00334E3E">
        <w:t>subsection</w:t>
      </w:r>
      <w:r>
        <w:t xml:space="preserve"> (2), the value of the land must not be taken into account when calculating the loss sustained or expense incurred by the Council.</w:t>
      </w:r>
    </w:p>
    <w:p w14:paraId="3CAF06ED" w14:textId="77777777" w:rsidR="009C1390" w:rsidRDefault="009C1390">
      <w:pPr>
        <w:pStyle w:val="DraftHeading2"/>
        <w:tabs>
          <w:tab w:val="right" w:pos="1247"/>
        </w:tabs>
        <w:ind w:left="1361" w:hanging="1361"/>
      </w:pPr>
      <w:r>
        <w:tab/>
        <w:t>(4)</w:t>
      </w:r>
      <w:r>
        <w:tab/>
        <w:t xml:space="preserve">A claim under </w:t>
      </w:r>
      <w:r w:rsidR="00334E3E">
        <w:t>subsection</w:t>
      </w:r>
      <w:r>
        <w:t xml:space="preserve"> (2) must be made within 2 years after the Order was made or section 60(1) or 60(2) commenced (as the case requires).</w:t>
      </w:r>
    </w:p>
    <w:p w14:paraId="21A98A71" w14:textId="77777777" w:rsidR="009C1390" w:rsidRDefault="009C1390">
      <w:pPr>
        <w:pStyle w:val="DraftHeading2"/>
        <w:tabs>
          <w:tab w:val="right" w:pos="1247"/>
        </w:tabs>
        <w:ind w:left="1361" w:hanging="1361"/>
      </w:pPr>
      <w:r>
        <w:tab/>
        <w:t>(5)</w:t>
      </w:r>
      <w:r>
        <w:tab/>
        <w:t xml:space="preserve">Section 48 and Parts 10 and 11 of the </w:t>
      </w:r>
      <w:r>
        <w:rPr>
          <w:b/>
        </w:rPr>
        <w:t>Land Acquisition and Compensation Act 1986</w:t>
      </w:r>
      <w:r>
        <w:t xml:space="preserve"> apply to a claim under </w:t>
      </w:r>
      <w:r w:rsidR="00334E3E">
        <w:t>subsection</w:t>
      </w:r>
      <w:r>
        <w:t xml:space="preserve"> (2) as if it were a claim under section 47(1) of that Act.</w:t>
      </w:r>
    </w:p>
    <w:p w14:paraId="0030CA73" w14:textId="77777777" w:rsidR="009C1390" w:rsidRDefault="009C1390" w:rsidP="009E119B">
      <w:pPr>
        <w:pStyle w:val="DraftHeading1"/>
        <w:tabs>
          <w:tab w:val="right" w:pos="680"/>
        </w:tabs>
        <w:ind w:left="850" w:hanging="850"/>
      </w:pPr>
      <w:r>
        <w:tab/>
      </w:r>
      <w:bookmarkStart w:id="112" w:name="_Toc226010096"/>
      <w:r>
        <w:t>81</w:t>
      </w:r>
      <w:r w:rsidR="009E119B">
        <w:tab/>
      </w:r>
      <w:r>
        <w:t>Transfer of building or structure as compensation</w:t>
      </w:r>
      <w:bookmarkEnd w:id="112"/>
    </w:p>
    <w:p w14:paraId="6AD3567F" w14:textId="77777777" w:rsidR="009C1390" w:rsidRDefault="009C1390">
      <w:pPr>
        <w:pStyle w:val="DraftHeading2"/>
        <w:tabs>
          <w:tab w:val="right" w:pos="1247"/>
        </w:tabs>
        <w:ind w:left="1361" w:hanging="1361"/>
      </w:pPr>
      <w:r>
        <w:tab/>
        <w:t>(1)</w:t>
      </w:r>
      <w:r>
        <w:tab/>
        <w:t>With the agreement of a Council entitled to compensation under this Division, the Authority may transfer a building or structure from reserved project land or surplus land or from land owned by the Authority or by the Council to other land owned by the Council in full or in part settlement of any compensation that the Authority is liable to pay.</w:t>
      </w:r>
    </w:p>
    <w:p w14:paraId="48AA333C" w14:textId="77777777" w:rsidR="009C1390" w:rsidRDefault="009C1390">
      <w:pPr>
        <w:pStyle w:val="DraftHeading2"/>
        <w:tabs>
          <w:tab w:val="right" w:pos="1247"/>
        </w:tabs>
        <w:ind w:left="1361" w:hanging="1361"/>
      </w:pPr>
      <w:r>
        <w:tab/>
        <w:t>(2)</w:t>
      </w:r>
      <w:r>
        <w:tab/>
        <w:t>With the agreement of a Council entitled to compensation under this Division, the Authority may ask—</w:t>
      </w:r>
    </w:p>
    <w:p w14:paraId="447C58A4" w14:textId="77777777" w:rsidR="000E3481" w:rsidRPr="000E3481" w:rsidRDefault="000E3481" w:rsidP="00905A63">
      <w:pPr>
        <w:pStyle w:val="SideNote"/>
        <w:framePr w:wrap="around"/>
      </w:pPr>
      <w:r>
        <w:t>S. 81(2)(a) repealed by No. 93/2009 s. 39(3)(a).</w:t>
      </w:r>
    </w:p>
    <w:p w14:paraId="71616F3B" w14:textId="77777777" w:rsidR="000E3481" w:rsidRDefault="000E3481" w:rsidP="000E3481">
      <w:pPr>
        <w:pStyle w:val="Stars"/>
      </w:pPr>
      <w:r>
        <w:tab/>
        <w:t>*</w:t>
      </w:r>
      <w:r>
        <w:tab/>
        <w:t>*</w:t>
      </w:r>
      <w:r>
        <w:tab/>
        <w:t>*</w:t>
      </w:r>
      <w:r>
        <w:tab/>
        <w:t>*</w:t>
      </w:r>
      <w:r>
        <w:tab/>
        <w:t>*</w:t>
      </w:r>
    </w:p>
    <w:p w14:paraId="41F51A9A" w14:textId="77777777" w:rsidR="001940D7" w:rsidRDefault="001940D7" w:rsidP="001940D7"/>
    <w:p w14:paraId="730A5CA2" w14:textId="77777777" w:rsidR="001940D7" w:rsidRPr="001940D7" w:rsidRDefault="001940D7" w:rsidP="001940D7"/>
    <w:p w14:paraId="6F90B91F" w14:textId="77777777" w:rsidR="009C1390" w:rsidRDefault="009C1390">
      <w:pPr>
        <w:pStyle w:val="DraftHeading3"/>
        <w:tabs>
          <w:tab w:val="right" w:pos="1757"/>
        </w:tabs>
        <w:ind w:left="1871" w:hanging="1871"/>
      </w:pPr>
      <w:r>
        <w:lastRenderedPageBreak/>
        <w:tab/>
        <w:t>(b)</w:t>
      </w:r>
      <w:r>
        <w:tab/>
        <w:t>the Secretary to the Department of Infrastructure to transfer a building or structure from land owned by it to land owned by the Council—</w:t>
      </w:r>
    </w:p>
    <w:p w14:paraId="1E1AC749" w14:textId="77777777" w:rsidR="009C1390" w:rsidRDefault="009C1390">
      <w:pPr>
        <w:pStyle w:val="BodySectionSub"/>
      </w:pPr>
      <w:r>
        <w:t>in full or in part settlement of any compensation that the Authority is liable to pay.</w:t>
      </w:r>
    </w:p>
    <w:p w14:paraId="045BFA17" w14:textId="77777777" w:rsidR="000E3481" w:rsidRPr="000E3481" w:rsidRDefault="000E3481" w:rsidP="00905A63">
      <w:pPr>
        <w:pStyle w:val="SideNote"/>
        <w:framePr w:wrap="around"/>
      </w:pPr>
      <w:r>
        <w:t>S. 81(3) amended by No. 93/2009 s. 39(3)(b).</w:t>
      </w:r>
    </w:p>
    <w:p w14:paraId="5795EB2B" w14:textId="77777777" w:rsidR="009C1390" w:rsidRDefault="009C1390">
      <w:pPr>
        <w:pStyle w:val="DraftHeading2"/>
        <w:tabs>
          <w:tab w:val="right" w:pos="1247"/>
        </w:tabs>
        <w:ind w:left="1361" w:hanging="1361"/>
      </w:pPr>
      <w:r>
        <w:tab/>
        <w:t>(3)</w:t>
      </w:r>
      <w:r>
        <w:tab/>
      </w:r>
      <w:r w:rsidR="000E3481">
        <w:t xml:space="preserve">The </w:t>
      </w:r>
      <w:r>
        <w:t>Secretary to the Department of Infrastructure may comply with a request under this section despite anything to the contrary in any other Act.</w:t>
      </w:r>
    </w:p>
    <w:p w14:paraId="2D6BADE9" w14:textId="77777777" w:rsidR="009C1390" w:rsidRDefault="009C1390" w:rsidP="009E119B">
      <w:pPr>
        <w:pStyle w:val="DraftHeading1"/>
        <w:tabs>
          <w:tab w:val="right" w:pos="680"/>
        </w:tabs>
        <w:ind w:left="850" w:hanging="850"/>
      </w:pPr>
      <w:r>
        <w:tab/>
      </w:r>
      <w:bookmarkStart w:id="113" w:name="_Toc226010097"/>
      <w:r>
        <w:t>82</w:t>
      </w:r>
      <w:r w:rsidR="009E119B">
        <w:tab/>
      </w:r>
      <w:r>
        <w:t>Adjoining land may be provided as compensation</w:t>
      </w:r>
      <w:bookmarkEnd w:id="113"/>
    </w:p>
    <w:p w14:paraId="16FB7C98" w14:textId="77777777" w:rsidR="009C1390" w:rsidRDefault="009C1390">
      <w:pPr>
        <w:pStyle w:val="DraftHeading2"/>
        <w:tabs>
          <w:tab w:val="right" w:pos="1247"/>
        </w:tabs>
        <w:ind w:left="1361" w:hanging="1361"/>
      </w:pPr>
      <w:r>
        <w:tab/>
        <w:t>(1)</w:t>
      </w:r>
      <w:r>
        <w:tab/>
        <w:t>If the Authority is liable to pay compensation to a Council under section 80, the Authority may require the Council to take land—</w:t>
      </w:r>
    </w:p>
    <w:p w14:paraId="48E7887E" w14:textId="77777777" w:rsidR="009C1390" w:rsidRDefault="009C1390">
      <w:pPr>
        <w:pStyle w:val="DraftHeading3"/>
        <w:tabs>
          <w:tab w:val="right" w:pos="1757"/>
        </w:tabs>
        <w:ind w:left="1871" w:hanging="1871"/>
      </w:pPr>
      <w:r>
        <w:tab/>
        <w:t>(a)</w:t>
      </w:r>
      <w:r>
        <w:tab/>
        <w:t>that adjoins land owned by the Council; and</w:t>
      </w:r>
    </w:p>
    <w:p w14:paraId="756C293B" w14:textId="77777777" w:rsidR="009C1390" w:rsidRDefault="009C1390">
      <w:pPr>
        <w:pStyle w:val="DraftHeading3"/>
        <w:tabs>
          <w:tab w:val="right" w:pos="1757"/>
        </w:tabs>
        <w:ind w:left="1871" w:hanging="1871"/>
      </w:pPr>
      <w:r>
        <w:tab/>
        <w:t>(b)</w:t>
      </w:r>
      <w:r>
        <w:tab/>
        <w:t>that is owned by the Authority or is surplus land.</w:t>
      </w:r>
    </w:p>
    <w:p w14:paraId="5176A602" w14:textId="77777777" w:rsidR="009C1390" w:rsidRDefault="009C1390">
      <w:pPr>
        <w:pStyle w:val="DraftHeading2"/>
        <w:tabs>
          <w:tab w:val="right" w:pos="1247"/>
        </w:tabs>
        <w:ind w:left="1361" w:hanging="1361"/>
      </w:pPr>
      <w:r>
        <w:tab/>
        <w:t>(2)</w:t>
      </w:r>
      <w:r>
        <w:tab/>
        <w:t>The value of that land must be deducted from any amount to be paid by way of compensation to the Council by the Authority under section 80.</w:t>
      </w:r>
    </w:p>
    <w:p w14:paraId="4FCB7204" w14:textId="77777777" w:rsidR="009C1390" w:rsidRDefault="009C1390">
      <w:pPr>
        <w:pStyle w:val="DraftHeading2"/>
        <w:tabs>
          <w:tab w:val="right" w:pos="1247"/>
        </w:tabs>
        <w:ind w:left="1361" w:hanging="1361"/>
      </w:pPr>
      <w:r>
        <w:tab/>
        <w:t>(3)</w:t>
      </w:r>
      <w:r>
        <w:tab/>
        <w:t>If the Authority and the Council cannot agree on the value of the adjoining land, the value must be settled in the same manner and at the same time as the compensation to be paid to the Council under section 80.</w:t>
      </w:r>
    </w:p>
    <w:p w14:paraId="4AE1F4BF" w14:textId="77777777" w:rsidR="009C1390" w:rsidRDefault="009C1390" w:rsidP="009E119B">
      <w:pPr>
        <w:pStyle w:val="DraftHeading1"/>
        <w:tabs>
          <w:tab w:val="right" w:pos="680"/>
        </w:tabs>
        <w:ind w:left="850" w:hanging="850"/>
      </w:pPr>
      <w:r>
        <w:tab/>
      </w:r>
      <w:bookmarkStart w:id="114" w:name="_Toc226010098"/>
      <w:r>
        <w:t>83</w:t>
      </w:r>
      <w:r w:rsidR="009E119B">
        <w:tab/>
      </w:r>
      <w:r>
        <w:t>No other compensation payable</w:t>
      </w:r>
      <w:bookmarkEnd w:id="114"/>
    </w:p>
    <w:p w14:paraId="59770F70" w14:textId="77777777" w:rsidR="009C1390" w:rsidRDefault="009C1390" w:rsidP="00FB2462">
      <w:pPr>
        <w:pStyle w:val="BodySectionSub"/>
      </w:pPr>
      <w:r>
        <w:t>Except as provided in this Division, no compensation is payable by the Crown or the Authority in respect of anything done or arising out of this Part.</w:t>
      </w:r>
    </w:p>
    <w:p w14:paraId="4798238A" w14:textId="77777777" w:rsidR="009C1390" w:rsidRDefault="009C1390"/>
    <w:p w14:paraId="32983588" w14:textId="77777777" w:rsidR="009C1390" w:rsidRDefault="009C1390"/>
    <w:p w14:paraId="144A786D" w14:textId="77777777" w:rsidR="009C1390" w:rsidRDefault="009C1390"/>
    <w:p w14:paraId="07FAB528" w14:textId="77777777" w:rsidR="009C1390" w:rsidRPr="00D10CC8" w:rsidRDefault="009C1390" w:rsidP="00D10CC8">
      <w:pPr>
        <w:pStyle w:val="Heading-DIVISION"/>
        <w:rPr>
          <w:sz w:val="28"/>
        </w:rPr>
      </w:pPr>
      <w:bookmarkStart w:id="115" w:name="_Toc226010099"/>
      <w:r w:rsidRPr="00D10CC8">
        <w:rPr>
          <w:sz w:val="28"/>
        </w:rPr>
        <w:lastRenderedPageBreak/>
        <w:t>Division 6—General</w:t>
      </w:r>
      <w:bookmarkEnd w:id="115"/>
    </w:p>
    <w:p w14:paraId="380484EA" w14:textId="77777777" w:rsidR="009C1390" w:rsidRDefault="009C1390" w:rsidP="009E119B">
      <w:pPr>
        <w:pStyle w:val="DraftHeading1"/>
        <w:tabs>
          <w:tab w:val="right" w:pos="680"/>
        </w:tabs>
        <w:ind w:left="850" w:hanging="850"/>
      </w:pPr>
      <w:r>
        <w:tab/>
      </w:r>
      <w:bookmarkStart w:id="116" w:name="_Toc226010100"/>
      <w:r>
        <w:t>84</w:t>
      </w:r>
      <w:r w:rsidR="009E119B">
        <w:tab/>
      </w:r>
      <w:r>
        <w:t>Effect of reservation of a stratum of Crown land</w:t>
      </w:r>
      <w:bookmarkEnd w:id="116"/>
    </w:p>
    <w:p w14:paraId="206BE67E" w14:textId="77777777" w:rsidR="009C1390" w:rsidRDefault="009C1390">
      <w:pPr>
        <w:pStyle w:val="BodySection"/>
      </w:pPr>
      <w:r>
        <w:t>If a stratum of Crown land becomes reserved project land, any reservation or other right, title, trust, limitation, reservation, restriction, encumbrance, estate or interest—</w:t>
      </w:r>
    </w:p>
    <w:p w14:paraId="66762F50" w14:textId="77777777" w:rsidR="009C1390" w:rsidRDefault="009C1390">
      <w:pPr>
        <w:pStyle w:val="DraftHeading3"/>
        <w:tabs>
          <w:tab w:val="right" w:pos="1757"/>
        </w:tabs>
        <w:ind w:left="1871" w:hanging="1871"/>
      </w:pPr>
      <w:r>
        <w:tab/>
        <w:t>(a)</w:t>
      </w:r>
      <w:r>
        <w:tab/>
        <w:t>that applied both to that stratum of land and to any other stratum of land, immediately before the reservation of that stratum; and</w:t>
      </w:r>
    </w:p>
    <w:p w14:paraId="5F01EB19" w14:textId="77777777" w:rsidR="009C1390" w:rsidRDefault="009C1390">
      <w:pPr>
        <w:pStyle w:val="DraftHeading3"/>
        <w:tabs>
          <w:tab w:val="right" w:pos="1757"/>
        </w:tabs>
        <w:ind w:left="1871" w:hanging="1871"/>
      </w:pPr>
      <w:r>
        <w:tab/>
        <w:t>(b)</w:t>
      </w:r>
      <w:r>
        <w:tab/>
        <w:t>that was revoked or surrendered with respect to the reserved stratum on the reservation of the stratum—</w:t>
      </w:r>
    </w:p>
    <w:p w14:paraId="67A51285" w14:textId="77777777" w:rsidR="009C1390" w:rsidRDefault="009C1390">
      <w:pPr>
        <w:pStyle w:val="BodySection"/>
      </w:pPr>
      <w:r>
        <w:t>continues to apply to the other strata of land to which it applied immediately before the reservation, despite the reservation of that stratum.</w:t>
      </w:r>
    </w:p>
    <w:p w14:paraId="42C45C7F" w14:textId="77777777" w:rsidR="009C1390" w:rsidRPr="00D10CC8" w:rsidRDefault="009C1390" w:rsidP="00D10CC8">
      <w:pPr>
        <w:pStyle w:val="Heading-PART"/>
        <w:rPr>
          <w:caps w:val="0"/>
          <w:sz w:val="32"/>
        </w:rPr>
      </w:pPr>
      <w:r w:rsidRPr="00D10CC8">
        <w:rPr>
          <w:caps w:val="0"/>
          <w:sz w:val="32"/>
        </w:rPr>
        <w:br w:type="page"/>
      </w:r>
      <w:bookmarkStart w:id="117" w:name="_Toc226010101"/>
      <w:r w:rsidRPr="00D10CC8">
        <w:rPr>
          <w:caps w:val="0"/>
          <w:sz w:val="32"/>
        </w:rPr>
        <w:lastRenderedPageBreak/>
        <w:t>Part 5</w:t>
      </w:r>
      <w:r w:rsidRPr="00D10CC8">
        <w:rPr>
          <w:bCs/>
          <w:caps w:val="0"/>
          <w:sz w:val="32"/>
        </w:rPr>
        <w:t>—</w:t>
      </w:r>
      <w:r w:rsidRPr="00D10CC8">
        <w:rPr>
          <w:caps w:val="0"/>
          <w:sz w:val="32"/>
        </w:rPr>
        <w:t xml:space="preserve">Management of </w:t>
      </w:r>
      <w:r w:rsidR="001F713B" w:rsidRPr="00D10CC8">
        <w:rPr>
          <w:caps w:val="0"/>
          <w:sz w:val="32"/>
        </w:rPr>
        <w:t>l</w:t>
      </w:r>
      <w:r w:rsidRPr="00D10CC8">
        <w:rPr>
          <w:caps w:val="0"/>
          <w:sz w:val="32"/>
        </w:rPr>
        <w:t>and for Project</w:t>
      </w:r>
      <w:bookmarkEnd w:id="117"/>
    </w:p>
    <w:p w14:paraId="021D485C" w14:textId="77777777" w:rsidR="009C1390" w:rsidRPr="00D10CC8" w:rsidRDefault="009C1390" w:rsidP="00D10CC8">
      <w:pPr>
        <w:pStyle w:val="Heading-DIVISION"/>
        <w:rPr>
          <w:sz w:val="28"/>
        </w:rPr>
      </w:pPr>
      <w:bookmarkStart w:id="118" w:name="_Toc226010102"/>
      <w:r w:rsidRPr="00D10CC8">
        <w:rPr>
          <w:sz w:val="28"/>
        </w:rPr>
        <w:t>Division 1</w:t>
      </w:r>
      <w:r w:rsidRPr="00D10CC8">
        <w:rPr>
          <w:bCs/>
          <w:sz w:val="28"/>
        </w:rPr>
        <w:t>—</w:t>
      </w:r>
      <w:r w:rsidRPr="00D10CC8">
        <w:rPr>
          <w:sz w:val="28"/>
        </w:rPr>
        <w:t xml:space="preserve">General </w:t>
      </w:r>
      <w:r w:rsidR="00CF7B6F" w:rsidRPr="00D10CC8">
        <w:rPr>
          <w:sz w:val="28"/>
        </w:rPr>
        <w:t>p</w:t>
      </w:r>
      <w:r w:rsidRPr="00D10CC8">
        <w:rPr>
          <w:sz w:val="28"/>
        </w:rPr>
        <w:t>owers of Authority</w:t>
      </w:r>
      <w:bookmarkEnd w:id="118"/>
    </w:p>
    <w:p w14:paraId="386DAB31" w14:textId="77777777" w:rsidR="009C1390" w:rsidRDefault="009C1390" w:rsidP="009E119B">
      <w:pPr>
        <w:pStyle w:val="DraftHeading1"/>
        <w:tabs>
          <w:tab w:val="right" w:pos="680"/>
        </w:tabs>
        <w:ind w:left="850" w:hanging="850"/>
      </w:pPr>
      <w:r>
        <w:tab/>
      </w:r>
      <w:bookmarkStart w:id="119" w:name="_Toc226010103"/>
      <w:r>
        <w:t>85</w:t>
      </w:r>
      <w:r w:rsidR="009E119B">
        <w:tab/>
      </w:r>
      <w:r>
        <w:t>Authority appointed committee of management</w:t>
      </w:r>
      <w:bookmarkEnd w:id="119"/>
    </w:p>
    <w:p w14:paraId="624D525D" w14:textId="77777777" w:rsidR="009C1390" w:rsidRDefault="009C1390">
      <w:pPr>
        <w:pStyle w:val="DraftHeading2"/>
        <w:tabs>
          <w:tab w:val="right" w:pos="1247"/>
        </w:tabs>
        <w:ind w:left="1361" w:hanging="1361"/>
      </w:pPr>
      <w:r>
        <w:tab/>
        <w:t>(1)</w:t>
      </w:r>
      <w:r>
        <w:tab/>
        <w:t xml:space="preserve">The Authority is deemed to be the committee of management under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 xml:space="preserve"> of reserved project land.</w:t>
      </w:r>
    </w:p>
    <w:p w14:paraId="4B5DA947" w14:textId="77777777" w:rsidR="009C1390" w:rsidRDefault="009C1390">
      <w:pPr>
        <w:pStyle w:val="DraftHeading2"/>
        <w:tabs>
          <w:tab w:val="right" w:pos="1247"/>
        </w:tabs>
        <w:ind w:left="1361" w:hanging="1361"/>
      </w:pPr>
      <w:r>
        <w:tab/>
        <w:t>(2)</w:t>
      </w:r>
      <w:r>
        <w:tab/>
        <w:t xml:space="preserve">The provisions of sections 15(2), 15(3), 15(4), 15(7), 15(8) and 15(9) of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 xml:space="preserve"> do not apply to the Authority as committee of management.</w:t>
      </w:r>
    </w:p>
    <w:p w14:paraId="6333ED6B" w14:textId="77777777" w:rsidR="009C1390" w:rsidRDefault="009C1390">
      <w:pPr>
        <w:pStyle w:val="DraftHeading2"/>
        <w:tabs>
          <w:tab w:val="right" w:pos="1247"/>
        </w:tabs>
        <w:ind w:left="1361" w:hanging="1361"/>
      </w:pPr>
      <w:r>
        <w:tab/>
        <w:t>(3)</w:t>
      </w:r>
      <w:r>
        <w:tab/>
        <w:t xml:space="preserve">In addition to the powers conferred on committees of management under the </w:t>
      </w:r>
      <w:smartTag w:uri="urn:schemas-microsoft-com:office:smarttags" w:element="place">
        <w:smartTag w:uri="urn:schemas-microsoft-com:office:smarttags" w:element="PlaceName">
          <w:r>
            <w:rPr>
              <w:b/>
            </w:rPr>
            <w:t>Crown</w:t>
          </w:r>
        </w:smartTag>
        <w:r>
          <w:rPr>
            <w:b/>
          </w:rPr>
          <w:t xml:space="preserve"> </w:t>
        </w:r>
        <w:smartTag w:uri="urn:schemas-microsoft-com:office:smarttags" w:element="PlaceType">
          <w:r>
            <w:rPr>
              <w:b/>
            </w:rPr>
            <w:t>Land</w:t>
          </w:r>
        </w:smartTag>
      </w:smartTag>
      <w:r>
        <w:rPr>
          <w:b/>
        </w:rPr>
        <w:t xml:space="preserve"> (Reserves) Act 1978</w:t>
      </w:r>
      <w:r>
        <w:t>, the Authority as committee of management has all the powers necessary to give effect to this Act.</w:t>
      </w:r>
    </w:p>
    <w:p w14:paraId="5A281FE6" w14:textId="77777777" w:rsidR="009C1390" w:rsidRDefault="009C1390">
      <w:pPr>
        <w:pStyle w:val="DraftHeading2"/>
        <w:tabs>
          <w:tab w:val="right" w:pos="1247"/>
        </w:tabs>
        <w:ind w:left="1361" w:hanging="1361"/>
      </w:pPr>
      <w:r>
        <w:tab/>
        <w:t>(4)</w:t>
      </w:r>
      <w:r>
        <w:tab/>
        <w:t xml:space="preserve">For the purposes of this section,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xml:space="preserve"> applies as if a reference to the Minister under that Act were a reference to the Minister administering this Act.</w:t>
      </w:r>
    </w:p>
    <w:p w14:paraId="505CA853" w14:textId="77777777" w:rsidR="009C1390" w:rsidRDefault="009C1390" w:rsidP="009E119B">
      <w:pPr>
        <w:pStyle w:val="DraftHeading1"/>
        <w:tabs>
          <w:tab w:val="right" w:pos="680"/>
        </w:tabs>
        <w:ind w:left="850" w:hanging="850"/>
      </w:pPr>
      <w:r>
        <w:tab/>
      </w:r>
      <w:bookmarkStart w:id="120" w:name="_Toc226010104"/>
      <w:r>
        <w:t>86</w:t>
      </w:r>
      <w:r w:rsidR="009E119B">
        <w:tab/>
      </w:r>
      <w:r>
        <w:t>Authority may carry out or authorise works on public land</w:t>
      </w:r>
      <w:bookmarkEnd w:id="120"/>
    </w:p>
    <w:p w14:paraId="0DB255F7" w14:textId="77777777" w:rsidR="009C1390" w:rsidRDefault="009C1390">
      <w:pPr>
        <w:pStyle w:val="DraftHeading2"/>
        <w:tabs>
          <w:tab w:val="right" w:pos="1247"/>
        </w:tabs>
        <w:ind w:left="1361" w:hanging="1361"/>
      </w:pPr>
      <w:r>
        <w:tab/>
        <w:t>(1)</w:t>
      </w:r>
      <w:r>
        <w:tab/>
        <w:t>The Authority may carry out or authorise any person or body to carry out works on public land in the Extended Project area for the purposes of the Project.</w:t>
      </w:r>
    </w:p>
    <w:p w14:paraId="0D98A818" w14:textId="77777777" w:rsidR="001B58F6" w:rsidRDefault="001B58F6" w:rsidP="00905A63">
      <w:pPr>
        <w:pStyle w:val="SideNote"/>
        <w:framePr w:wrap="around"/>
      </w:pPr>
      <w:r>
        <w:t xml:space="preserve">S. 86(2) amended by No. </w:t>
      </w:r>
      <w:r w:rsidR="00CF4372">
        <w:t>14/2005</w:t>
      </w:r>
      <w:r>
        <w:t xml:space="preserve"> s. 15(1).</w:t>
      </w:r>
    </w:p>
    <w:p w14:paraId="34755F82" w14:textId="77777777" w:rsidR="009C1390" w:rsidRDefault="009C1390">
      <w:pPr>
        <w:pStyle w:val="DraftHeading2"/>
        <w:tabs>
          <w:tab w:val="right" w:pos="1247"/>
        </w:tabs>
        <w:ind w:left="1361" w:hanging="1361"/>
      </w:pPr>
      <w:r>
        <w:tab/>
        <w:t>(2)</w:t>
      </w:r>
      <w:r>
        <w:tab/>
        <w:t>The Authority must consult with any Minister</w:t>
      </w:r>
      <w:r w:rsidR="001B58F6">
        <w:t xml:space="preserve">, public authority or Council </w:t>
      </w:r>
      <w:r>
        <w:t>that owns or is responsible for the management of public land before carrying out or authorising the carrying out of works on that land.</w:t>
      </w:r>
    </w:p>
    <w:p w14:paraId="15DDE050" w14:textId="77777777" w:rsidR="009C1390" w:rsidRDefault="009C1390"/>
    <w:p w14:paraId="7BF3079E" w14:textId="77777777" w:rsidR="009C1390" w:rsidRDefault="009C1390"/>
    <w:p w14:paraId="35783F32" w14:textId="77777777" w:rsidR="009C1390" w:rsidRDefault="009C1390">
      <w:pPr>
        <w:pStyle w:val="DraftHeading2"/>
        <w:tabs>
          <w:tab w:val="right" w:pos="1247"/>
        </w:tabs>
        <w:ind w:left="1361" w:hanging="1361"/>
      </w:pPr>
      <w:r>
        <w:lastRenderedPageBreak/>
        <w:tab/>
        <w:t>(3)</w:t>
      </w:r>
      <w:r>
        <w:tab/>
        <w:t>The Authority must not carry out or authorise the carrying out of works on reserved Crown land unless—</w:t>
      </w:r>
    </w:p>
    <w:p w14:paraId="611D324F" w14:textId="77777777" w:rsidR="009C1390" w:rsidRDefault="009C1390">
      <w:pPr>
        <w:pStyle w:val="DraftHeading3"/>
        <w:tabs>
          <w:tab w:val="right" w:pos="1757"/>
        </w:tabs>
        <w:ind w:left="1871" w:hanging="1871"/>
      </w:pPr>
      <w:r>
        <w:tab/>
        <w:t>(a)</w:t>
      </w:r>
      <w:r>
        <w:tab/>
        <w:t>the works are not inconsistent with the reservation of the land; or</w:t>
      </w:r>
    </w:p>
    <w:p w14:paraId="381FF60A" w14:textId="77777777" w:rsidR="009C1390" w:rsidRDefault="009C1390">
      <w:pPr>
        <w:pStyle w:val="DraftHeading3"/>
        <w:tabs>
          <w:tab w:val="right" w:pos="1757"/>
        </w:tabs>
        <w:ind w:left="1871" w:hanging="1871"/>
      </w:pPr>
      <w:r>
        <w:tab/>
        <w:t>(b)</w:t>
      </w:r>
      <w:r>
        <w:tab/>
        <w:t>the reservation is revoked.</w:t>
      </w:r>
    </w:p>
    <w:p w14:paraId="3D2EA258" w14:textId="77777777" w:rsidR="001B58F6" w:rsidRDefault="001B58F6" w:rsidP="00905A63">
      <w:pPr>
        <w:pStyle w:val="SideNote"/>
        <w:framePr w:wrap="around"/>
      </w:pPr>
      <w:r>
        <w:t xml:space="preserve">S. 86(4) inserted by No. </w:t>
      </w:r>
      <w:r w:rsidR="00CF4372">
        <w:t>14/2005</w:t>
      </w:r>
      <w:r>
        <w:t xml:space="preserve"> s. 15(2).</w:t>
      </w:r>
    </w:p>
    <w:p w14:paraId="4116D319" w14:textId="77777777" w:rsidR="001B58F6" w:rsidRDefault="001B58F6" w:rsidP="001B58F6">
      <w:pPr>
        <w:pStyle w:val="DraftHeading2"/>
        <w:tabs>
          <w:tab w:val="right" w:pos="1247"/>
        </w:tabs>
        <w:ind w:left="1361" w:hanging="1361"/>
      </w:pPr>
      <w:r>
        <w:tab/>
      </w:r>
      <w:r w:rsidRPr="001B58F6">
        <w:t>(4)</w:t>
      </w:r>
      <w:r>
        <w:tab/>
        <w:t>An authorisation under this section may be given subject to any conditions that are not inconsistent with the Agreement.</w:t>
      </w:r>
    </w:p>
    <w:p w14:paraId="23AD4AB6" w14:textId="77777777" w:rsidR="001B58F6" w:rsidRDefault="001B58F6" w:rsidP="00905A63">
      <w:pPr>
        <w:pStyle w:val="SideNote"/>
        <w:framePr w:wrap="around"/>
      </w:pPr>
      <w:r>
        <w:t xml:space="preserve">S. 86(5) inserted by No. </w:t>
      </w:r>
      <w:r w:rsidR="00CF4372">
        <w:t>14/2005</w:t>
      </w:r>
      <w:r>
        <w:t xml:space="preserve"> s. 15(2).</w:t>
      </w:r>
    </w:p>
    <w:p w14:paraId="4A17FFC8" w14:textId="77777777" w:rsidR="001B58F6" w:rsidRDefault="001B58F6" w:rsidP="001B58F6">
      <w:pPr>
        <w:pStyle w:val="DraftHeading2"/>
        <w:tabs>
          <w:tab w:val="right" w:pos="1247"/>
        </w:tabs>
        <w:ind w:left="1361" w:hanging="1361"/>
      </w:pPr>
      <w:r>
        <w:tab/>
      </w:r>
      <w:r w:rsidRPr="001B58F6">
        <w:t>(5)</w:t>
      </w:r>
      <w:r>
        <w:tab/>
        <w:t>An authorisation that is inconsistent with the Agreement is invalid only to the extent of the inconsistency.</w:t>
      </w:r>
    </w:p>
    <w:p w14:paraId="15BC896E" w14:textId="77777777" w:rsidR="001B58F6" w:rsidRDefault="001B58F6" w:rsidP="00905A63">
      <w:pPr>
        <w:pStyle w:val="SideNote"/>
        <w:framePr w:wrap="around"/>
      </w:pPr>
      <w:r>
        <w:t xml:space="preserve">S. 86(6) inserted by No. </w:t>
      </w:r>
      <w:r w:rsidR="00CF4372">
        <w:t>14/2005</w:t>
      </w:r>
      <w:r>
        <w:t xml:space="preserve"> s. 15(2).</w:t>
      </w:r>
    </w:p>
    <w:p w14:paraId="7CF0F868" w14:textId="77777777" w:rsidR="001B58F6" w:rsidRDefault="001B58F6" w:rsidP="007C7EA2">
      <w:pPr>
        <w:pStyle w:val="DraftHeading2"/>
        <w:tabs>
          <w:tab w:val="right" w:pos="1247"/>
        </w:tabs>
        <w:ind w:left="1361" w:hanging="1361"/>
      </w:pPr>
      <w:r>
        <w:tab/>
      </w:r>
      <w:r w:rsidRPr="001B58F6">
        <w:t>(6)</w:t>
      </w:r>
      <w:r>
        <w:tab/>
        <w:t xml:space="preserve">In this section, </w:t>
      </w:r>
      <w:r w:rsidRPr="007C7EA2">
        <w:rPr>
          <w:b/>
          <w:bCs/>
          <w:i/>
          <w:iCs/>
        </w:rPr>
        <w:t>public land</w:t>
      </w:r>
      <w:r>
        <w:t xml:space="preserve"> includes land owned by or vested in a Council.</w:t>
      </w:r>
    </w:p>
    <w:p w14:paraId="43769781" w14:textId="77777777" w:rsidR="0014350A" w:rsidRPr="0014350A" w:rsidRDefault="0014350A" w:rsidP="0014350A"/>
    <w:p w14:paraId="379F1518" w14:textId="77777777" w:rsidR="009C1390" w:rsidRDefault="009C1390" w:rsidP="009E119B">
      <w:pPr>
        <w:pStyle w:val="DraftHeading1"/>
        <w:tabs>
          <w:tab w:val="right" w:pos="680"/>
        </w:tabs>
        <w:ind w:left="850" w:hanging="850"/>
      </w:pPr>
      <w:r>
        <w:tab/>
      </w:r>
      <w:bookmarkStart w:id="121" w:name="_Toc226010105"/>
      <w:r>
        <w:t>87</w:t>
      </w:r>
      <w:r w:rsidR="009E119B">
        <w:tab/>
      </w:r>
      <w:r>
        <w:t>Authority liable to pay compensation</w:t>
      </w:r>
      <w:bookmarkEnd w:id="121"/>
    </w:p>
    <w:p w14:paraId="6CF8FC67" w14:textId="77777777" w:rsidR="009C1390" w:rsidRDefault="009C1390">
      <w:pPr>
        <w:pStyle w:val="DraftHeading2"/>
        <w:tabs>
          <w:tab w:val="right" w:pos="1247"/>
        </w:tabs>
        <w:ind w:left="1361" w:hanging="1361"/>
      </w:pPr>
      <w:r>
        <w:tab/>
        <w:t>(1)</w:t>
      </w:r>
      <w:r>
        <w:tab/>
        <w:t>The Authority is liable to compensate any person who has—</w:t>
      </w:r>
    </w:p>
    <w:p w14:paraId="26F7EE96" w14:textId="77777777" w:rsidR="009C1390" w:rsidRDefault="009C1390">
      <w:pPr>
        <w:pStyle w:val="DraftHeading3"/>
        <w:tabs>
          <w:tab w:val="right" w:pos="1757"/>
        </w:tabs>
        <w:ind w:left="1871" w:hanging="1871"/>
      </w:pPr>
      <w:r>
        <w:tab/>
        <w:t>(a)</w:t>
      </w:r>
      <w:r>
        <w:tab/>
        <w:t xml:space="preserve">sustained any pecuniary loss; or </w:t>
      </w:r>
    </w:p>
    <w:p w14:paraId="1088AB04" w14:textId="77777777" w:rsidR="009C1390" w:rsidRDefault="009C1390">
      <w:pPr>
        <w:pStyle w:val="DraftHeading3"/>
        <w:tabs>
          <w:tab w:val="right" w:pos="1757"/>
        </w:tabs>
        <w:ind w:left="1871" w:hanging="1871"/>
      </w:pPr>
      <w:r>
        <w:tab/>
        <w:t>(b)</w:t>
      </w:r>
      <w:r>
        <w:tab/>
        <w:t>incurred any expense—</w:t>
      </w:r>
    </w:p>
    <w:p w14:paraId="6615669B" w14:textId="77777777" w:rsidR="009C1390" w:rsidRDefault="009C1390">
      <w:pPr>
        <w:pStyle w:val="BodySectionSub"/>
      </w:pPr>
      <w:r>
        <w:t>as a direct, natural and reasonable consequence of the entry onto or occupation of or the carrying out of works on public land under section 86 by or on behalf of the Authority.</w:t>
      </w:r>
    </w:p>
    <w:p w14:paraId="5E0E4450" w14:textId="77777777" w:rsidR="009C1390" w:rsidRDefault="009C1390">
      <w:pPr>
        <w:pStyle w:val="DraftHeading2"/>
        <w:tabs>
          <w:tab w:val="right" w:pos="1247"/>
        </w:tabs>
        <w:ind w:left="1361" w:hanging="1361"/>
      </w:pPr>
      <w:r>
        <w:tab/>
        <w:t>(2)</w:t>
      </w:r>
      <w:r>
        <w:tab/>
        <w:t xml:space="preserve">Any claim for compensation must be made and dealt with in accordance with the </w:t>
      </w:r>
      <w:r>
        <w:rPr>
          <w:b/>
          <w:bCs/>
        </w:rPr>
        <w:t>Land Acquisition and Compensation Act 1986</w:t>
      </w:r>
      <w:r>
        <w:t xml:space="preserve"> as if it were a claim under section 47(1) of that Act.</w:t>
      </w:r>
    </w:p>
    <w:p w14:paraId="645FA281" w14:textId="77777777" w:rsidR="009C1390" w:rsidRDefault="009C1390">
      <w:pPr>
        <w:pStyle w:val="DraftHeading2"/>
        <w:tabs>
          <w:tab w:val="right" w:pos="1247"/>
        </w:tabs>
        <w:ind w:left="1361" w:hanging="1361"/>
      </w:pPr>
      <w:r>
        <w:tab/>
        <w:t>(3)</w:t>
      </w:r>
      <w:r>
        <w:tab/>
        <w:t>A Utility is not entitled to compensation under this section.</w:t>
      </w:r>
    </w:p>
    <w:p w14:paraId="43EA08DA" w14:textId="77777777" w:rsidR="0014350A" w:rsidRDefault="0014350A" w:rsidP="0014350A"/>
    <w:p w14:paraId="046272CF" w14:textId="77777777" w:rsidR="0014350A" w:rsidRPr="0014350A" w:rsidRDefault="0014350A" w:rsidP="0014350A"/>
    <w:p w14:paraId="4FDB19FC" w14:textId="77777777" w:rsidR="009C1390" w:rsidRDefault="009C1390" w:rsidP="009E119B">
      <w:pPr>
        <w:pStyle w:val="DraftHeading1"/>
        <w:tabs>
          <w:tab w:val="right" w:pos="680"/>
        </w:tabs>
        <w:ind w:left="850" w:hanging="850"/>
      </w:pPr>
      <w:r>
        <w:lastRenderedPageBreak/>
        <w:tab/>
      </w:r>
      <w:bookmarkStart w:id="122" w:name="_Toc226010106"/>
      <w:r>
        <w:t>88</w:t>
      </w:r>
      <w:r w:rsidR="009E119B">
        <w:tab/>
      </w:r>
      <w:r>
        <w:t>Temporary access to Crown land</w:t>
      </w:r>
      <w:bookmarkEnd w:id="122"/>
    </w:p>
    <w:p w14:paraId="2380A786" w14:textId="77777777" w:rsidR="009C1390" w:rsidRDefault="009C1390">
      <w:pPr>
        <w:pStyle w:val="DraftHeading2"/>
        <w:tabs>
          <w:tab w:val="right" w:pos="1247"/>
        </w:tabs>
        <w:ind w:left="1361" w:hanging="1361"/>
      </w:pPr>
      <w:r>
        <w:tab/>
        <w:t>(1)</w:t>
      </w:r>
      <w:r>
        <w:tab/>
        <w:t>The Authority may use or authorise the use of any Crown land for the purposes of the Project.</w:t>
      </w:r>
    </w:p>
    <w:p w14:paraId="19A78464" w14:textId="77777777" w:rsidR="009C1390" w:rsidRDefault="009C1390">
      <w:pPr>
        <w:pStyle w:val="DraftHeading2"/>
        <w:tabs>
          <w:tab w:val="right" w:pos="1247"/>
        </w:tabs>
        <w:ind w:left="1361" w:hanging="1361"/>
      </w:pPr>
      <w:r>
        <w:tab/>
        <w:t>(2)</w:t>
      </w:r>
      <w:r>
        <w:tab/>
        <w:t xml:space="preserve">The Authority must obtain the approval of the Land Minister before exercising any power under </w:t>
      </w:r>
      <w:r w:rsidR="00334E3E">
        <w:t>subsection</w:t>
      </w:r>
      <w:r>
        <w:t xml:space="preserve"> (1).</w:t>
      </w:r>
    </w:p>
    <w:p w14:paraId="4A8EB975" w14:textId="77777777" w:rsidR="009C1390" w:rsidRDefault="009C1390" w:rsidP="009E119B">
      <w:pPr>
        <w:pStyle w:val="DraftHeading2"/>
        <w:tabs>
          <w:tab w:val="right" w:pos="1247"/>
        </w:tabs>
        <w:ind w:left="1361" w:hanging="1361"/>
      </w:pPr>
      <w:r>
        <w:tab/>
        <w:t>(3)</w:t>
      </w:r>
      <w:r>
        <w:tab/>
        <w:t>Once the use has ended, the Authority must ensure that any land used under this section is restored to a condition that is satisfactory to the Land Minister.</w:t>
      </w:r>
    </w:p>
    <w:p w14:paraId="606DA222" w14:textId="77777777" w:rsidR="009C1390" w:rsidRDefault="009C1390">
      <w:pPr>
        <w:pStyle w:val="DraftHeading2"/>
        <w:tabs>
          <w:tab w:val="right" w:pos="1247"/>
        </w:tabs>
        <w:ind w:left="1361" w:hanging="1361"/>
      </w:pPr>
      <w:r>
        <w:tab/>
        <w:t>(4)</w:t>
      </w:r>
      <w:r>
        <w:tab/>
        <w:t>The Authority must not use or authorise the use of reserved Crown land under this section unless—</w:t>
      </w:r>
    </w:p>
    <w:p w14:paraId="68F1CA04" w14:textId="77777777" w:rsidR="009C1390" w:rsidRDefault="009C1390">
      <w:pPr>
        <w:pStyle w:val="DraftHeading3"/>
        <w:tabs>
          <w:tab w:val="right" w:pos="1757"/>
        </w:tabs>
        <w:ind w:left="1871" w:hanging="1871"/>
      </w:pPr>
      <w:r>
        <w:tab/>
        <w:t>(a)</w:t>
      </w:r>
      <w:r>
        <w:tab/>
        <w:t>the use is not inconsistent with the reservation of the land; or</w:t>
      </w:r>
    </w:p>
    <w:p w14:paraId="1EDFE93A" w14:textId="77777777" w:rsidR="009C1390" w:rsidRDefault="009C1390">
      <w:pPr>
        <w:pStyle w:val="DraftHeading3"/>
        <w:tabs>
          <w:tab w:val="right" w:pos="1757"/>
        </w:tabs>
        <w:ind w:left="1871" w:hanging="1871"/>
      </w:pPr>
      <w:r>
        <w:tab/>
        <w:t>(b)</w:t>
      </w:r>
      <w:r>
        <w:tab/>
        <w:t>the reservation is revoked.</w:t>
      </w:r>
    </w:p>
    <w:p w14:paraId="0F030D85" w14:textId="77777777" w:rsidR="001B58F6" w:rsidRDefault="001B58F6" w:rsidP="00905A63">
      <w:pPr>
        <w:pStyle w:val="SideNote"/>
        <w:framePr w:wrap="around"/>
      </w:pPr>
      <w:r>
        <w:t xml:space="preserve">S. 88(4A) inserted by No. </w:t>
      </w:r>
      <w:r w:rsidR="00CF4372">
        <w:t>14/2005</w:t>
      </w:r>
      <w:r>
        <w:t xml:space="preserve"> s. 16.</w:t>
      </w:r>
    </w:p>
    <w:p w14:paraId="032A6AAE" w14:textId="77777777" w:rsidR="001B58F6" w:rsidRDefault="001B58F6" w:rsidP="001B58F6">
      <w:pPr>
        <w:pStyle w:val="DraftHeading2"/>
        <w:tabs>
          <w:tab w:val="right" w:pos="1247"/>
        </w:tabs>
        <w:ind w:left="1361" w:hanging="1361"/>
      </w:pPr>
      <w:r>
        <w:tab/>
      </w:r>
      <w:r w:rsidRPr="001B58F6">
        <w:t>(4A)</w:t>
      </w:r>
      <w:r>
        <w:tab/>
        <w:t>An authorisation under this section may be given subject to any conditions that are not inconsistent with the Agreement.</w:t>
      </w:r>
    </w:p>
    <w:p w14:paraId="0D4B5401" w14:textId="77777777" w:rsidR="004A4A0A" w:rsidRDefault="004A4A0A" w:rsidP="00905A63">
      <w:pPr>
        <w:pStyle w:val="SideNote"/>
        <w:framePr w:wrap="around"/>
      </w:pPr>
      <w:r>
        <w:t xml:space="preserve">S. 88(4B) inserted by No. </w:t>
      </w:r>
      <w:r w:rsidR="00CF4372">
        <w:t>14/2005</w:t>
      </w:r>
      <w:r>
        <w:t xml:space="preserve"> s. 16.</w:t>
      </w:r>
    </w:p>
    <w:p w14:paraId="1DE26616" w14:textId="77777777" w:rsidR="001B58F6" w:rsidRPr="001B58F6" w:rsidRDefault="001B58F6" w:rsidP="001B58F6">
      <w:pPr>
        <w:pStyle w:val="DraftHeading2"/>
        <w:tabs>
          <w:tab w:val="right" w:pos="1247"/>
        </w:tabs>
        <w:ind w:left="1361" w:hanging="1361"/>
      </w:pPr>
      <w:r>
        <w:tab/>
      </w:r>
      <w:r w:rsidRPr="001B58F6">
        <w:t>(4B)</w:t>
      </w:r>
      <w:r>
        <w:tab/>
        <w:t>An authorisation that is inconsistent with the Agreement is invalid only to the extent of the inconsistency.</w:t>
      </w:r>
    </w:p>
    <w:p w14:paraId="11731B8C" w14:textId="77777777" w:rsidR="009C1390" w:rsidRDefault="009C1390" w:rsidP="007C7EA2">
      <w:pPr>
        <w:pStyle w:val="DraftHeading2"/>
        <w:tabs>
          <w:tab w:val="right" w:pos="1247"/>
        </w:tabs>
        <w:ind w:left="1361" w:hanging="1361"/>
      </w:pPr>
      <w:r>
        <w:tab/>
        <w:t>(5)</w:t>
      </w:r>
      <w:r>
        <w:tab/>
        <w:t xml:space="preserve">In this section </w:t>
      </w:r>
      <w:r w:rsidRPr="007C7EA2">
        <w:rPr>
          <w:b/>
          <w:bCs/>
          <w:i/>
          <w:iCs/>
        </w:rPr>
        <w:t>Land Minister</w:t>
      </w:r>
      <w:r>
        <w:t xml:space="preserve"> means the Minister administering section 12 of the </w:t>
      </w:r>
      <w:r>
        <w:rPr>
          <w:b/>
          <w:bCs/>
        </w:rPr>
        <w:t>Land Act 1958</w:t>
      </w:r>
      <w:r>
        <w:t>.</w:t>
      </w:r>
    </w:p>
    <w:p w14:paraId="07F491FB" w14:textId="77777777" w:rsidR="004A4A0A" w:rsidRDefault="004A4A0A" w:rsidP="00905A63">
      <w:pPr>
        <w:pStyle w:val="SideNote"/>
        <w:framePr w:wrap="around"/>
      </w:pPr>
      <w:r>
        <w:t xml:space="preserve">S. 88A inserted by No. </w:t>
      </w:r>
      <w:r w:rsidR="00CF4372">
        <w:t>14/2005</w:t>
      </w:r>
      <w:r>
        <w:t xml:space="preserve"> s. 17.</w:t>
      </w:r>
    </w:p>
    <w:p w14:paraId="4C910A49" w14:textId="77777777" w:rsidR="004A4A0A" w:rsidRDefault="004A4A0A" w:rsidP="009E119B">
      <w:pPr>
        <w:pStyle w:val="DraftHeading1"/>
        <w:tabs>
          <w:tab w:val="right" w:pos="680"/>
        </w:tabs>
        <w:ind w:left="850" w:hanging="850"/>
      </w:pPr>
      <w:r>
        <w:tab/>
      </w:r>
      <w:bookmarkStart w:id="123" w:name="_Toc226010107"/>
      <w:r w:rsidRPr="004A4A0A">
        <w:t>88A</w:t>
      </w:r>
      <w:r w:rsidR="009E119B">
        <w:tab/>
      </w:r>
      <w:r>
        <w:t>Powers in relation to easements</w:t>
      </w:r>
      <w:bookmarkEnd w:id="123"/>
    </w:p>
    <w:p w14:paraId="73446846" w14:textId="77777777" w:rsidR="004A4A0A" w:rsidRDefault="004A4A0A" w:rsidP="004A4A0A">
      <w:pPr>
        <w:pStyle w:val="DraftHeading3"/>
        <w:tabs>
          <w:tab w:val="right" w:pos="1247"/>
        </w:tabs>
        <w:ind w:left="1361" w:hanging="1361"/>
      </w:pPr>
      <w:r>
        <w:tab/>
      </w:r>
      <w:r w:rsidRPr="004A4A0A">
        <w:t>(1)</w:t>
      </w:r>
      <w:r>
        <w:tab/>
        <w:t>Without limiting any other power of the Authority under this Act, if an easement is acquired under Part 3, the Authority may carry out or authorise any other person to carry out any works on the land in that easement.</w:t>
      </w:r>
    </w:p>
    <w:p w14:paraId="22612E2E" w14:textId="77777777" w:rsidR="004A4A0A" w:rsidRDefault="004A4A0A" w:rsidP="004A4A0A">
      <w:pPr>
        <w:pStyle w:val="DraftHeading3"/>
        <w:tabs>
          <w:tab w:val="right" w:pos="1247"/>
        </w:tabs>
        <w:ind w:left="1361" w:hanging="1361"/>
      </w:pPr>
      <w:r>
        <w:tab/>
      </w:r>
      <w:r w:rsidRPr="004A4A0A">
        <w:t>(2)</w:t>
      </w:r>
      <w:r>
        <w:tab/>
        <w:t>An authorisation under this section may be given subject to any conditions that are not inconsistent with the Agreement.</w:t>
      </w:r>
    </w:p>
    <w:p w14:paraId="05357228" w14:textId="77777777" w:rsidR="004A4A0A" w:rsidRPr="004A4A0A" w:rsidRDefault="004A4A0A" w:rsidP="004A4A0A">
      <w:pPr>
        <w:pStyle w:val="DraftHeading2"/>
        <w:tabs>
          <w:tab w:val="right" w:pos="1247"/>
        </w:tabs>
        <w:ind w:left="1361" w:hanging="1361"/>
      </w:pPr>
      <w:r>
        <w:lastRenderedPageBreak/>
        <w:tab/>
      </w:r>
      <w:r w:rsidRPr="004A4A0A">
        <w:t>(3)</w:t>
      </w:r>
      <w:r>
        <w:tab/>
        <w:t>An authorisation that is inconsistent with the Agreement is invalid only to the extent of the inconsistency.</w:t>
      </w:r>
    </w:p>
    <w:p w14:paraId="6E691B08" w14:textId="77777777" w:rsidR="009C1390" w:rsidRPr="00D10CC8" w:rsidRDefault="009C1390" w:rsidP="00D10CC8">
      <w:pPr>
        <w:pStyle w:val="Heading-DIVISION"/>
        <w:rPr>
          <w:sz w:val="28"/>
        </w:rPr>
      </w:pPr>
      <w:bookmarkStart w:id="124" w:name="_Toc226010108"/>
      <w:r w:rsidRPr="00D10CC8">
        <w:rPr>
          <w:sz w:val="28"/>
        </w:rPr>
        <w:t>Division 2—Licences</w:t>
      </w:r>
      <w:bookmarkEnd w:id="124"/>
    </w:p>
    <w:p w14:paraId="513EEC14" w14:textId="77777777" w:rsidR="009C1390" w:rsidRDefault="009C1390" w:rsidP="009E119B">
      <w:pPr>
        <w:pStyle w:val="DraftHeading1"/>
        <w:tabs>
          <w:tab w:val="right" w:pos="680"/>
        </w:tabs>
        <w:ind w:left="850" w:hanging="850"/>
      </w:pPr>
      <w:r>
        <w:tab/>
      </w:r>
      <w:bookmarkStart w:id="125" w:name="_Toc226010109"/>
      <w:r>
        <w:t>89</w:t>
      </w:r>
      <w:r w:rsidR="009E119B">
        <w:tab/>
      </w:r>
      <w:r>
        <w:t>Application</w:t>
      </w:r>
      <w:bookmarkEnd w:id="125"/>
    </w:p>
    <w:p w14:paraId="75F3A3F0" w14:textId="77777777" w:rsidR="009C1390" w:rsidRDefault="009C1390">
      <w:pPr>
        <w:pStyle w:val="BodySectionSub"/>
      </w:pPr>
      <w:r>
        <w:t xml:space="preserve">This Division applies despite anything to the contrary in section 175A of the </w:t>
      </w:r>
      <w:r>
        <w:rPr>
          <w:b/>
          <w:bCs/>
        </w:rPr>
        <w:t>Water Industry Act 1994</w:t>
      </w:r>
      <w:r>
        <w:t xml:space="preserve">, the </w:t>
      </w:r>
      <w:r>
        <w:rPr>
          <w:b/>
          <w:bCs/>
        </w:rPr>
        <w:t>Land Act 1958</w:t>
      </w:r>
      <w:r>
        <w:t xml:space="preserve">,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xml:space="preserve"> or any other Act.</w:t>
      </w:r>
    </w:p>
    <w:p w14:paraId="1EE524E0" w14:textId="77777777" w:rsidR="009C1390" w:rsidRDefault="009C1390" w:rsidP="009E119B">
      <w:pPr>
        <w:pStyle w:val="DraftHeading1"/>
        <w:tabs>
          <w:tab w:val="right" w:pos="680"/>
        </w:tabs>
        <w:ind w:left="850" w:hanging="850"/>
      </w:pPr>
      <w:r>
        <w:tab/>
      </w:r>
      <w:bookmarkStart w:id="126" w:name="_Toc226010110"/>
      <w:r>
        <w:t>90</w:t>
      </w:r>
      <w:r w:rsidR="009E119B">
        <w:tab/>
      </w:r>
      <w:r>
        <w:t>Authority may issue licence for purposes of Project</w:t>
      </w:r>
      <w:bookmarkEnd w:id="126"/>
    </w:p>
    <w:p w14:paraId="57C4746C" w14:textId="77777777" w:rsidR="009C1390" w:rsidRDefault="009C1390">
      <w:pPr>
        <w:pStyle w:val="DraftHeading2"/>
        <w:tabs>
          <w:tab w:val="right" w:pos="1247"/>
        </w:tabs>
        <w:ind w:left="1361" w:hanging="1361"/>
      </w:pPr>
      <w:r>
        <w:tab/>
        <w:t>(1)</w:t>
      </w:r>
      <w:r>
        <w:tab/>
        <w:t>The Authority may issue a licence to any person to enter on and use the whole or part of—</w:t>
      </w:r>
    </w:p>
    <w:p w14:paraId="26B34547" w14:textId="77777777" w:rsidR="009C1390" w:rsidRDefault="009C1390">
      <w:pPr>
        <w:pStyle w:val="DraftHeading3"/>
        <w:tabs>
          <w:tab w:val="right" w:pos="1757"/>
        </w:tabs>
        <w:ind w:left="1871" w:hanging="1871"/>
      </w:pPr>
      <w:r>
        <w:tab/>
        <w:t>(a)</w:t>
      </w:r>
      <w:r>
        <w:tab/>
        <w:t>any reserved Project land in the Project area; or</w:t>
      </w:r>
    </w:p>
    <w:p w14:paraId="467579CD" w14:textId="77777777" w:rsidR="009C1390" w:rsidRDefault="009C1390">
      <w:pPr>
        <w:pStyle w:val="DraftHeading3"/>
        <w:tabs>
          <w:tab w:val="right" w:pos="1757"/>
        </w:tabs>
        <w:ind w:left="1871" w:hanging="1871"/>
      </w:pPr>
      <w:r>
        <w:tab/>
        <w:t>(b)</w:t>
      </w:r>
      <w:r>
        <w:tab/>
        <w:t>any public land in the Extended Project area that is not in the Project area—</w:t>
      </w:r>
    </w:p>
    <w:p w14:paraId="23CE927A" w14:textId="77777777" w:rsidR="009C1390" w:rsidRDefault="009C1390">
      <w:pPr>
        <w:pStyle w:val="BodySectionSub"/>
      </w:pPr>
      <w:r>
        <w:t>for the purposes of the construction of the Project.</w:t>
      </w:r>
    </w:p>
    <w:p w14:paraId="46D62677" w14:textId="77777777" w:rsidR="009C1390" w:rsidRDefault="009C1390">
      <w:pPr>
        <w:pStyle w:val="DraftHeading2"/>
        <w:tabs>
          <w:tab w:val="right" w:pos="1247"/>
        </w:tabs>
        <w:ind w:left="1361" w:hanging="1361"/>
      </w:pPr>
      <w:r>
        <w:tab/>
        <w:t>(2)</w:t>
      </w:r>
      <w:r w:rsidR="009E119B">
        <w:tab/>
      </w:r>
      <w:r>
        <w:t>The Authority may issue a licence to any person to enter on and use the whole or part of—</w:t>
      </w:r>
    </w:p>
    <w:p w14:paraId="208E7C66" w14:textId="77777777" w:rsidR="009C1390" w:rsidRDefault="009C1390">
      <w:pPr>
        <w:pStyle w:val="DraftHeading3"/>
        <w:tabs>
          <w:tab w:val="right" w:pos="1757"/>
        </w:tabs>
        <w:ind w:left="1871" w:hanging="1871"/>
      </w:pPr>
      <w:r>
        <w:tab/>
        <w:t>(a)</w:t>
      </w:r>
      <w:r>
        <w:tab/>
        <w:t>any former Project land; or</w:t>
      </w:r>
    </w:p>
    <w:p w14:paraId="15470E61" w14:textId="77777777" w:rsidR="009C1390" w:rsidRDefault="009C1390">
      <w:pPr>
        <w:pStyle w:val="DraftHeading3"/>
        <w:tabs>
          <w:tab w:val="right" w:pos="1757"/>
        </w:tabs>
        <w:ind w:left="1871" w:hanging="1871"/>
      </w:pPr>
      <w:r>
        <w:tab/>
        <w:t>(b)</w:t>
      </w:r>
      <w:r>
        <w:tab/>
        <w:t>any public land in the Extended Project area that is not in the Project area—</w:t>
      </w:r>
    </w:p>
    <w:p w14:paraId="61FF50FD" w14:textId="77777777" w:rsidR="009C1390" w:rsidRDefault="009C1390">
      <w:pPr>
        <w:pStyle w:val="BodySectionSub"/>
      </w:pPr>
      <w:r>
        <w:t>for any of the other purposes of the Project.</w:t>
      </w:r>
    </w:p>
    <w:p w14:paraId="1AD2EB21" w14:textId="77777777" w:rsidR="004A4A0A" w:rsidRDefault="004A4A0A" w:rsidP="00905A63">
      <w:pPr>
        <w:pStyle w:val="SideNote"/>
        <w:framePr w:wrap="around"/>
      </w:pPr>
      <w:r>
        <w:t xml:space="preserve">S. 90(3) amended by No. </w:t>
      </w:r>
      <w:r w:rsidR="00CF4372">
        <w:t>14/2005</w:t>
      </w:r>
      <w:r>
        <w:t xml:space="preserve"> s. 18(1).</w:t>
      </w:r>
    </w:p>
    <w:p w14:paraId="28931613" w14:textId="77777777" w:rsidR="009C1390" w:rsidRDefault="009C1390">
      <w:pPr>
        <w:pStyle w:val="DraftHeading2"/>
        <w:tabs>
          <w:tab w:val="right" w:pos="1247"/>
        </w:tabs>
        <w:ind w:left="1361" w:hanging="1361"/>
      </w:pPr>
      <w:r>
        <w:tab/>
        <w:t>(3)</w:t>
      </w:r>
      <w:r>
        <w:tab/>
        <w:t>The Authority must consult with any Minister</w:t>
      </w:r>
      <w:r w:rsidR="004A4A0A">
        <w:t xml:space="preserve">, public authority or Council </w:t>
      </w:r>
      <w:r>
        <w:t>that owns or is responsible for the management of public land or former Project land before carrying out or authorising the carrying out of works on that land.</w:t>
      </w:r>
    </w:p>
    <w:p w14:paraId="2DC29C83" w14:textId="77777777" w:rsidR="00300344" w:rsidRDefault="00300344" w:rsidP="00300344"/>
    <w:p w14:paraId="1DFB1D9E" w14:textId="77777777" w:rsidR="00300344" w:rsidRPr="00300344" w:rsidRDefault="00300344" w:rsidP="00300344"/>
    <w:p w14:paraId="45ABE993" w14:textId="77777777" w:rsidR="009C1390" w:rsidRDefault="009C1390">
      <w:pPr>
        <w:pStyle w:val="DraftHeading2"/>
        <w:tabs>
          <w:tab w:val="right" w:pos="1247"/>
        </w:tabs>
        <w:ind w:left="1361" w:hanging="1361"/>
      </w:pPr>
      <w:r>
        <w:lastRenderedPageBreak/>
        <w:tab/>
        <w:t>(4)</w:t>
      </w:r>
      <w:r>
        <w:tab/>
        <w:t>The Authority must not issue a licence for the use of public land or former Project land that is reserved Crown land unless—</w:t>
      </w:r>
    </w:p>
    <w:p w14:paraId="6F2C8890" w14:textId="77777777" w:rsidR="009C1390" w:rsidRDefault="009C1390">
      <w:pPr>
        <w:pStyle w:val="DraftHeading3"/>
        <w:tabs>
          <w:tab w:val="right" w:pos="1757"/>
        </w:tabs>
        <w:ind w:left="1871" w:hanging="1871"/>
      </w:pPr>
      <w:r>
        <w:tab/>
        <w:t>(a)</w:t>
      </w:r>
      <w:r>
        <w:tab/>
        <w:t>the use is not inconsistent with the reservation of the land; or</w:t>
      </w:r>
    </w:p>
    <w:p w14:paraId="1A7FE630" w14:textId="77777777" w:rsidR="009C1390" w:rsidRDefault="009C1390">
      <w:pPr>
        <w:pStyle w:val="DraftHeading3"/>
        <w:tabs>
          <w:tab w:val="right" w:pos="1757"/>
        </w:tabs>
        <w:ind w:left="1871" w:hanging="1871"/>
      </w:pPr>
      <w:r>
        <w:tab/>
        <w:t>(b)</w:t>
      </w:r>
      <w:r>
        <w:tab/>
        <w:t>the reservation is revoked.</w:t>
      </w:r>
    </w:p>
    <w:p w14:paraId="37AE8C3D" w14:textId="77777777" w:rsidR="00013415" w:rsidRDefault="00013415" w:rsidP="00905A63">
      <w:pPr>
        <w:pStyle w:val="SideNote"/>
        <w:framePr w:wrap="around"/>
      </w:pPr>
      <w:r>
        <w:t xml:space="preserve">S. 90(5) substituted by No. </w:t>
      </w:r>
      <w:r w:rsidR="00CF4372">
        <w:t>14/2005</w:t>
      </w:r>
      <w:r>
        <w:t xml:space="preserve"> s. 18(2).</w:t>
      </w:r>
    </w:p>
    <w:p w14:paraId="3E46E0F8" w14:textId="77777777" w:rsidR="00013415" w:rsidRDefault="00013415" w:rsidP="00013415">
      <w:pPr>
        <w:pStyle w:val="DraftHeading3"/>
        <w:tabs>
          <w:tab w:val="right" w:pos="1247"/>
        </w:tabs>
        <w:ind w:left="1361" w:hanging="1361"/>
      </w:pPr>
      <w:r>
        <w:tab/>
      </w:r>
      <w:r w:rsidRPr="00013415">
        <w:t>(5)</w:t>
      </w:r>
      <w:r>
        <w:tab/>
        <w:t>In this section—</w:t>
      </w:r>
    </w:p>
    <w:p w14:paraId="403157A5" w14:textId="77777777" w:rsidR="00013415" w:rsidRDefault="00013415" w:rsidP="007C7EA2">
      <w:pPr>
        <w:pStyle w:val="DraftDefinition2"/>
      </w:pPr>
      <w:r w:rsidRPr="007C7EA2">
        <w:rPr>
          <w:b/>
          <w:i/>
          <w:iCs/>
        </w:rPr>
        <w:t>former Project land</w:t>
      </w:r>
      <w:r>
        <w:t xml:space="preserve"> means land in the Project area that was reserved Project land but in respect of which the reservation for the purposes of the Project has been revoked;</w:t>
      </w:r>
    </w:p>
    <w:p w14:paraId="3FFC2EB5" w14:textId="77777777" w:rsidR="00013415" w:rsidRPr="00013415" w:rsidRDefault="00013415" w:rsidP="007C7EA2">
      <w:pPr>
        <w:pStyle w:val="DraftDefinition2"/>
      </w:pPr>
      <w:r w:rsidRPr="007C7EA2">
        <w:rPr>
          <w:b/>
          <w:i/>
          <w:iCs/>
        </w:rPr>
        <w:t>public land</w:t>
      </w:r>
      <w:r>
        <w:t xml:space="preserve"> includes land o</w:t>
      </w:r>
      <w:r w:rsidR="0061401C">
        <w:t>wned by or vested in a Council.</w:t>
      </w:r>
    </w:p>
    <w:p w14:paraId="4898A075" w14:textId="77777777" w:rsidR="009C1390" w:rsidRDefault="009C1390" w:rsidP="009E119B">
      <w:pPr>
        <w:pStyle w:val="DraftHeading1"/>
        <w:tabs>
          <w:tab w:val="right" w:pos="680"/>
        </w:tabs>
        <w:ind w:left="850" w:hanging="850"/>
      </w:pPr>
      <w:r>
        <w:tab/>
      </w:r>
      <w:bookmarkStart w:id="127" w:name="_Toc226010111"/>
      <w:r>
        <w:t>91</w:t>
      </w:r>
      <w:r w:rsidR="009E119B">
        <w:tab/>
      </w:r>
      <w:r>
        <w:t>Term of licence</w:t>
      </w:r>
      <w:bookmarkEnd w:id="127"/>
    </w:p>
    <w:p w14:paraId="22508604" w14:textId="77777777" w:rsidR="009C1390" w:rsidRDefault="009C1390">
      <w:pPr>
        <w:pStyle w:val="BodySectionSub"/>
      </w:pPr>
      <w:r>
        <w:t>The period for which a licence is issued must not exceed the period of operation of the Agreement.</w:t>
      </w:r>
    </w:p>
    <w:p w14:paraId="0632154F" w14:textId="77777777" w:rsidR="009C1390" w:rsidRDefault="009C1390" w:rsidP="009E119B">
      <w:pPr>
        <w:pStyle w:val="DraftHeading1"/>
        <w:tabs>
          <w:tab w:val="right" w:pos="680"/>
        </w:tabs>
        <w:ind w:left="850" w:hanging="850"/>
      </w:pPr>
      <w:r>
        <w:tab/>
      </w:r>
      <w:bookmarkStart w:id="128" w:name="_Toc226010112"/>
      <w:r>
        <w:t>92</w:t>
      </w:r>
      <w:r w:rsidR="009E119B">
        <w:tab/>
      </w:r>
      <w:r>
        <w:t>Conditions of licence</w:t>
      </w:r>
      <w:r>
        <w:rPr>
          <w:bCs/>
        </w:rPr>
        <w:t>—</w:t>
      </w:r>
      <w:r>
        <w:t>general</w:t>
      </w:r>
      <w:bookmarkEnd w:id="128"/>
    </w:p>
    <w:p w14:paraId="4A68209C" w14:textId="77777777" w:rsidR="009C1390" w:rsidRDefault="009C1390">
      <w:pPr>
        <w:pStyle w:val="DraftHeading2"/>
        <w:tabs>
          <w:tab w:val="right" w:pos="1247"/>
        </w:tabs>
        <w:ind w:left="1361" w:hanging="1361"/>
      </w:pPr>
      <w:r>
        <w:tab/>
        <w:t>(1)</w:t>
      </w:r>
      <w:r>
        <w:tab/>
        <w:t>A licence may be issued subject to any conditions that are not inconsistent with the Agreement.</w:t>
      </w:r>
    </w:p>
    <w:p w14:paraId="17B7E142" w14:textId="77777777" w:rsidR="009C1390" w:rsidRDefault="009C1390">
      <w:pPr>
        <w:pStyle w:val="DraftHeading2"/>
        <w:tabs>
          <w:tab w:val="right" w:pos="1247"/>
        </w:tabs>
        <w:ind w:left="1361" w:hanging="1361"/>
      </w:pPr>
      <w:r>
        <w:tab/>
        <w:t>(2)</w:t>
      </w:r>
      <w:r>
        <w:tab/>
        <w:t>A licence that is inconsistent with the Agreement is invalid only to the extent of the inconsistency.</w:t>
      </w:r>
    </w:p>
    <w:p w14:paraId="044959A0" w14:textId="77777777" w:rsidR="009C1390" w:rsidRDefault="009C1390" w:rsidP="009E119B">
      <w:pPr>
        <w:pStyle w:val="DraftHeading1"/>
        <w:tabs>
          <w:tab w:val="right" w:pos="680"/>
        </w:tabs>
        <w:ind w:left="850" w:hanging="850"/>
      </w:pPr>
      <w:r>
        <w:tab/>
      </w:r>
      <w:bookmarkStart w:id="129" w:name="_Toc226010113"/>
      <w:r>
        <w:t>93</w:t>
      </w:r>
      <w:r w:rsidR="009E119B">
        <w:tab/>
      </w:r>
      <w:r>
        <w:t>Conditions on licence over stratum of land</w:t>
      </w:r>
      <w:bookmarkEnd w:id="129"/>
    </w:p>
    <w:p w14:paraId="0D000EE4" w14:textId="77777777" w:rsidR="009C1390" w:rsidRDefault="009C1390">
      <w:pPr>
        <w:pStyle w:val="DraftHeading2"/>
        <w:tabs>
          <w:tab w:val="right" w:pos="1247"/>
        </w:tabs>
        <w:ind w:left="1361" w:hanging="1361"/>
      </w:pPr>
      <w:r>
        <w:tab/>
        <w:t>(1)</w:t>
      </w:r>
      <w:r>
        <w:tab/>
        <w:t>In imposing conditions on a licence over a stratum of land, the Authority must have regard to the following matters—</w:t>
      </w:r>
    </w:p>
    <w:p w14:paraId="56480A68" w14:textId="77777777" w:rsidR="009C1390" w:rsidRDefault="009C1390">
      <w:pPr>
        <w:pStyle w:val="DraftHeading3"/>
        <w:tabs>
          <w:tab w:val="right" w:pos="1757"/>
        </w:tabs>
        <w:ind w:left="1871" w:hanging="1871"/>
      </w:pPr>
      <w:r>
        <w:tab/>
        <w:t>(a)</w:t>
      </w:r>
      <w:r>
        <w:tab/>
        <w:t>that reasonable access to and use of the stratum and other land be provided for; and</w:t>
      </w:r>
    </w:p>
    <w:p w14:paraId="24C41FDC" w14:textId="77777777" w:rsidR="009C1390" w:rsidRDefault="009C1390">
      <w:pPr>
        <w:pStyle w:val="DraftHeading3"/>
        <w:tabs>
          <w:tab w:val="right" w:pos="1757"/>
        </w:tabs>
        <w:ind w:left="1871" w:hanging="1871"/>
      </w:pPr>
      <w:r>
        <w:tab/>
        <w:t>(b)</w:t>
      </w:r>
      <w:r>
        <w:tab/>
        <w:t>that the rights of the registered proprietor, lessee or licensee of other land not be interfered with; and</w:t>
      </w:r>
    </w:p>
    <w:p w14:paraId="1306F9DD" w14:textId="77777777" w:rsidR="00300344" w:rsidRDefault="00300344" w:rsidP="00300344"/>
    <w:p w14:paraId="0DAC5CF1" w14:textId="77777777" w:rsidR="00300344" w:rsidRPr="00300344" w:rsidRDefault="00300344" w:rsidP="00300344"/>
    <w:p w14:paraId="2876523C" w14:textId="77777777" w:rsidR="009C1390" w:rsidRDefault="009C1390">
      <w:pPr>
        <w:pStyle w:val="DraftHeading3"/>
        <w:tabs>
          <w:tab w:val="right" w:pos="1757"/>
        </w:tabs>
        <w:ind w:left="1871" w:hanging="1871"/>
      </w:pPr>
      <w:r>
        <w:lastRenderedPageBreak/>
        <w:tab/>
        <w:t>(c)</w:t>
      </w:r>
      <w:r>
        <w:tab/>
        <w:t>that the rights of support of the stratum or of other land or of any building or structure erected or to be erected on those lands be provided for; and</w:t>
      </w:r>
    </w:p>
    <w:p w14:paraId="5E3D829D" w14:textId="77777777" w:rsidR="009C1390" w:rsidRDefault="009C1390">
      <w:pPr>
        <w:pStyle w:val="DraftHeading3"/>
        <w:tabs>
          <w:tab w:val="right" w:pos="1757"/>
        </w:tabs>
        <w:ind w:left="1871" w:hanging="1871"/>
      </w:pPr>
      <w:r>
        <w:tab/>
        <w:t>(d)</w:t>
      </w:r>
      <w:r>
        <w:tab/>
        <w:t>that the making and removal of improvements by the licensee be provided for; and</w:t>
      </w:r>
    </w:p>
    <w:p w14:paraId="78C8B16D" w14:textId="77777777" w:rsidR="009C1390" w:rsidRDefault="009C1390">
      <w:pPr>
        <w:pStyle w:val="DraftHeading3"/>
        <w:tabs>
          <w:tab w:val="right" w:pos="1757"/>
        </w:tabs>
        <w:ind w:left="1871" w:hanging="1871"/>
      </w:pPr>
      <w:r>
        <w:tab/>
        <w:t>(e)</w:t>
      </w:r>
      <w:r>
        <w:tab/>
        <w:t>that any necessary rights for the passage or provision of services (including drainage, sewerage or the supply of water, gas, electricity or telecommunications) to or through the stratum, where those rights are necessary for the reasonable enjoyment of the stratum or of other land, be provided for.</w:t>
      </w:r>
    </w:p>
    <w:p w14:paraId="464B8E1F" w14:textId="77777777" w:rsidR="009C1390" w:rsidRDefault="009C1390">
      <w:pPr>
        <w:pStyle w:val="DraftHeading2"/>
        <w:tabs>
          <w:tab w:val="right" w:pos="1247"/>
        </w:tabs>
        <w:ind w:left="1361" w:hanging="1361"/>
      </w:pPr>
      <w:r>
        <w:tab/>
        <w:t>(2)</w:t>
      </w:r>
      <w:r>
        <w:tab/>
        <w:t xml:space="preserve">The issuing of a licence under this Division of a stratum of land is conclusive proof of compliance with </w:t>
      </w:r>
      <w:r w:rsidR="00334E3E">
        <w:t>subsection</w:t>
      </w:r>
      <w:r>
        <w:t>s (1)(a), (1)(b), (1)(c), (1)(d) and (1)(e) with respect to the licence.</w:t>
      </w:r>
    </w:p>
    <w:p w14:paraId="5B9807E9" w14:textId="77777777" w:rsidR="009C1390" w:rsidRDefault="009C1390" w:rsidP="009E119B">
      <w:pPr>
        <w:pStyle w:val="DraftHeading1"/>
        <w:tabs>
          <w:tab w:val="right" w:pos="680"/>
        </w:tabs>
        <w:ind w:left="850" w:hanging="850"/>
      </w:pPr>
      <w:r>
        <w:tab/>
      </w:r>
      <w:bookmarkStart w:id="130" w:name="_Toc226010114"/>
      <w:r>
        <w:t>94</w:t>
      </w:r>
      <w:r w:rsidR="009E119B">
        <w:tab/>
      </w:r>
      <w:r>
        <w:t>Conditions relating to sub-licences</w:t>
      </w:r>
      <w:bookmarkEnd w:id="130"/>
    </w:p>
    <w:p w14:paraId="72746EE0" w14:textId="77777777" w:rsidR="009C1390" w:rsidRDefault="009C1390">
      <w:pPr>
        <w:pStyle w:val="BodySectionSub"/>
      </w:pPr>
      <w:r>
        <w:t>The conditions on a licence may include conditions relating to sub-licences.</w:t>
      </w:r>
    </w:p>
    <w:p w14:paraId="77CE8387" w14:textId="77777777" w:rsidR="009C1390" w:rsidRDefault="009C1390" w:rsidP="009E119B">
      <w:pPr>
        <w:pStyle w:val="DraftHeading1"/>
        <w:tabs>
          <w:tab w:val="right" w:pos="680"/>
        </w:tabs>
        <w:ind w:left="850" w:hanging="850"/>
      </w:pPr>
      <w:r>
        <w:tab/>
      </w:r>
      <w:bookmarkStart w:id="131" w:name="_Toc226010115"/>
      <w:r>
        <w:t>95</w:t>
      </w:r>
      <w:r w:rsidR="009E119B">
        <w:tab/>
      </w:r>
      <w:r>
        <w:t>Ability to mortgage licence</w:t>
      </w:r>
      <w:bookmarkEnd w:id="131"/>
    </w:p>
    <w:p w14:paraId="4898D17F" w14:textId="77777777" w:rsidR="009C1390" w:rsidRDefault="009C1390">
      <w:pPr>
        <w:pStyle w:val="BodySectionSub"/>
      </w:pPr>
      <w:r>
        <w:t>The licensee may only mortgage, charge, assign or otherwise encumber the licensee's interest in the licence in accordance with the terms of the Agreement.</w:t>
      </w:r>
    </w:p>
    <w:p w14:paraId="29A9CDEE" w14:textId="77777777" w:rsidR="009C1390" w:rsidRDefault="009C1390" w:rsidP="009E119B">
      <w:pPr>
        <w:pStyle w:val="DraftHeading1"/>
        <w:tabs>
          <w:tab w:val="right" w:pos="680"/>
        </w:tabs>
        <w:ind w:left="850" w:hanging="850"/>
      </w:pPr>
      <w:r>
        <w:tab/>
      </w:r>
      <w:bookmarkStart w:id="132" w:name="_Toc226010116"/>
      <w:r>
        <w:t>96</w:t>
      </w:r>
      <w:r w:rsidR="009E119B">
        <w:tab/>
      </w:r>
      <w:r>
        <w:t>Amendment of licence</w:t>
      </w:r>
      <w:bookmarkEnd w:id="132"/>
    </w:p>
    <w:p w14:paraId="724DE04D" w14:textId="77777777" w:rsidR="009C1390" w:rsidRDefault="009C1390">
      <w:pPr>
        <w:pStyle w:val="BodySectionSub"/>
      </w:pPr>
      <w:r>
        <w:t>A licence may be amended at any time with the agreement of the licensee.</w:t>
      </w:r>
    </w:p>
    <w:p w14:paraId="30A2D6B2" w14:textId="77777777" w:rsidR="009C1390" w:rsidRDefault="009C1390" w:rsidP="009E119B">
      <w:pPr>
        <w:pStyle w:val="DraftHeading1"/>
        <w:tabs>
          <w:tab w:val="right" w:pos="680"/>
        </w:tabs>
        <w:ind w:left="850" w:hanging="850"/>
      </w:pPr>
      <w:r>
        <w:tab/>
      </w:r>
      <w:bookmarkStart w:id="133" w:name="_Toc226010117"/>
      <w:r>
        <w:t>97</w:t>
      </w:r>
      <w:r w:rsidR="009E119B">
        <w:tab/>
      </w:r>
      <w:r>
        <w:t>Termination of licence</w:t>
      </w:r>
      <w:bookmarkEnd w:id="133"/>
    </w:p>
    <w:p w14:paraId="721333B7" w14:textId="77777777" w:rsidR="009C1390" w:rsidRDefault="009C1390">
      <w:pPr>
        <w:pStyle w:val="BodySectionSub"/>
      </w:pPr>
      <w:r>
        <w:t>A licence may be terminated in whole or in part before the end of the term of the licence in accordance with the Agreement.</w:t>
      </w:r>
    </w:p>
    <w:p w14:paraId="65B3F781" w14:textId="77777777" w:rsidR="009C1390" w:rsidRDefault="009C1390"/>
    <w:p w14:paraId="442AEBCD" w14:textId="77777777" w:rsidR="009C1390" w:rsidRDefault="009C1390" w:rsidP="009E119B">
      <w:pPr>
        <w:pStyle w:val="DraftHeading1"/>
        <w:tabs>
          <w:tab w:val="right" w:pos="680"/>
        </w:tabs>
        <w:ind w:left="850" w:hanging="850"/>
      </w:pPr>
      <w:r>
        <w:lastRenderedPageBreak/>
        <w:tab/>
      </w:r>
      <w:bookmarkStart w:id="134" w:name="_Toc226010118"/>
      <w:r>
        <w:t>98</w:t>
      </w:r>
      <w:r w:rsidR="009E119B">
        <w:tab/>
      </w:r>
      <w:r>
        <w:t>Renewal of licence</w:t>
      </w:r>
      <w:bookmarkEnd w:id="134"/>
    </w:p>
    <w:p w14:paraId="3DA4EC71" w14:textId="77777777" w:rsidR="009C1390" w:rsidRDefault="009C1390">
      <w:pPr>
        <w:pStyle w:val="DraftHeading2"/>
        <w:tabs>
          <w:tab w:val="right" w:pos="1247"/>
        </w:tabs>
        <w:ind w:left="1361" w:hanging="1361"/>
      </w:pPr>
      <w:r>
        <w:tab/>
        <w:t>(1)</w:t>
      </w:r>
      <w:r>
        <w:tab/>
        <w:t>A licence may be renewed in accordance with the terms of the Agreement.</w:t>
      </w:r>
    </w:p>
    <w:p w14:paraId="7B0F8423" w14:textId="77777777" w:rsidR="009C1390" w:rsidRDefault="009C1390">
      <w:pPr>
        <w:pStyle w:val="DraftHeading2"/>
        <w:tabs>
          <w:tab w:val="right" w:pos="1247"/>
        </w:tabs>
        <w:ind w:left="1361" w:hanging="1361"/>
      </w:pPr>
      <w:r>
        <w:tab/>
        <w:t>(2)</w:t>
      </w:r>
      <w:r>
        <w:tab/>
        <w:t>A licence must not be renewed for a period that ends after the end of the period of operation of the Agreement.</w:t>
      </w:r>
    </w:p>
    <w:p w14:paraId="1D4D31CC" w14:textId="77777777" w:rsidR="009C1390" w:rsidRDefault="009C1390" w:rsidP="009E119B">
      <w:pPr>
        <w:pStyle w:val="DraftHeading1"/>
        <w:tabs>
          <w:tab w:val="right" w:pos="680"/>
        </w:tabs>
        <w:ind w:left="850" w:hanging="850"/>
      </w:pPr>
      <w:r>
        <w:tab/>
      </w:r>
      <w:bookmarkStart w:id="135" w:name="_Toc226010119"/>
      <w:r>
        <w:t>99</w:t>
      </w:r>
      <w:r w:rsidR="009E119B">
        <w:tab/>
      </w:r>
      <w:r>
        <w:t>Revocation of reservation on termination of licence</w:t>
      </w:r>
      <w:bookmarkEnd w:id="135"/>
    </w:p>
    <w:p w14:paraId="357C14FC" w14:textId="77777777" w:rsidR="009C1390" w:rsidRDefault="009C1390">
      <w:pPr>
        <w:pStyle w:val="DraftHeading2"/>
        <w:tabs>
          <w:tab w:val="right" w:pos="1247"/>
        </w:tabs>
        <w:ind w:left="1361" w:hanging="1361"/>
      </w:pPr>
      <w:r>
        <w:tab/>
        <w:t>(1)</w:t>
      </w:r>
      <w:r>
        <w:tab/>
        <w:t xml:space="preserve">The Minister, after consultation with the Minister administering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may recommend to the Governor in Council that the temporary reservation of licensed land be revoked on the termination of the licence as to that land.</w:t>
      </w:r>
    </w:p>
    <w:p w14:paraId="743DD206" w14:textId="77777777" w:rsidR="009C1390" w:rsidRDefault="009C1390">
      <w:pPr>
        <w:pStyle w:val="DraftHeading2"/>
        <w:tabs>
          <w:tab w:val="right" w:pos="1247"/>
        </w:tabs>
        <w:ind w:left="1361" w:hanging="1361"/>
      </w:pPr>
      <w:r>
        <w:tab/>
        <w:t>(2)</w:t>
      </w:r>
      <w:r>
        <w:tab/>
        <w:t>After receiving the Minister's recommendation, the Governor in Council may, by Order published in the Government Gazette, revoke the reservation of the land.</w:t>
      </w:r>
    </w:p>
    <w:p w14:paraId="02AF1F27" w14:textId="77777777" w:rsidR="009C1390" w:rsidRDefault="009C1390">
      <w:pPr>
        <w:pStyle w:val="DraftHeading2"/>
        <w:tabs>
          <w:tab w:val="right" w:pos="1247"/>
        </w:tabs>
        <w:ind w:left="1361" w:hanging="1361"/>
      </w:pPr>
      <w:r>
        <w:tab/>
        <w:t>(3)</w:t>
      </w:r>
      <w:r>
        <w:tab/>
        <w:t xml:space="preserve">An Order under </w:t>
      </w:r>
      <w:r w:rsidR="00334E3E">
        <w:t>subsection</w:t>
      </w:r>
      <w:r>
        <w:t xml:space="preserve"> (2) has effect on the day that it is published in the Government Gazette.</w:t>
      </w:r>
    </w:p>
    <w:p w14:paraId="134ACF19" w14:textId="77777777" w:rsidR="009C1390" w:rsidRDefault="009C1390">
      <w:pPr>
        <w:pStyle w:val="DraftHeading2"/>
        <w:tabs>
          <w:tab w:val="right" w:pos="1247"/>
        </w:tabs>
        <w:ind w:left="1361" w:hanging="1361"/>
      </w:pPr>
      <w:r>
        <w:tab/>
        <w:t>(4)</w:t>
      </w:r>
      <w:r>
        <w:tab/>
        <w:t xml:space="preserve">On an Order under </w:t>
      </w:r>
      <w:r w:rsidR="00334E3E">
        <w:t>subsection</w:t>
      </w:r>
      <w:r>
        <w:t xml:space="preserve"> (2) taking effect—</w:t>
      </w:r>
    </w:p>
    <w:p w14:paraId="37F7A0D7" w14:textId="77777777" w:rsidR="009C1390" w:rsidRDefault="009C1390">
      <w:pPr>
        <w:pStyle w:val="DraftHeading3"/>
        <w:tabs>
          <w:tab w:val="right" w:pos="1757"/>
        </w:tabs>
        <w:ind w:left="1871" w:hanging="1871"/>
      </w:pPr>
      <w:r>
        <w:tab/>
        <w:t>(a)</w:t>
      </w:r>
      <w:r>
        <w:tab/>
        <w:t>the land is deemed to be unalienated land of the Crown, freed and discharged from all trusts, limitations, reservations, restrictions, encumbrances, estates and interests; and</w:t>
      </w:r>
    </w:p>
    <w:p w14:paraId="31E22FC6" w14:textId="77777777" w:rsidR="009C1390" w:rsidRDefault="009C1390">
      <w:pPr>
        <w:pStyle w:val="DraftHeading3"/>
        <w:tabs>
          <w:tab w:val="right" w:pos="1757"/>
        </w:tabs>
        <w:ind w:left="1871" w:hanging="1871"/>
      </w:pPr>
      <w:r>
        <w:tab/>
        <w:t>(b)</w:t>
      </w:r>
      <w:r>
        <w:tab/>
        <w:t>the appointment of the Authority as committee of management is revoked to the extent that it applies to the land.</w:t>
      </w:r>
    </w:p>
    <w:p w14:paraId="4D4F8656" w14:textId="77777777" w:rsidR="009C1390" w:rsidRDefault="009C1390"/>
    <w:p w14:paraId="7EE16F0D" w14:textId="77777777" w:rsidR="009C1390" w:rsidRDefault="009C1390"/>
    <w:p w14:paraId="296E2F73" w14:textId="77777777" w:rsidR="009C1390" w:rsidRDefault="009C1390"/>
    <w:p w14:paraId="031F0DA5" w14:textId="77777777" w:rsidR="009C1390" w:rsidRDefault="009C1390"/>
    <w:p w14:paraId="595B35A0" w14:textId="77777777" w:rsidR="009C1390" w:rsidRDefault="009C1390"/>
    <w:p w14:paraId="1B252E4B" w14:textId="77777777" w:rsidR="009C1390" w:rsidRDefault="009C1390" w:rsidP="009E119B">
      <w:pPr>
        <w:pStyle w:val="DraftHeading1"/>
        <w:tabs>
          <w:tab w:val="right" w:pos="680"/>
        </w:tabs>
        <w:ind w:left="850" w:hanging="850"/>
      </w:pPr>
      <w:r>
        <w:lastRenderedPageBreak/>
        <w:tab/>
      </w:r>
      <w:bookmarkStart w:id="136" w:name="_Toc226010120"/>
      <w:r>
        <w:t>100</w:t>
      </w:r>
      <w:r w:rsidR="009E119B">
        <w:tab/>
      </w:r>
      <w:r>
        <w:t>Orders may close roads</w:t>
      </w:r>
      <w:bookmarkEnd w:id="136"/>
    </w:p>
    <w:p w14:paraId="7C6DC4B1" w14:textId="77777777" w:rsidR="009C1390" w:rsidRDefault="009C1390">
      <w:pPr>
        <w:pStyle w:val="DraftHeading2"/>
        <w:tabs>
          <w:tab w:val="right" w:pos="1247"/>
        </w:tabs>
        <w:ind w:left="1361" w:hanging="1361"/>
      </w:pPr>
      <w:r>
        <w:tab/>
        <w:t>(1)</w:t>
      </w:r>
      <w:r>
        <w:tab/>
        <w:t>An Order made under section 99 may specify that any part of the land that is the subject of the Order ceases to be a road.</w:t>
      </w:r>
    </w:p>
    <w:p w14:paraId="1A1FA527" w14:textId="77777777" w:rsidR="009C1390" w:rsidRDefault="009C1390">
      <w:pPr>
        <w:pStyle w:val="DraftHeading2"/>
        <w:tabs>
          <w:tab w:val="right" w:pos="1247"/>
        </w:tabs>
        <w:ind w:left="1361" w:hanging="1361"/>
      </w:pPr>
      <w:r>
        <w:tab/>
        <w:t>(2)</w:t>
      </w:r>
      <w:r>
        <w:tab/>
        <w:t>If an Order made under section 99 specifies that any land ceases to be a road—</w:t>
      </w:r>
    </w:p>
    <w:p w14:paraId="4B0F7D8B" w14:textId="77777777" w:rsidR="009C1390" w:rsidRDefault="009C1390">
      <w:pPr>
        <w:pStyle w:val="DraftHeading3"/>
        <w:tabs>
          <w:tab w:val="right" w:pos="1757"/>
        </w:tabs>
        <w:ind w:left="1871" w:hanging="1871"/>
      </w:pPr>
      <w:r>
        <w:tab/>
        <w:t>(a)</w:t>
      </w:r>
      <w:r w:rsidR="009E119B">
        <w:tab/>
      </w:r>
      <w:r>
        <w:t>that land ceases to be a road; and</w:t>
      </w:r>
    </w:p>
    <w:p w14:paraId="2C501610" w14:textId="77777777" w:rsidR="009C1390" w:rsidRDefault="009C1390">
      <w:pPr>
        <w:pStyle w:val="DraftHeading3"/>
        <w:tabs>
          <w:tab w:val="right" w:pos="1757"/>
        </w:tabs>
        <w:ind w:left="1871" w:hanging="1871"/>
      </w:pPr>
      <w:r>
        <w:tab/>
        <w:t>(b)</w:t>
      </w:r>
      <w:r>
        <w:tab/>
        <w:t>all rights, easements and privileges existing or claimed in that land either in the public or by any body or person as incident to any express or implied grant, or past dedication or supposed dedication or by user or operation of law or otherwise, cease.</w:t>
      </w:r>
    </w:p>
    <w:p w14:paraId="176B321E" w14:textId="77777777" w:rsidR="009C1390" w:rsidRDefault="009C1390">
      <w:pPr>
        <w:pStyle w:val="DraftHeading2"/>
        <w:tabs>
          <w:tab w:val="right" w:pos="1247"/>
        </w:tabs>
        <w:ind w:left="1361" w:hanging="1361"/>
      </w:pPr>
      <w:r>
        <w:tab/>
        <w:t>(3)</w:t>
      </w:r>
      <w:r>
        <w:tab/>
        <w:t>This section applies despite anything to the contrary in section 10 of the</w:t>
      </w:r>
      <w:r>
        <w:rPr>
          <w:b/>
          <w:bCs/>
        </w:rPr>
        <w:t xml:space="preserve"> Road Management Act 2004</w:t>
      </w:r>
      <w:r>
        <w:t>.</w:t>
      </w:r>
    </w:p>
    <w:p w14:paraId="066E5543" w14:textId="77777777" w:rsidR="009C1390" w:rsidRDefault="009C1390" w:rsidP="009E119B">
      <w:pPr>
        <w:pStyle w:val="DraftHeading1"/>
        <w:tabs>
          <w:tab w:val="right" w:pos="680"/>
        </w:tabs>
        <w:ind w:left="850" w:hanging="850"/>
      </w:pPr>
      <w:r>
        <w:tab/>
      </w:r>
      <w:bookmarkStart w:id="137" w:name="_Toc226010121"/>
      <w:r>
        <w:t>101</w:t>
      </w:r>
      <w:r w:rsidR="009E119B">
        <w:tab/>
      </w:r>
      <w:r>
        <w:t>Orders may continue roads</w:t>
      </w:r>
      <w:bookmarkEnd w:id="137"/>
    </w:p>
    <w:p w14:paraId="51C98CD5" w14:textId="77777777" w:rsidR="009C1390" w:rsidRDefault="009C1390">
      <w:pPr>
        <w:pStyle w:val="DraftHeading2"/>
        <w:tabs>
          <w:tab w:val="right" w:pos="1247"/>
        </w:tabs>
        <w:ind w:left="1361" w:hanging="1361"/>
      </w:pPr>
      <w:r>
        <w:tab/>
        <w:t>(1)</w:t>
      </w:r>
      <w:r>
        <w:tab/>
        <w:t>An Order made under section 99 may specify that any part of the land that is the subject of the Order that was a freeway, an arterial road, a non-arterial State road or a municipal road immediately before the publication of the Order continues to be a freeway, an arterial road, a non-arterial State road or a municipal road.</w:t>
      </w:r>
    </w:p>
    <w:p w14:paraId="3C2CA8A3" w14:textId="77777777" w:rsidR="009C1390" w:rsidRDefault="009C1390">
      <w:pPr>
        <w:pStyle w:val="DraftHeading2"/>
        <w:tabs>
          <w:tab w:val="right" w:pos="1247"/>
        </w:tabs>
        <w:ind w:left="1361" w:hanging="1361"/>
      </w:pPr>
      <w:r>
        <w:tab/>
        <w:t>(2)</w:t>
      </w:r>
      <w:r>
        <w:tab/>
        <w:t xml:space="preserve">Any land that is specified in an Order in accordance with </w:t>
      </w:r>
      <w:r w:rsidR="00334E3E">
        <w:t>subsection</w:t>
      </w:r>
      <w:r>
        <w:t xml:space="preserve"> (1) continues to be a freeway, an arterial road, a non-arterial State road or a municipal road as specified in the Order.</w:t>
      </w:r>
    </w:p>
    <w:p w14:paraId="184E4637" w14:textId="77777777" w:rsidR="009C1390" w:rsidRDefault="009C1390">
      <w:pPr>
        <w:pStyle w:val="DraftHeading2"/>
        <w:tabs>
          <w:tab w:val="right" w:pos="1247"/>
        </w:tabs>
        <w:ind w:left="1361" w:hanging="1361"/>
      </w:pPr>
      <w:r>
        <w:tab/>
        <w:t>(3)</w:t>
      </w:r>
      <w:r>
        <w:tab/>
        <w:t>This section has effect despite anything to the contrary in any other Act.</w:t>
      </w:r>
    </w:p>
    <w:p w14:paraId="0DE86D06" w14:textId="77777777" w:rsidR="009C1390" w:rsidRDefault="009C1390"/>
    <w:p w14:paraId="28AB25C5" w14:textId="77777777" w:rsidR="009C1390" w:rsidRDefault="009C1390"/>
    <w:p w14:paraId="48D4BEF2" w14:textId="77777777" w:rsidR="009C1390" w:rsidRDefault="009C1390"/>
    <w:p w14:paraId="24AE3597" w14:textId="77777777" w:rsidR="009C1390" w:rsidRPr="00D10CC8" w:rsidRDefault="009C1390" w:rsidP="00D10CC8">
      <w:pPr>
        <w:pStyle w:val="Heading-DIVISION"/>
        <w:rPr>
          <w:sz w:val="28"/>
        </w:rPr>
      </w:pPr>
      <w:bookmarkStart w:id="138" w:name="_Toc226010122"/>
      <w:r w:rsidRPr="00D10CC8">
        <w:rPr>
          <w:sz w:val="28"/>
        </w:rPr>
        <w:lastRenderedPageBreak/>
        <w:t>Division 3</w:t>
      </w:r>
      <w:r w:rsidRPr="00D10CC8">
        <w:rPr>
          <w:bCs/>
          <w:sz w:val="28"/>
        </w:rPr>
        <w:t>—</w:t>
      </w:r>
      <w:r w:rsidRPr="00D10CC8">
        <w:rPr>
          <w:sz w:val="28"/>
        </w:rPr>
        <w:t>Leases</w:t>
      </w:r>
      <w:bookmarkEnd w:id="138"/>
    </w:p>
    <w:p w14:paraId="4A4A9601" w14:textId="77777777" w:rsidR="009C1390" w:rsidRDefault="009C1390" w:rsidP="009E119B">
      <w:pPr>
        <w:pStyle w:val="DraftHeading1"/>
        <w:tabs>
          <w:tab w:val="right" w:pos="680"/>
        </w:tabs>
        <w:ind w:left="850" w:hanging="850"/>
      </w:pPr>
      <w:r>
        <w:tab/>
      </w:r>
      <w:bookmarkStart w:id="139" w:name="_Toc226010123"/>
      <w:r>
        <w:t>102</w:t>
      </w:r>
      <w:r w:rsidR="009E119B">
        <w:tab/>
      </w:r>
      <w:r>
        <w:t>Application</w:t>
      </w:r>
      <w:bookmarkEnd w:id="139"/>
    </w:p>
    <w:p w14:paraId="2A698E63" w14:textId="77777777" w:rsidR="009C1390" w:rsidRDefault="009C1390">
      <w:pPr>
        <w:pStyle w:val="BodySectionSub"/>
      </w:pPr>
      <w:r>
        <w:t xml:space="preserve">This Division applies despite anything to the contrary in section 175A of the </w:t>
      </w:r>
      <w:r>
        <w:rPr>
          <w:b/>
          <w:bCs/>
        </w:rPr>
        <w:t>Water Industry Act 1994</w:t>
      </w:r>
      <w:r>
        <w:t xml:space="preserve">, the </w:t>
      </w:r>
      <w:r>
        <w:rPr>
          <w:b/>
          <w:bCs/>
        </w:rPr>
        <w:t>Land Act 1958</w:t>
      </w:r>
      <w:r>
        <w:t xml:space="preserve">,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xml:space="preserve"> or any other Act.</w:t>
      </w:r>
    </w:p>
    <w:p w14:paraId="2E8846A1" w14:textId="77777777" w:rsidR="009C1390" w:rsidRDefault="009C1390" w:rsidP="009E119B">
      <w:pPr>
        <w:pStyle w:val="DraftHeading1"/>
        <w:tabs>
          <w:tab w:val="right" w:pos="680"/>
        </w:tabs>
        <w:ind w:left="850" w:hanging="850"/>
      </w:pPr>
      <w:r>
        <w:tab/>
      </w:r>
      <w:bookmarkStart w:id="140" w:name="_Toc226010124"/>
      <w:r>
        <w:t>103</w:t>
      </w:r>
      <w:r w:rsidR="009E119B">
        <w:tab/>
      </w:r>
      <w:r>
        <w:t>Leasing powers</w:t>
      </w:r>
      <w:bookmarkEnd w:id="140"/>
    </w:p>
    <w:p w14:paraId="3D0A6016" w14:textId="77777777" w:rsidR="009C1390" w:rsidRDefault="009C1390">
      <w:pPr>
        <w:pStyle w:val="BodySectionSub"/>
      </w:pPr>
      <w:r>
        <w:t>The Governor in Council, on behalf of the Crown, subject to and in accordance with the terms of the Agreement may grant a lease of any part of the Project area for the purposes of the Project.</w:t>
      </w:r>
    </w:p>
    <w:p w14:paraId="5214FE6A" w14:textId="77777777" w:rsidR="009C1390" w:rsidRDefault="009C1390" w:rsidP="009E119B">
      <w:pPr>
        <w:pStyle w:val="DraftHeading1"/>
        <w:tabs>
          <w:tab w:val="right" w:pos="680"/>
        </w:tabs>
        <w:ind w:left="850" w:hanging="850"/>
      </w:pPr>
      <w:r>
        <w:tab/>
      </w:r>
      <w:bookmarkStart w:id="141" w:name="_Toc226010125"/>
      <w:r>
        <w:t>104</w:t>
      </w:r>
      <w:r w:rsidR="009E119B">
        <w:tab/>
      </w:r>
      <w:r>
        <w:t>Term of lease</w:t>
      </w:r>
      <w:bookmarkEnd w:id="141"/>
    </w:p>
    <w:p w14:paraId="0A70FADC" w14:textId="77777777" w:rsidR="009C1390" w:rsidRDefault="009C1390">
      <w:pPr>
        <w:pStyle w:val="BodySectionSub"/>
      </w:pPr>
      <w:r>
        <w:t>The term of a lease must be in accordance with the Agreement.</w:t>
      </w:r>
    </w:p>
    <w:p w14:paraId="2B546EF0" w14:textId="77777777" w:rsidR="009C1390" w:rsidRDefault="009C1390" w:rsidP="009E119B">
      <w:pPr>
        <w:pStyle w:val="DraftHeading1"/>
        <w:tabs>
          <w:tab w:val="right" w:pos="680"/>
        </w:tabs>
        <w:ind w:left="850" w:hanging="850"/>
      </w:pPr>
      <w:r>
        <w:tab/>
      </w:r>
      <w:bookmarkStart w:id="142" w:name="_Toc226010126"/>
      <w:r>
        <w:t>105</w:t>
      </w:r>
      <w:r w:rsidR="009E119B">
        <w:tab/>
      </w:r>
      <w:r>
        <w:t>Conditions of lease—general</w:t>
      </w:r>
      <w:bookmarkEnd w:id="142"/>
    </w:p>
    <w:p w14:paraId="6130BCAF" w14:textId="77777777" w:rsidR="009C1390" w:rsidRDefault="009C1390">
      <w:pPr>
        <w:pStyle w:val="DraftHeading2"/>
        <w:tabs>
          <w:tab w:val="right" w:pos="1247"/>
        </w:tabs>
        <w:ind w:left="1361" w:hanging="1361"/>
      </w:pPr>
      <w:r>
        <w:tab/>
        <w:t>(1)</w:t>
      </w:r>
      <w:r>
        <w:tab/>
        <w:t>A lease may be granted subject to any conditions that are not inconsistent with the Agreement.</w:t>
      </w:r>
    </w:p>
    <w:p w14:paraId="25C37B10" w14:textId="77777777" w:rsidR="009C1390" w:rsidRDefault="009C1390">
      <w:pPr>
        <w:pStyle w:val="DraftHeading2"/>
        <w:tabs>
          <w:tab w:val="right" w:pos="1247"/>
        </w:tabs>
        <w:ind w:left="1361" w:hanging="1361"/>
      </w:pPr>
      <w:r>
        <w:tab/>
        <w:t>(2)</w:t>
      </w:r>
      <w:r>
        <w:tab/>
        <w:t>A lease that is inconsistent with the Agreement is invalid only to the extent of the inconsistency.</w:t>
      </w:r>
    </w:p>
    <w:p w14:paraId="5754E775" w14:textId="77777777" w:rsidR="009C1390" w:rsidRDefault="009C1390" w:rsidP="009E119B">
      <w:pPr>
        <w:pStyle w:val="DraftHeading1"/>
        <w:tabs>
          <w:tab w:val="right" w:pos="680"/>
        </w:tabs>
        <w:ind w:left="850" w:hanging="850"/>
      </w:pPr>
      <w:r>
        <w:tab/>
      </w:r>
      <w:bookmarkStart w:id="143" w:name="_Toc226010127"/>
      <w:r>
        <w:t>106</w:t>
      </w:r>
      <w:r w:rsidR="009E119B">
        <w:tab/>
      </w:r>
      <w:r>
        <w:t>Conditions on lease over stratum of land</w:t>
      </w:r>
      <w:bookmarkEnd w:id="143"/>
    </w:p>
    <w:p w14:paraId="6F405AC1" w14:textId="77777777" w:rsidR="009C1390" w:rsidRDefault="009C1390">
      <w:pPr>
        <w:pStyle w:val="DraftHeading2"/>
        <w:tabs>
          <w:tab w:val="right" w:pos="1247"/>
        </w:tabs>
        <w:ind w:left="1361" w:hanging="1361"/>
      </w:pPr>
      <w:r>
        <w:tab/>
        <w:t>(1)</w:t>
      </w:r>
      <w:r>
        <w:tab/>
        <w:t>In imposing conditions on a lease of a stratum of land, the Governor in Council must have regard to the following matters—</w:t>
      </w:r>
    </w:p>
    <w:p w14:paraId="12E6837F" w14:textId="77777777" w:rsidR="009C1390" w:rsidRDefault="009C1390">
      <w:pPr>
        <w:pStyle w:val="DraftHeading3"/>
        <w:tabs>
          <w:tab w:val="right" w:pos="1757"/>
        </w:tabs>
        <w:ind w:left="1871" w:hanging="1871"/>
      </w:pPr>
      <w:r>
        <w:tab/>
        <w:t>(a)</w:t>
      </w:r>
      <w:r>
        <w:tab/>
        <w:t>that reasonable access to and use of the stratum and other land be provided for; and</w:t>
      </w:r>
    </w:p>
    <w:p w14:paraId="304F4979" w14:textId="77777777" w:rsidR="009C1390" w:rsidRDefault="009C1390">
      <w:pPr>
        <w:pStyle w:val="DraftHeading3"/>
        <w:tabs>
          <w:tab w:val="right" w:pos="1757"/>
        </w:tabs>
        <w:ind w:left="1871" w:hanging="1871"/>
      </w:pPr>
      <w:r>
        <w:tab/>
        <w:t>(b)</w:t>
      </w:r>
      <w:r>
        <w:tab/>
        <w:t>that the rights of the registered proprietor, lessee or licensee of other land not be interfered with; and</w:t>
      </w:r>
    </w:p>
    <w:p w14:paraId="6CC2727B" w14:textId="77777777" w:rsidR="009C1390" w:rsidRDefault="009C1390">
      <w:pPr>
        <w:pStyle w:val="DraftHeading3"/>
        <w:tabs>
          <w:tab w:val="right" w:pos="1757"/>
        </w:tabs>
        <w:ind w:left="1871" w:hanging="1871"/>
      </w:pPr>
      <w:r>
        <w:tab/>
        <w:t>(c)</w:t>
      </w:r>
      <w:r>
        <w:tab/>
        <w:t>that the rights of support of the stratum or of other land or of any building or structure erected or to be erected on those lands be provided for; and</w:t>
      </w:r>
    </w:p>
    <w:p w14:paraId="7AAEDC7B" w14:textId="77777777" w:rsidR="009C1390" w:rsidRDefault="009C1390">
      <w:pPr>
        <w:pStyle w:val="DraftHeading3"/>
        <w:tabs>
          <w:tab w:val="right" w:pos="1757"/>
        </w:tabs>
        <w:ind w:left="1871" w:hanging="1871"/>
      </w:pPr>
      <w:r>
        <w:lastRenderedPageBreak/>
        <w:tab/>
        <w:t>(d)</w:t>
      </w:r>
      <w:r>
        <w:tab/>
        <w:t>that the making, maintenance and removal of improvements by the lessee be provided for; and</w:t>
      </w:r>
    </w:p>
    <w:p w14:paraId="214D4802" w14:textId="77777777" w:rsidR="009C1390" w:rsidRDefault="009C1390">
      <w:pPr>
        <w:pStyle w:val="DraftHeading3"/>
        <w:tabs>
          <w:tab w:val="right" w:pos="1757"/>
        </w:tabs>
        <w:ind w:left="1871" w:hanging="1871"/>
      </w:pPr>
      <w:r>
        <w:tab/>
        <w:t>(e)</w:t>
      </w:r>
      <w:r>
        <w:tab/>
        <w:t>that any necessary rights for the passage or provision of services (including drainage, sewerage or the supply of water, gas, electricity or telecommunications) to or through the stratum, where those rights are necessary for the reasonable enjoyment of the stratum or of other land, be provided for.</w:t>
      </w:r>
    </w:p>
    <w:p w14:paraId="2CD028CE" w14:textId="77777777" w:rsidR="009C1390" w:rsidRDefault="009C1390">
      <w:pPr>
        <w:pStyle w:val="DraftHeading2"/>
        <w:tabs>
          <w:tab w:val="right" w:pos="1247"/>
        </w:tabs>
        <w:ind w:left="1361" w:hanging="1361"/>
      </w:pPr>
      <w:r>
        <w:tab/>
        <w:t>(2)</w:t>
      </w:r>
      <w:r>
        <w:tab/>
        <w:t xml:space="preserve">The granting of a lease under this Division of a stratum of land is conclusive proof of compliance with </w:t>
      </w:r>
      <w:r w:rsidR="00334E3E">
        <w:t>subsection</w:t>
      </w:r>
      <w:r>
        <w:t>s (1)(a), (1)(b), (1)(c), (1)(d) and (1)(e) with respect to the lease.</w:t>
      </w:r>
    </w:p>
    <w:p w14:paraId="48BA2387" w14:textId="77777777" w:rsidR="009C1390" w:rsidRDefault="009C1390" w:rsidP="009E119B">
      <w:pPr>
        <w:pStyle w:val="DraftHeading1"/>
        <w:tabs>
          <w:tab w:val="right" w:pos="680"/>
        </w:tabs>
        <w:ind w:left="850" w:hanging="850"/>
      </w:pPr>
      <w:r>
        <w:tab/>
      </w:r>
      <w:bookmarkStart w:id="144" w:name="_Toc226010128"/>
      <w:r>
        <w:t>107</w:t>
      </w:r>
      <w:r w:rsidR="009E119B">
        <w:tab/>
      </w:r>
      <w:r>
        <w:t>Conditions relating to sub-leases</w:t>
      </w:r>
      <w:bookmarkEnd w:id="144"/>
    </w:p>
    <w:p w14:paraId="27F1D0D4" w14:textId="77777777" w:rsidR="009C1390" w:rsidRDefault="009C1390">
      <w:pPr>
        <w:pStyle w:val="BodySectionSub"/>
      </w:pPr>
      <w:r>
        <w:t>The conditions imposed on a lease may include conditions relating to sub-leases.</w:t>
      </w:r>
    </w:p>
    <w:p w14:paraId="02E5263E" w14:textId="77777777" w:rsidR="009C1390" w:rsidRDefault="009C1390" w:rsidP="009E119B">
      <w:pPr>
        <w:pStyle w:val="DraftHeading1"/>
        <w:tabs>
          <w:tab w:val="right" w:pos="680"/>
        </w:tabs>
        <w:ind w:left="850" w:hanging="850"/>
      </w:pPr>
      <w:r>
        <w:tab/>
      </w:r>
      <w:bookmarkStart w:id="145" w:name="_Toc226010129"/>
      <w:r>
        <w:t>108</w:t>
      </w:r>
      <w:r w:rsidR="009E119B">
        <w:tab/>
      </w:r>
      <w:r>
        <w:t>Ability to mortgage lease</w:t>
      </w:r>
      <w:bookmarkEnd w:id="145"/>
    </w:p>
    <w:p w14:paraId="2BF8C81B" w14:textId="77777777" w:rsidR="009C1390" w:rsidRDefault="009C1390">
      <w:pPr>
        <w:pStyle w:val="BodySectionSub"/>
      </w:pPr>
      <w:r>
        <w:t>The lessee may only mortgage, charge, assign or otherwise encumber the lessee's interest in the lease in accordance with the terms of the Agreement.</w:t>
      </w:r>
    </w:p>
    <w:p w14:paraId="02217467" w14:textId="77777777" w:rsidR="009C1390" w:rsidRDefault="009C1390" w:rsidP="009E119B">
      <w:pPr>
        <w:pStyle w:val="DraftHeading1"/>
        <w:tabs>
          <w:tab w:val="right" w:pos="680"/>
        </w:tabs>
        <w:ind w:left="850" w:hanging="850"/>
      </w:pPr>
      <w:r>
        <w:tab/>
      </w:r>
      <w:bookmarkStart w:id="146" w:name="_Toc226010130"/>
      <w:r>
        <w:t>109</w:t>
      </w:r>
      <w:r w:rsidR="009E119B">
        <w:tab/>
      </w:r>
      <w:r>
        <w:t>Amendment of lease</w:t>
      </w:r>
      <w:bookmarkEnd w:id="146"/>
    </w:p>
    <w:p w14:paraId="587B4D90" w14:textId="77777777" w:rsidR="009C1390" w:rsidRDefault="009C1390">
      <w:pPr>
        <w:pStyle w:val="BodySectionSub"/>
      </w:pPr>
      <w:r>
        <w:t>A lease may be amended at any time with the agreement of the lessee.</w:t>
      </w:r>
    </w:p>
    <w:p w14:paraId="0D5B655C" w14:textId="77777777" w:rsidR="009C1390" w:rsidRDefault="009C1390" w:rsidP="009E119B">
      <w:pPr>
        <w:pStyle w:val="DraftHeading1"/>
        <w:tabs>
          <w:tab w:val="right" w:pos="680"/>
        </w:tabs>
        <w:ind w:left="850" w:hanging="850"/>
      </w:pPr>
      <w:r>
        <w:tab/>
      </w:r>
      <w:bookmarkStart w:id="147" w:name="_Toc226010131"/>
      <w:r>
        <w:t>110</w:t>
      </w:r>
      <w:r w:rsidR="009E119B">
        <w:tab/>
      </w:r>
      <w:r>
        <w:t>Termination of lease</w:t>
      </w:r>
      <w:bookmarkEnd w:id="147"/>
    </w:p>
    <w:p w14:paraId="064C2EF3" w14:textId="77777777" w:rsidR="009C1390" w:rsidRDefault="009C1390">
      <w:pPr>
        <w:pStyle w:val="BodySectionSub"/>
      </w:pPr>
      <w:r>
        <w:t>A lease may be terminated in whole or in part before the end of the term of the lease in accordance with the Agreement.</w:t>
      </w:r>
    </w:p>
    <w:p w14:paraId="33B1E06B" w14:textId="77777777" w:rsidR="009C1390" w:rsidRDefault="009C1390" w:rsidP="009E119B">
      <w:pPr>
        <w:pStyle w:val="DraftHeading1"/>
        <w:tabs>
          <w:tab w:val="right" w:pos="680"/>
        </w:tabs>
        <w:ind w:left="850" w:hanging="850"/>
      </w:pPr>
      <w:r>
        <w:tab/>
      </w:r>
      <w:bookmarkStart w:id="148" w:name="_Toc226010132"/>
      <w:r>
        <w:t>111</w:t>
      </w:r>
      <w:r w:rsidR="009E119B">
        <w:tab/>
      </w:r>
      <w:r>
        <w:t>Renewal of lease</w:t>
      </w:r>
      <w:bookmarkEnd w:id="148"/>
    </w:p>
    <w:p w14:paraId="49FB2EEE" w14:textId="77777777" w:rsidR="009C1390" w:rsidRDefault="009C1390">
      <w:pPr>
        <w:pStyle w:val="BodySectionSub"/>
      </w:pPr>
      <w:r>
        <w:t>A lease may be renewed in accordance with the terms of the Agreement.</w:t>
      </w:r>
    </w:p>
    <w:p w14:paraId="444433EE" w14:textId="77777777" w:rsidR="009C1390" w:rsidRDefault="009C1390"/>
    <w:p w14:paraId="078918A4" w14:textId="77777777" w:rsidR="009C1390" w:rsidRPr="00D10CC8" w:rsidRDefault="009C1390" w:rsidP="00D10CC8">
      <w:pPr>
        <w:pStyle w:val="Heading-DIVISION"/>
        <w:rPr>
          <w:sz w:val="28"/>
        </w:rPr>
      </w:pPr>
      <w:bookmarkStart w:id="149" w:name="_Toc226010133"/>
      <w:r w:rsidRPr="00D10CC8">
        <w:rPr>
          <w:sz w:val="28"/>
        </w:rPr>
        <w:lastRenderedPageBreak/>
        <w:t>Division 4</w:t>
      </w:r>
      <w:r w:rsidRPr="00D10CC8">
        <w:rPr>
          <w:bCs/>
          <w:sz w:val="28"/>
        </w:rPr>
        <w:t>—</w:t>
      </w:r>
      <w:r w:rsidRPr="00D10CC8">
        <w:rPr>
          <w:sz w:val="28"/>
        </w:rPr>
        <w:t xml:space="preserve">Interim </w:t>
      </w:r>
      <w:r w:rsidR="00CF7B6F" w:rsidRPr="00D10CC8">
        <w:rPr>
          <w:sz w:val="28"/>
        </w:rPr>
        <w:t>o</w:t>
      </w:r>
      <w:r w:rsidRPr="00D10CC8">
        <w:rPr>
          <w:sz w:val="28"/>
        </w:rPr>
        <w:t>peration</w:t>
      </w:r>
      <w:bookmarkEnd w:id="149"/>
    </w:p>
    <w:p w14:paraId="318303A0" w14:textId="77777777" w:rsidR="009C1390" w:rsidRDefault="009C1390" w:rsidP="009E119B">
      <w:pPr>
        <w:pStyle w:val="DraftHeading1"/>
        <w:tabs>
          <w:tab w:val="right" w:pos="680"/>
        </w:tabs>
        <w:ind w:left="850" w:hanging="850"/>
      </w:pPr>
      <w:r>
        <w:tab/>
      </w:r>
      <w:bookmarkStart w:id="150" w:name="_Toc226010134"/>
      <w:r>
        <w:t>112</w:t>
      </w:r>
      <w:r w:rsidR="009E119B">
        <w:tab/>
      </w:r>
      <w:r>
        <w:t>Interim operation</w:t>
      </w:r>
      <w:bookmarkEnd w:id="150"/>
    </w:p>
    <w:p w14:paraId="0A2EE5DF" w14:textId="77777777" w:rsidR="009C1390" w:rsidRDefault="009C1390">
      <w:pPr>
        <w:pStyle w:val="DraftHeading2"/>
        <w:tabs>
          <w:tab w:val="right" w:pos="1247"/>
        </w:tabs>
        <w:ind w:left="1361" w:hanging="1361"/>
      </w:pPr>
      <w:r>
        <w:tab/>
        <w:t>(1)</w:t>
      </w:r>
      <w:r>
        <w:tab/>
        <w:t>The Minister may, by notice in the Government Gazette, determine an area of land as land to which this section applies.</w:t>
      </w:r>
    </w:p>
    <w:p w14:paraId="44356032" w14:textId="77777777" w:rsidR="009C1390" w:rsidRDefault="009C1390">
      <w:pPr>
        <w:pStyle w:val="DraftHeading2"/>
        <w:tabs>
          <w:tab w:val="right" w:pos="1247"/>
        </w:tabs>
        <w:ind w:left="1361" w:hanging="1361"/>
      </w:pPr>
      <w:r>
        <w:tab/>
        <w:t>(2)</w:t>
      </w:r>
      <w:r>
        <w:tab/>
        <w:t xml:space="preserve">A determination may only be made under </w:t>
      </w:r>
      <w:r w:rsidR="00334E3E">
        <w:t>subsection</w:t>
      </w:r>
      <w:r>
        <w:t xml:space="preserve"> (1) in relation to land in respect of which the temporary reservation has been revoked under Division 2.</w:t>
      </w:r>
    </w:p>
    <w:p w14:paraId="4EB8433E" w14:textId="77777777" w:rsidR="009C1390" w:rsidRDefault="009C1390">
      <w:pPr>
        <w:pStyle w:val="DraftHeading2"/>
        <w:tabs>
          <w:tab w:val="right" w:pos="1247"/>
        </w:tabs>
        <w:ind w:left="1361" w:hanging="1361"/>
      </w:pPr>
      <w:r>
        <w:tab/>
        <w:t>(3)</w:t>
      </w:r>
      <w:r>
        <w:tab/>
        <w:t xml:space="preserve">If notice of an area of land has been given under </w:t>
      </w:r>
      <w:r w:rsidR="00334E3E">
        <w:t>subsection</w:t>
      </w:r>
      <w:r>
        <w:t xml:space="preserve"> (1) this Act applies to that land as if any reference in this Act to leased land or land leased under Division 3 included a reference to that land.</w:t>
      </w:r>
    </w:p>
    <w:p w14:paraId="0DF87CA4" w14:textId="77777777" w:rsidR="009C1390" w:rsidRDefault="009C1390">
      <w:pPr>
        <w:pStyle w:val="DraftHeading2"/>
        <w:tabs>
          <w:tab w:val="right" w:pos="1247"/>
        </w:tabs>
        <w:ind w:left="1361" w:hanging="1361"/>
      </w:pPr>
      <w:r>
        <w:tab/>
        <w:t>(4)</w:t>
      </w:r>
      <w:r>
        <w:tab/>
        <w:t>The Governor in Council may by Order published in the Government Gazette declare that this section no longer applies to certain land.</w:t>
      </w:r>
    </w:p>
    <w:p w14:paraId="10D24E43" w14:textId="77777777" w:rsidR="009C1390" w:rsidRDefault="009C1390">
      <w:pPr>
        <w:pStyle w:val="DraftHeading2"/>
        <w:tabs>
          <w:tab w:val="right" w:pos="1247"/>
        </w:tabs>
        <w:ind w:left="1361" w:hanging="1361"/>
      </w:pPr>
      <w:r>
        <w:tab/>
        <w:t>(5)</w:t>
      </w:r>
      <w:r>
        <w:tab/>
        <w:t>This section ceases to apply to land—</w:t>
      </w:r>
    </w:p>
    <w:p w14:paraId="6F111A08" w14:textId="77777777" w:rsidR="009C1390" w:rsidRDefault="009C1390">
      <w:pPr>
        <w:pStyle w:val="DraftHeading3"/>
        <w:tabs>
          <w:tab w:val="right" w:pos="1757"/>
        </w:tabs>
        <w:ind w:left="1871" w:hanging="1871"/>
      </w:pPr>
      <w:r>
        <w:tab/>
        <w:t>(a)</w:t>
      </w:r>
      <w:r>
        <w:tab/>
        <w:t>on the grant of a lease of that land under Division 3; or</w:t>
      </w:r>
    </w:p>
    <w:p w14:paraId="7E209FDC" w14:textId="77777777" w:rsidR="009C1390" w:rsidRDefault="009C1390">
      <w:pPr>
        <w:pStyle w:val="DraftHeading3"/>
        <w:tabs>
          <w:tab w:val="right" w:pos="1757"/>
        </w:tabs>
        <w:ind w:left="1871" w:hanging="1871"/>
      </w:pPr>
      <w:r>
        <w:tab/>
        <w:t>(b)</w:t>
      </w:r>
      <w:r>
        <w:tab/>
        <w:t xml:space="preserve">on the publication of an Order under </w:t>
      </w:r>
      <w:r w:rsidR="00334E3E">
        <w:t>subsection</w:t>
      </w:r>
      <w:r>
        <w:t xml:space="preserve"> (4) in respect of the land—</w:t>
      </w:r>
    </w:p>
    <w:p w14:paraId="44A1BDF9" w14:textId="77777777" w:rsidR="009C1390" w:rsidRDefault="009C1390">
      <w:pPr>
        <w:pStyle w:val="BodySectionSub"/>
      </w:pPr>
      <w:r>
        <w:t>whichever is the earlier.</w:t>
      </w:r>
    </w:p>
    <w:p w14:paraId="0C01C776" w14:textId="77777777" w:rsidR="009C1390" w:rsidRPr="00D10CC8" w:rsidRDefault="009C1390" w:rsidP="00D10CC8">
      <w:pPr>
        <w:pStyle w:val="Heading-DIVISION"/>
        <w:rPr>
          <w:sz w:val="28"/>
        </w:rPr>
      </w:pPr>
      <w:bookmarkStart w:id="151" w:name="_Toc226010135"/>
      <w:r w:rsidRPr="00D10CC8">
        <w:rPr>
          <w:sz w:val="28"/>
        </w:rPr>
        <w:t>Division 5</w:t>
      </w:r>
      <w:r w:rsidRPr="00D10CC8">
        <w:rPr>
          <w:bCs/>
          <w:sz w:val="28"/>
        </w:rPr>
        <w:t>—</w:t>
      </w:r>
      <w:r w:rsidRPr="00D10CC8">
        <w:rPr>
          <w:sz w:val="28"/>
        </w:rPr>
        <w:t xml:space="preserve">Interim </w:t>
      </w:r>
      <w:r w:rsidR="00CF7B6F" w:rsidRPr="00D10CC8">
        <w:rPr>
          <w:sz w:val="28"/>
        </w:rPr>
        <w:t>leases and licences for r</w:t>
      </w:r>
      <w:r w:rsidRPr="00D10CC8">
        <w:rPr>
          <w:sz w:val="28"/>
        </w:rPr>
        <w:t xml:space="preserve">eserved Project </w:t>
      </w:r>
      <w:r w:rsidR="00CF7B6F" w:rsidRPr="00D10CC8">
        <w:rPr>
          <w:sz w:val="28"/>
        </w:rPr>
        <w:t>l</w:t>
      </w:r>
      <w:r w:rsidRPr="00D10CC8">
        <w:rPr>
          <w:sz w:val="28"/>
        </w:rPr>
        <w:t>and</w:t>
      </w:r>
      <w:bookmarkEnd w:id="151"/>
    </w:p>
    <w:p w14:paraId="3B4DB0B7" w14:textId="77777777" w:rsidR="009C1390" w:rsidRDefault="009C1390" w:rsidP="009E119B">
      <w:pPr>
        <w:pStyle w:val="DraftHeading1"/>
        <w:tabs>
          <w:tab w:val="right" w:pos="680"/>
        </w:tabs>
        <w:ind w:left="850" w:hanging="850"/>
      </w:pPr>
      <w:r>
        <w:tab/>
      </w:r>
      <w:bookmarkStart w:id="152" w:name="_Toc226010136"/>
      <w:r>
        <w:t>113</w:t>
      </w:r>
      <w:r w:rsidR="009E119B">
        <w:tab/>
      </w:r>
      <w:r>
        <w:t>Application</w:t>
      </w:r>
      <w:bookmarkEnd w:id="152"/>
    </w:p>
    <w:p w14:paraId="2E8134D3" w14:textId="77777777" w:rsidR="009C1390" w:rsidRDefault="009C1390">
      <w:pPr>
        <w:pStyle w:val="DraftHeading2"/>
        <w:tabs>
          <w:tab w:val="right" w:pos="1247"/>
        </w:tabs>
        <w:ind w:left="1361" w:hanging="1361"/>
      </w:pPr>
      <w:r>
        <w:tab/>
        <w:t>(1)</w:t>
      </w:r>
      <w:r>
        <w:tab/>
        <w:t xml:space="preserve">This Division applies despite anything to the contrary in section 175A of the </w:t>
      </w:r>
      <w:r>
        <w:rPr>
          <w:b/>
          <w:bCs/>
        </w:rPr>
        <w:t>Water Industry Act 1994</w:t>
      </w:r>
      <w:r>
        <w:t xml:space="preserve">, the </w:t>
      </w:r>
      <w:r>
        <w:rPr>
          <w:b/>
          <w:bCs/>
        </w:rPr>
        <w:t>Land Act 1958</w:t>
      </w:r>
      <w:r>
        <w:t xml:space="preserve">,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xml:space="preserve"> or any other Act.</w:t>
      </w:r>
    </w:p>
    <w:p w14:paraId="2DD43C0D" w14:textId="77777777" w:rsidR="009C1390" w:rsidRDefault="009C1390">
      <w:pPr>
        <w:pStyle w:val="DraftHeading2"/>
        <w:tabs>
          <w:tab w:val="right" w:pos="1247"/>
        </w:tabs>
        <w:ind w:left="1361" w:hanging="1361"/>
      </w:pPr>
      <w:r>
        <w:tab/>
        <w:t>(2)</w:t>
      </w:r>
      <w:r>
        <w:tab/>
        <w:t>This Division does not apply to leased land or licensed land.</w:t>
      </w:r>
    </w:p>
    <w:p w14:paraId="42107772" w14:textId="77777777" w:rsidR="009C1390" w:rsidRDefault="009C1390" w:rsidP="009E119B">
      <w:pPr>
        <w:pStyle w:val="DraftHeading1"/>
        <w:tabs>
          <w:tab w:val="right" w:pos="680"/>
        </w:tabs>
        <w:ind w:left="850" w:hanging="850"/>
      </w:pPr>
      <w:r>
        <w:lastRenderedPageBreak/>
        <w:tab/>
      </w:r>
      <w:bookmarkStart w:id="153" w:name="_Toc226010137"/>
      <w:r>
        <w:t>114</w:t>
      </w:r>
      <w:r w:rsidR="009E119B">
        <w:tab/>
      </w:r>
      <w:r>
        <w:t>Power to issue interim licences for reserved project land</w:t>
      </w:r>
      <w:bookmarkEnd w:id="153"/>
    </w:p>
    <w:p w14:paraId="0CC31726" w14:textId="77777777" w:rsidR="009C1390" w:rsidRDefault="009C1390">
      <w:pPr>
        <w:pStyle w:val="BodySectionSub"/>
      </w:pPr>
      <w:r>
        <w:t>The Authority may issue a licence to any person to enter on and use the whole or part of reserved project land for any purpose that is not inconsistent with the proposed use of the land for the purposes of the Project.</w:t>
      </w:r>
    </w:p>
    <w:p w14:paraId="335BD244" w14:textId="77777777" w:rsidR="009C1390" w:rsidRDefault="009C1390" w:rsidP="009E119B">
      <w:pPr>
        <w:pStyle w:val="DraftHeading1"/>
        <w:tabs>
          <w:tab w:val="right" w:pos="680"/>
        </w:tabs>
        <w:ind w:left="850" w:hanging="850"/>
      </w:pPr>
      <w:r>
        <w:tab/>
      </w:r>
      <w:bookmarkStart w:id="154" w:name="_Toc226010138"/>
      <w:r>
        <w:t>115</w:t>
      </w:r>
      <w:r w:rsidR="009E119B">
        <w:tab/>
      </w:r>
      <w:r>
        <w:t>Power to grant interim leases for reserved project land</w:t>
      </w:r>
      <w:bookmarkEnd w:id="154"/>
    </w:p>
    <w:p w14:paraId="649E3CCA" w14:textId="77777777" w:rsidR="009C1390" w:rsidRDefault="009C1390">
      <w:pPr>
        <w:pStyle w:val="BodySectionSub"/>
      </w:pPr>
      <w:r>
        <w:t>The Authority may grant a lease to any person of the whole or part of reserved project land for any purpose that is not inconsistent with the proposed use of the land for the purposes of the Project.</w:t>
      </w:r>
    </w:p>
    <w:p w14:paraId="258EF32B" w14:textId="77777777" w:rsidR="009C1390" w:rsidRDefault="009C1390" w:rsidP="009E119B">
      <w:pPr>
        <w:pStyle w:val="DraftHeading1"/>
        <w:tabs>
          <w:tab w:val="right" w:pos="680"/>
        </w:tabs>
        <w:ind w:left="850" w:hanging="850"/>
      </w:pPr>
      <w:r>
        <w:tab/>
      </w:r>
      <w:bookmarkStart w:id="155" w:name="_Toc226010139"/>
      <w:r>
        <w:t>116</w:t>
      </w:r>
      <w:r w:rsidR="009E119B">
        <w:tab/>
      </w:r>
      <w:r>
        <w:t>Termination of lease or licence</w:t>
      </w:r>
      <w:bookmarkEnd w:id="155"/>
    </w:p>
    <w:p w14:paraId="78136DAB" w14:textId="77777777" w:rsidR="009C1390" w:rsidRDefault="009C1390">
      <w:pPr>
        <w:pStyle w:val="DraftHeading2"/>
        <w:tabs>
          <w:tab w:val="right" w:pos="1247"/>
        </w:tabs>
        <w:ind w:left="1361" w:hanging="1361"/>
      </w:pPr>
      <w:r>
        <w:tab/>
        <w:t>(1)</w:t>
      </w:r>
      <w:r>
        <w:tab/>
        <w:t>The Authority may terminate a lease or licence by giving the required notice of termination to the lessee or licensee.</w:t>
      </w:r>
    </w:p>
    <w:p w14:paraId="1C632A0A" w14:textId="77777777" w:rsidR="009C1390" w:rsidRDefault="009C1390">
      <w:pPr>
        <w:pStyle w:val="DraftHeading2"/>
        <w:tabs>
          <w:tab w:val="right" w:pos="1247"/>
        </w:tabs>
        <w:ind w:left="1361" w:hanging="1361"/>
      </w:pPr>
      <w:r>
        <w:tab/>
        <w:t>(2)</w:t>
      </w:r>
      <w:r>
        <w:tab/>
        <w:t>The required notice of termination is not less than—</w:t>
      </w:r>
    </w:p>
    <w:p w14:paraId="23509149" w14:textId="77777777" w:rsidR="009C1390" w:rsidRDefault="009C1390">
      <w:pPr>
        <w:pStyle w:val="DraftHeading3"/>
        <w:tabs>
          <w:tab w:val="right" w:pos="1757"/>
        </w:tabs>
        <w:ind w:left="1871" w:hanging="1871"/>
      </w:pPr>
      <w:r>
        <w:tab/>
        <w:t>(a)</w:t>
      </w:r>
      <w:r>
        <w:tab/>
        <w:t>60 business days in respect of land used as the lessee's or licensee's principal place of residence; or</w:t>
      </w:r>
    </w:p>
    <w:p w14:paraId="64E25437" w14:textId="77777777" w:rsidR="009C1390" w:rsidRDefault="009C1390">
      <w:pPr>
        <w:pStyle w:val="DraftHeading3"/>
        <w:tabs>
          <w:tab w:val="right" w:pos="1757"/>
        </w:tabs>
        <w:ind w:left="1871" w:hanging="1871"/>
      </w:pPr>
      <w:r>
        <w:tab/>
        <w:t>(b)</w:t>
      </w:r>
      <w:r>
        <w:tab/>
        <w:t>20 business days in any other case.</w:t>
      </w:r>
    </w:p>
    <w:p w14:paraId="59C5B2BF" w14:textId="77777777" w:rsidR="009C1390" w:rsidRDefault="009C1390">
      <w:pPr>
        <w:pStyle w:val="DraftHeading2"/>
        <w:tabs>
          <w:tab w:val="right" w:pos="1247"/>
        </w:tabs>
        <w:ind w:left="1361" w:hanging="1361"/>
      </w:pPr>
      <w:r>
        <w:tab/>
        <w:t>(3)</w:t>
      </w:r>
      <w:r>
        <w:tab/>
        <w:t>A lease or licence may be terminated earlier with the agreement of the lessee or licensee.</w:t>
      </w:r>
    </w:p>
    <w:p w14:paraId="10673164" w14:textId="77777777" w:rsidR="009C1390" w:rsidRDefault="009C1390">
      <w:pPr>
        <w:pStyle w:val="DraftHeading2"/>
        <w:tabs>
          <w:tab w:val="right" w:pos="1247"/>
        </w:tabs>
        <w:ind w:left="1361" w:hanging="1361"/>
      </w:pPr>
      <w:r>
        <w:tab/>
        <w:t>(4)</w:t>
      </w:r>
      <w:r>
        <w:tab/>
        <w:t>The Authority is entitled to enter into possession of the land on the termination of the lease or licence.</w:t>
      </w:r>
    </w:p>
    <w:p w14:paraId="61DE814C" w14:textId="77777777" w:rsidR="009C1390" w:rsidRDefault="009C1390">
      <w:pPr>
        <w:pStyle w:val="DraftHeading2"/>
        <w:tabs>
          <w:tab w:val="right" w:pos="1247"/>
        </w:tabs>
        <w:ind w:left="1361" w:hanging="1361"/>
      </w:pPr>
      <w:r>
        <w:tab/>
        <w:t>(5)</w:t>
      </w:r>
      <w:r>
        <w:tab/>
        <w:t>This section applies despite anything to the contrary in the lease or licence.</w:t>
      </w:r>
    </w:p>
    <w:p w14:paraId="301334C0" w14:textId="77777777" w:rsidR="009C1390" w:rsidRDefault="009C1390"/>
    <w:p w14:paraId="6BDB720E" w14:textId="77777777" w:rsidR="009C1390" w:rsidRDefault="009C1390"/>
    <w:p w14:paraId="5CB367CA" w14:textId="77777777" w:rsidR="009C1390" w:rsidRDefault="009C1390"/>
    <w:p w14:paraId="69A18F04" w14:textId="77777777" w:rsidR="009C1390" w:rsidRDefault="009C1390" w:rsidP="009E119B">
      <w:pPr>
        <w:pStyle w:val="DraftHeading1"/>
        <w:tabs>
          <w:tab w:val="right" w:pos="680"/>
        </w:tabs>
        <w:ind w:left="850" w:hanging="850"/>
      </w:pPr>
      <w:r>
        <w:lastRenderedPageBreak/>
        <w:tab/>
      </w:r>
      <w:bookmarkStart w:id="156" w:name="_Toc226010140"/>
      <w:r>
        <w:t>117</w:t>
      </w:r>
      <w:r w:rsidR="009E119B">
        <w:tab/>
      </w:r>
      <w:r>
        <w:t>Proceedings where refusal to give up possession</w:t>
      </w:r>
      <w:bookmarkEnd w:id="156"/>
    </w:p>
    <w:p w14:paraId="75F87619" w14:textId="77777777" w:rsidR="009C1390" w:rsidRDefault="009C1390">
      <w:pPr>
        <w:pStyle w:val="DraftHeading2"/>
        <w:tabs>
          <w:tab w:val="right" w:pos="1247"/>
        </w:tabs>
        <w:ind w:left="1361" w:hanging="1361"/>
      </w:pPr>
      <w:r>
        <w:tab/>
        <w:t>(1)</w:t>
      </w:r>
      <w:r>
        <w:tab/>
        <w:t>If the Authority is entitled under this Division to enter into possession of land and the person in occupation of the land or any other person—</w:t>
      </w:r>
    </w:p>
    <w:p w14:paraId="57D7A1A1" w14:textId="77777777" w:rsidR="009C1390" w:rsidRDefault="009C1390">
      <w:pPr>
        <w:pStyle w:val="DraftHeading3"/>
        <w:tabs>
          <w:tab w:val="right" w:pos="1757"/>
        </w:tabs>
        <w:ind w:left="1871" w:hanging="1871"/>
      </w:pPr>
      <w:r>
        <w:tab/>
        <w:t>(a)</w:t>
      </w:r>
      <w:r>
        <w:tab/>
        <w:t>refuses to give up the possession of the land; or</w:t>
      </w:r>
    </w:p>
    <w:p w14:paraId="066083C5" w14:textId="77777777" w:rsidR="009C1390" w:rsidRDefault="009C1390">
      <w:pPr>
        <w:pStyle w:val="DraftHeading3"/>
        <w:tabs>
          <w:tab w:val="right" w:pos="1757"/>
        </w:tabs>
        <w:ind w:left="1871" w:hanging="1871"/>
      </w:pPr>
      <w:r>
        <w:tab/>
        <w:t>(b)</w:t>
      </w:r>
      <w:r>
        <w:tab/>
        <w:t>hinders the Authority from entering on and taking possession of the land—</w:t>
      </w:r>
    </w:p>
    <w:p w14:paraId="3FABCDB8" w14:textId="77777777" w:rsidR="009C1390" w:rsidRDefault="009C1390">
      <w:pPr>
        <w:pStyle w:val="BodySectionSub"/>
      </w:pPr>
      <w:r>
        <w:t>the Authority may issue its warrant under this section to the sheriff.</w:t>
      </w:r>
    </w:p>
    <w:p w14:paraId="3CFFEBAD" w14:textId="77777777" w:rsidR="009C1390" w:rsidRDefault="009C1390">
      <w:pPr>
        <w:pStyle w:val="DraftHeading2"/>
        <w:tabs>
          <w:tab w:val="right" w:pos="1247"/>
        </w:tabs>
        <w:ind w:left="1361" w:hanging="1361"/>
      </w:pPr>
      <w:r>
        <w:tab/>
        <w:t>(2)</w:t>
      </w:r>
      <w:r>
        <w:tab/>
        <w:t>A warrant issued under this section authorises the sheriff to—</w:t>
      </w:r>
    </w:p>
    <w:p w14:paraId="410131E6" w14:textId="77777777" w:rsidR="009C1390" w:rsidRDefault="009C1390">
      <w:pPr>
        <w:pStyle w:val="DraftHeading3"/>
        <w:tabs>
          <w:tab w:val="right" w:pos="1757"/>
        </w:tabs>
        <w:ind w:left="1871" w:hanging="1871"/>
      </w:pPr>
      <w:r>
        <w:tab/>
        <w:t>(a)</w:t>
      </w:r>
      <w:r>
        <w:tab/>
        <w:t>enter on the land specified in the warrant; and</w:t>
      </w:r>
    </w:p>
    <w:p w14:paraId="65E42D87" w14:textId="77777777" w:rsidR="009C1390" w:rsidRDefault="009C1390">
      <w:pPr>
        <w:pStyle w:val="DraftHeading3"/>
        <w:tabs>
          <w:tab w:val="right" w:pos="1757"/>
        </w:tabs>
        <w:ind w:left="1871" w:hanging="1871"/>
      </w:pPr>
      <w:r>
        <w:tab/>
        <w:t>(b)</w:t>
      </w:r>
      <w:r>
        <w:tab/>
        <w:t>deliver possession of the land to the Authority or the person appointed in the warrant to receive possession of the land; and</w:t>
      </w:r>
    </w:p>
    <w:p w14:paraId="7DB3803C" w14:textId="77777777" w:rsidR="009C1390" w:rsidRDefault="009C1390">
      <w:pPr>
        <w:pStyle w:val="DraftHeading3"/>
        <w:tabs>
          <w:tab w:val="right" w:pos="1757"/>
        </w:tabs>
        <w:ind w:left="1871" w:hanging="1871"/>
      </w:pPr>
      <w:r>
        <w:tab/>
        <w:t>(c)</w:t>
      </w:r>
      <w:r>
        <w:tab/>
        <w:t>use such force as is reasonably necessary to execute the warrant.</w:t>
      </w:r>
    </w:p>
    <w:p w14:paraId="6A4B8916" w14:textId="77777777" w:rsidR="009C1390" w:rsidRDefault="009C1390">
      <w:pPr>
        <w:pStyle w:val="DraftHeading2"/>
        <w:tabs>
          <w:tab w:val="right" w:pos="1247"/>
        </w:tabs>
        <w:ind w:left="1361" w:hanging="1361"/>
      </w:pPr>
      <w:r>
        <w:tab/>
        <w:t>(3)</w:t>
      </w:r>
      <w:r>
        <w:tab/>
        <w:t>On receipt of a warrant issued under this section, the sheriff must deliver possession of the land to the Authority or the person appointed in the warrant to receive possession of the land.</w:t>
      </w:r>
    </w:p>
    <w:p w14:paraId="6ED7049B" w14:textId="77777777" w:rsidR="009C1390" w:rsidRDefault="009C1390">
      <w:pPr>
        <w:pStyle w:val="DraftHeading2"/>
        <w:tabs>
          <w:tab w:val="right" w:pos="1247"/>
        </w:tabs>
        <w:ind w:left="1361" w:hanging="1361"/>
      </w:pPr>
      <w:r>
        <w:tab/>
        <w:t>(4)</w:t>
      </w:r>
      <w:r>
        <w:tab/>
        <w:t>The costs incurred in the issuing and execution of a warrant must be paid by the person refusing to give up possession.</w:t>
      </w:r>
    </w:p>
    <w:p w14:paraId="49D89290" w14:textId="77777777" w:rsidR="009C1390" w:rsidRDefault="009C1390">
      <w:pPr>
        <w:pStyle w:val="DraftHeading2"/>
        <w:tabs>
          <w:tab w:val="right" w:pos="1247"/>
        </w:tabs>
        <w:ind w:left="1361" w:hanging="1361"/>
      </w:pPr>
      <w:r>
        <w:tab/>
        <w:t>(5)</w:t>
      </w:r>
      <w:r>
        <w:tab/>
        <w:t>The amount of the costs may if not paid on demand be enforced by a warrant to seize property.</w:t>
      </w:r>
    </w:p>
    <w:p w14:paraId="147B79A7" w14:textId="77777777" w:rsidR="009C1390" w:rsidRDefault="009C1390">
      <w:pPr>
        <w:pStyle w:val="DraftHeading2"/>
        <w:tabs>
          <w:tab w:val="right" w:pos="1247"/>
        </w:tabs>
        <w:ind w:left="1361" w:hanging="1361"/>
      </w:pPr>
      <w:r>
        <w:tab/>
        <w:t>(6)</w:t>
      </w:r>
      <w:r>
        <w:tab/>
        <w:t xml:space="preserve">On application by the Authority, a magistrate must issue a warrant for the purposes of </w:t>
      </w:r>
      <w:r w:rsidR="00334E3E">
        <w:t>subsection</w:t>
      </w:r>
      <w:r>
        <w:t xml:space="preserve"> (5).</w:t>
      </w:r>
    </w:p>
    <w:p w14:paraId="5FF6BF40" w14:textId="77777777" w:rsidR="00A354BE" w:rsidRDefault="00A354BE" w:rsidP="00905A63">
      <w:pPr>
        <w:pStyle w:val="SideNote"/>
        <w:framePr w:wrap="around"/>
      </w:pPr>
      <w:r>
        <w:lastRenderedPageBreak/>
        <w:t>S. 117(7) repealed by No. </w:t>
      </w:r>
      <w:r w:rsidR="00D277E7">
        <w:t>87/2009</w:t>
      </w:r>
      <w:r>
        <w:t xml:space="preserve"> s. 28.</w:t>
      </w:r>
    </w:p>
    <w:p w14:paraId="1813F450" w14:textId="77777777" w:rsidR="00A354BE" w:rsidRDefault="00A354BE" w:rsidP="00A354BE">
      <w:pPr>
        <w:pStyle w:val="Stars"/>
      </w:pPr>
      <w:r>
        <w:tab/>
        <w:t>*</w:t>
      </w:r>
      <w:r>
        <w:tab/>
        <w:t>*</w:t>
      </w:r>
      <w:r>
        <w:tab/>
        <w:t>*</w:t>
      </w:r>
      <w:r>
        <w:tab/>
        <w:t>*</w:t>
      </w:r>
      <w:r>
        <w:tab/>
        <w:t>*</w:t>
      </w:r>
    </w:p>
    <w:p w14:paraId="5090506B" w14:textId="77777777" w:rsidR="00CE6FEF" w:rsidRDefault="00CE6FEF" w:rsidP="00CE6FEF"/>
    <w:p w14:paraId="4B69EAEB" w14:textId="77777777" w:rsidR="00504FBD" w:rsidRPr="00CE6FEF" w:rsidRDefault="00504FBD" w:rsidP="00CE6FEF"/>
    <w:p w14:paraId="39660F3D" w14:textId="77777777" w:rsidR="009C1390" w:rsidRDefault="009C1390" w:rsidP="009E119B">
      <w:pPr>
        <w:pStyle w:val="DraftHeading1"/>
        <w:tabs>
          <w:tab w:val="right" w:pos="680"/>
        </w:tabs>
        <w:ind w:left="850" w:hanging="850"/>
      </w:pPr>
      <w:r>
        <w:tab/>
      </w:r>
      <w:bookmarkStart w:id="157" w:name="_Toc226010141"/>
      <w:r>
        <w:t>118</w:t>
      </w:r>
      <w:r w:rsidR="009E119B">
        <w:tab/>
      </w:r>
      <w:r>
        <w:t>Residential Tenancies Act 1997 not to apply</w:t>
      </w:r>
      <w:bookmarkEnd w:id="157"/>
    </w:p>
    <w:p w14:paraId="1B637725" w14:textId="77777777" w:rsidR="009C1390" w:rsidRDefault="009C1390">
      <w:pPr>
        <w:pStyle w:val="BodySection"/>
      </w:pPr>
      <w:r>
        <w:t xml:space="preserve">Nothing in the </w:t>
      </w:r>
      <w:r>
        <w:rPr>
          <w:b/>
        </w:rPr>
        <w:t>Residential Tenancies Act 1997</w:t>
      </w:r>
      <w:r>
        <w:t xml:space="preserve"> applies to or in relation to a lease under this Division.</w:t>
      </w:r>
    </w:p>
    <w:p w14:paraId="51DE9411" w14:textId="77777777" w:rsidR="009C1390" w:rsidRPr="00D10CC8" w:rsidRDefault="009C1390" w:rsidP="00D10CC8">
      <w:pPr>
        <w:pStyle w:val="Heading-DIVISION"/>
        <w:rPr>
          <w:sz w:val="28"/>
        </w:rPr>
      </w:pPr>
      <w:bookmarkStart w:id="158" w:name="_Toc226010142"/>
      <w:r w:rsidRPr="00D10CC8">
        <w:rPr>
          <w:sz w:val="28"/>
        </w:rPr>
        <w:t>Division 6</w:t>
      </w:r>
      <w:r w:rsidRPr="00D10CC8">
        <w:rPr>
          <w:bCs/>
          <w:sz w:val="28"/>
        </w:rPr>
        <w:t>—</w:t>
      </w:r>
      <w:r w:rsidRPr="00D10CC8">
        <w:rPr>
          <w:sz w:val="28"/>
        </w:rPr>
        <w:t>Powers</w:t>
      </w:r>
      <w:r w:rsidR="00CF7B6F" w:rsidRPr="00D10CC8">
        <w:rPr>
          <w:sz w:val="28"/>
        </w:rPr>
        <w:t xml:space="preserve"> over other l</w:t>
      </w:r>
      <w:r w:rsidRPr="00D10CC8">
        <w:rPr>
          <w:sz w:val="28"/>
        </w:rPr>
        <w:t>and</w:t>
      </w:r>
      <w:bookmarkEnd w:id="158"/>
    </w:p>
    <w:p w14:paraId="62E330E8" w14:textId="77777777" w:rsidR="009C1390" w:rsidRDefault="009C1390" w:rsidP="009E119B">
      <w:pPr>
        <w:pStyle w:val="DraftHeading1"/>
        <w:tabs>
          <w:tab w:val="right" w:pos="680"/>
        </w:tabs>
        <w:ind w:left="850" w:hanging="850"/>
      </w:pPr>
      <w:r>
        <w:tab/>
      </w:r>
      <w:bookmarkStart w:id="159" w:name="_Toc226010143"/>
      <w:r>
        <w:t>119</w:t>
      </w:r>
      <w:r w:rsidR="009E119B">
        <w:tab/>
      </w:r>
      <w:r>
        <w:t>Land purchased by Authority</w:t>
      </w:r>
      <w:bookmarkEnd w:id="159"/>
    </w:p>
    <w:p w14:paraId="40D8213A" w14:textId="77777777" w:rsidR="009C1390" w:rsidRDefault="009C1390">
      <w:pPr>
        <w:pStyle w:val="BodySectionSub"/>
      </w:pPr>
      <w:r>
        <w:t>The Authority may sell, lease, licence or otherwise deal with any land purchased by the Authority under section 54.</w:t>
      </w:r>
    </w:p>
    <w:p w14:paraId="3E7F8BF5" w14:textId="77777777" w:rsidR="009C1390" w:rsidRDefault="009C1390" w:rsidP="009E119B">
      <w:pPr>
        <w:pStyle w:val="DraftHeading1"/>
        <w:tabs>
          <w:tab w:val="right" w:pos="680"/>
        </w:tabs>
        <w:ind w:left="850" w:hanging="850"/>
      </w:pPr>
      <w:r>
        <w:tab/>
      </w:r>
      <w:bookmarkStart w:id="160" w:name="_Toc226010144"/>
      <w:r>
        <w:t>120</w:t>
      </w:r>
      <w:r w:rsidR="009E119B">
        <w:tab/>
      </w:r>
      <w:r>
        <w:t>Authority may enter into agreements for land</w:t>
      </w:r>
      <w:bookmarkEnd w:id="160"/>
    </w:p>
    <w:p w14:paraId="3E290055" w14:textId="77777777" w:rsidR="009C1390" w:rsidRDefault="009C1390">
      <w:pPr>
        <w:pStyle w:val="DraftHeading2"/>
        <w:tabs>
          <w:tab w:val="right" w:pos="1247"/>
        </w:tabs>
        <w:ind w:left="1361" w:hanging="1361"/>
      </w:pPr>
      <w:r>
        <w:tab/>
        <w:t>(1)</w:t>
      </w:r>
      <w:r>
        <w:tab/>
        <w:t xml:space="preserve">The Authority alone or jointly with any other person may enter into an agreement with another person (the </w:t>
      </w:r>
      <w:r w:rsidRPr="007C431D">
        <w:rPr>
          <w:b/>
          <w:bCs/>
          <w:i/>
        </w:rPr>
        <w:t>purchaser</w:t>
      </w:r>
      <w:r>
        <w:t>) concerning the use or development of land purchased by the Authority under section 54—</w:t>
      </w:r>
    </w:p>
    <w:p w14:paraId="45FE9DE9" w14:textId="77777777" w:rsidR="009C1390" w:rsidRDefault="009C1390">
      <w:pPr>
        <w:pStyle w:val="DraftHeading3"/>
        <w:tabs>
          <w:tab w:val="right" w:pos="1758"/>
        </w:tabs>
        <w:ind w:left="1871" w:hanging="1871"/>
      </w:pPr>
      <w:r>
        <w:tab/>
        <w:t>(a)</w:t>
      </w:r>
      <w:r>
        <w:tab/>
        <w:t>on disposing of the whole of its interest in the land to the purchaser; or</w:t>
      </w:r>
    </w:p>
    <w:p w14:paraId="53FCD619" w14:textId="77777777" w:rsidR="009C1390" w:rsidRDefault="009C1390">
      <w:pPr>
        <w:pStyle w:val="DraftHeading3"/>
        <w:tabs>
          <w:tab w:val="right" w:pos="1758"/>
        </w:tabs>
        <w:ind w:left="1871" w:hanging="1871"/>
      </w:pPr>
      <w:r>
        <w:tab/>
        <w:t>(b)</w:t>
      </w:r>
      <w:r>
        <w:tab/>
        <w:t>in anticipation of disposing of the whole of its interest in the land to the purchaser.</w:t>
      </w:r>
    </w:p>
    <w:p w14:paraId="25AE70D9" w14:textId="77777777" w:rsidR="009C1390" w:rsidRDefault="009C1390">
      <w:pPr>
        <w:pStyle w:val="DraftHeading2"/>
        <w:tabs>
          <w:tab w:val="right" w:pos="1247"/>
        </w:tabs>
        <w:ind w:left="1361" w:hanging="1361"/>
      </w:pPr>
      <w:r>
        <w:tab/>
        <w:t>(2)</w:t>
      </w:r>
      <w:r>
        <w:tab/>
        <w:t xml:space="preserve">Division 2 of Part 9 of the </w:t>
      </w:r>
      <w:r>
        <w:rPr>
          <w:b/>
          <w:bCs/>
        </w:rPr>
        <w:t>Planning and Environment Act 1987</w:t>
      </w:r>
      <w:r>
        <w:t xml:space="preserve"> applies to an agreement under </w:t>
      </w:r>
      <w:r w:rsidR="00334E3E">
        <w:t>subsection</w:t>
      </w:r>
      <w:r>
        <w:t xml:space="preserve"> (1) as if—</w:t>
      </w:r>
    </w:p>
    <w:p w14:paraId="302C00A9" w14:textId="77777777" w:rsidR="009C1390" w:rsidRDefault="009C1390">
      <w:pPr>
        <w:pStyle w:val="DraftHeading3"/>
        <w:tabs>
          <w:tab w:val="right" w:pos="1758"/>
        </w:tabs>
        <w:ind w:left="1871" w:hanging="1871"/>
      </w:pPr>
      <w:r>
        <w:tab/>
        <w:t>(a)</w:t>
      </w:r>
      <w:r>
        <w:tab/>
        <w:t>that agreement were an agreement under that Division; and</w:t>
      </w:r>
    </w:p>
    <w:p w14:paraId="23222658" w14:textId="77777777" w:rsidR="009C1390" w:rsidRDefault="009C1390">
      <w:pPr>
        <w:pStyle w:val="DraftHeading3"/>
        <w:tabs>
          <w:tab w:val="right" w:pos="1758"/>
        </w:tabs>
        <w:ind w:left="1871" w:hanging="1871"/>
      </w:pPr>
      <w:r>
        <w:tab/>
        <w:t>(b)</w:t>
      </w:r>
      <w:r>
        <w:tab/>
        <w:t>that Division referred to the Authority instead of the responsible authority for the planning scheme; and</w:t>
      </w:r>
    </w:p>
    <w:p w14:paraId="7025B45D" w14:textId="77777777" w:rsidR="009C1390" w:rsidRDefault="009C1390">
      <w:pPr>
        <w:pStyle w:val="DraftHeading3"/>
        <w:tabs>
          <w:tab w:val="right" w:pos="1758"/>
        </w:tabs>
        <w:ind w:left="1871" w:hanging="1871"/>
      </w:pPr>
      <w:r>
        <w:tab/>
        <w:t>(c)</w:t>
      </w:r>
      <w:r>
        <w:tab/>
        <w:t>section 174(2)(c) were omitted; and</w:t>
      </w:r>
    </w:p>
    <w:p w14:paraId="71854F0A" w14:textId="77777777" w:rsidR="009C1390" w:rsidRDefault="009C1390">
      <w:pPr>
        <w:pStyle w:val="DraftHeading3"/>
        <w:tabs>
          <w:tab w:val="right" w:pos="1758"/>
        </w:tabs>
        <w:ind w:left="1871" w:hanging="1871"/>
      </w:pPr>
      <w:r>
        <w:lastRenderedPageBreak/>
        <w:tab/>
        <w:t>(d)</w:t>
      </w:r>
      <w:r>
        <w:tab/>
        <w:t>sections 177(2), 178 and 179(1) referred to the Minister administering this Act instead of the Minister.</w:t>
      </w:r>
    </w:p>
    <w:p w14:paraId="22362B32" w14:textId="77777777" w:rsidR="009C1390" w:rsidRDefault="009C1390" w:rsidP="009E119B">
      <w:pPr>
        <w:pStyle w:val="DraftHeading1"/>
        <w:tabs>
          <w:tab w:val="right" w:pos="680"/>
        </w:tabs>
        <w:ind w:left="850" w:hanging="850"/>
      </w:pPr>
      <w:r>
        <w:tab/>
      </w:r>
      <w:bookmarkStart w:id="161" w:name="_Toc226010145"/>
      <w:r>
        <w:t>121</w:t>
      </w:r>
      <w:r w:rsidR="009E119B">
        <w:tab/>
      </w:r>
      <w:r>
        <w:t>Surplus land</w:t>
      </w:r>
      <w:bookmarkEnd w:id="161"/>
    </w:p>
    <w:p w14:paraId="1323DAAF" w14:textId="77777777" w:rsidR="009C1390" w:rsidRDefault="009C1390">
      <w:pPr>
        <w:pStyle w:val="DraftHeading2"/>
        <w:tabs>
          <w:tab w:val="right" w:pos="1247"/>
        </w:tabs>
        <w:ind w:left="1361" w:hanging="1361"/>
      </w:pPr>
      <w:r>
        <w:tab/>
        <w:t>(1)</w:t>
      </w:r>
      <w:r>
        <w:tab/>
        <w:t xml:space="preserve">The Authority, with the approval of the Minister and the Minister administering section 12 of the </w:t>
      </w:r>
      <w:r>
        <w:rPr>
          <w:b/>
          <w:bCs/>
        </w:rPr>
        <w:t>Land Act 1958</w:t>
      </w:r>
      <w:r>
        <w:t>, may determine that certain Crown land in the Project area is not required for the Project and is surplus land.</w:t>
      </w:r>
    </w:p>
    <w:p w14:paraId="618923EB" w14:textId="77777777" w:rsidR="009C1390" w:rsidRDefault="009C1390">
      <w:pPr>
        <w:pStyle w:val="DraftHeading2"/>
        <w:tabs>
          <w:tab w:val="right" w:pos="1247"/>
        </w:tabs>
        <w:ind w:left="1361" w:hanging="1361"/>
      </w:pPr>
      <w:r>
        <w:tab/>
        <w:t>(2)</w:t>
      </w:r>
      <w:r>
        <w:tab/>
        <w:t>The Authority must publish a copy of a determination under this section in the Government Gazette.</w:t>
      </w:r>
    </w:p>
    <w:p w14:paraId="6533DEFD" w14:textId="77777777" w:rsidR="009C1390" w:rsidRDefault="009C1390">
      <w:pPr>
        <w:pStyle w:val="DraftHeading2"/>
        <w:tabs>
          <w:tab w:val="right" w:pos="1247"/>
        </w:tabs>
        <w:ind w:left="1361" w:hanging="1361"/>
      </w:pPr>
      <w:r>
        <w:tab/>
        <w:t>(3)</w:t>
      </w:r>
      <w:r>
        <w:tab/>
        <w:t>This section does not apply to—</w:t>
      </w:r>
    </w:p>
    <w:p w14:paraId="11FE69FA" w14:textId="77777777" w:rsidR="009C1390" w:rsidRDefault="009C1390">
      <w:pPr>
        <w:pStyle w:val="DraftHeading3"/>
        <w:tabs>
          <w:tab w:val="right" w:pos="1757"/>
        </w:tabs>
        <w:ind w:left="1871" w:hanging="1871"/>
      </w:pPr>
      <w:r>
        <w:tab/>
        <w:t>(a)</w:t>
      </w:r>
      <w:r>
        <w:tab/>
        <w:t xml:space="preserve">land reserved or deemed to be reserved under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or</w:t>
      </w:r>
    </w:p>
    <w:p w14:paraId="68345C08" w14:textId="77777777" w:rsidR="009C1390" w:rsidRDefault="009C1390">
      <w:pPr>
        <w:pStyle w:val="DraftHeading3"/>
        <w:tabs>
          <w:tab w:val="right" w:pos="1757"/>
        </w:tabs>
        <w:ind w:left="1871" w:hanging="1871"/>
      </w:pPr>
      <w:r>
        <w:tab/>
        <w:t>(b)</w:t>
      </w:r>
      <w:r>
        <w:tab/>
        <w:t>leased land; or</w:t>
      </w:r>
    </w:p>
    <w:p w14:paraId="3BBB924C" w14:textId="77777777" w:rsidR="009C1390" w:rsidRDefault="009C1390">
      <w:pPr>
        <w:pStyle w:val="DraftHeading3"/>
        <w:tabs>
          <w:tab w:val="right" w:pos="1757"/>
        </w:tabs>
        <w:ind w:left="1871" w:hanging="1871"/>
      </w:pPr>
      <w:r>
        <w:tab/>
        <w:t>(c)</w:t>
      </w:r>
      <w:r>
        <w:tab/>
        <w:t>licensed land; or</w:t>
      </w:r>
    </w:p>
    <w:p w14:paraId="25E83CF6" w14:textId="77777777" w:rsidR="009C1390" w:rsidRDefault="009C1390">
      <w:pPr>
        <w:pStyle w:val="DraftHeading3"/>
        <w:tabs>
          <w:tab w:val="right" w:pos="1757"/>
        </w:tabs>
        <w:ind w:left="1871" w:hanging="1871"/>
      </w:pPr>
      <w:r>
        <w:tab/>
        <w:t>(d)</w:t>
      </w:r>
      <w:r>
        <w:tab/>
        <w:t>land for which the Agreement requires a licence to be issued under Division 2 or a lease to be granted under Division 3.</w:t>
      </w:r>
    </w:p>
    <w:p w14:paraId="59776A8E" w14:textId="77777777" w:rsidR="009C1390" w:rsidRDefault="009C1390" w:rsidP="009E119B">
      <w:pPr>
        <w:pStyle w:val="DraftHeading1"/>
        <w:tabs>
          <w:tab w:val="right" w:pos="680"/>
        </w:tabs>
        <w:ind w:left="850" w:hanging="850"/>
      </w:pPr>
      <w:r>
        <w:tab/>
      </w:r>
      <w:bookmarkStart w:id="162" w:name="_Toc226010146"/>
      <w:r>
        <w:t>122</w:t>
      </w:r>
      <w:r w:rsidR="009E119B">
        <w:tab/>
      </w:r>
      <w:r>
        <w:t>Disposition of surplus land</w:t>
      </w:r>
      <w:bookmarkEnd w:id="162"/>
    </w:p>
    <w:p w14:paraId="553FA479" w14:textId="77777777" w:rsidR="009C1390" w:rsidRDefault="009C1390">
      <w:pPr>
        <w:pStyle w:val="DraftHeading2"/>
        <w:tabs>
          <w:tab w:val="right" w:pos="1247"/>
        </w:tabs>
        <w:ind w:left="1361" w:hanging="1361"/>
      </w:pPr>
      <w:r>
        <w:tab/>
        <w:t>(1)</w:t>
      </w:r>
      <w:r>
        <w:tab/>
        <w:t xml:space="preserve">The Authority, after consultation with the Minister administering section 12 of the </w:t>
      </w:r>
      <w:r>
        <w:rPr>
          <w:b/>
          <w:bCs/>
        </w:rPr>
        <w:t>Land Act 1958</w:t>
      </w:r>
      <w:r>
        <w:t>, may, on behalf of the Crown, sell, lease or licence surplus land.</w:t>
      </w:r>
    </w:p>
    <w:p w14:paraId="05959C76" w14:textId="77777777" w:rsidR="009C1390" w:rsidRDefault="009C1390">
      <w:pPr>
        <w:pStyle w:val="DraftHeading2"/>
        <w:tabs>
          <w:tab w:val="right" w:pos="1247"/>
        </w:tabs>
        <w:ind w:left="1361" w:hanging="1361"/>
      </w:pPr>
      <w:r>
        <w:tab/>
        <w:t>(2)</w:t>
      </w:r>
      <w:r>
        <w:tab/>
        <w:t>The proceeds of the sale of land under this section, less any costs incurred by the Authority in selling the land, must be paid into the Consolidated Fund.</w:t>
      </w:r>
    </w:p>
    <w:p w14:paraId="57A020ED" w14:textId="77777777" w:rsidR="009C1390" w:rsidRDefault="009C1390">
      <w:pPr>
        <w:pStyle w:val="DraftHeading2"/>
        <w:tabs>
          <w:tab w:val="right" w:pos="1247"/>
        </w:tabs>
        <w:ind w:left="1361" w:hanging="1361"/>
      </w:pPr>
      <w:r>
        <w:tab/>
        <w:t>(3)</w:t>
      </w:r>
      <w:r>
        <w:tab/>
        <w:t xml:space="preserve">This section applies despite anything to the contrary in the </w:t>
      </w:r>
      <w:r>
        <w:rPr>
          <w:b/>
          <w:bCs/>
        </w:rPr>
        <w:t>Land Act 1958</w:t>
      </w:r>
      <w:r>
        <w:t>.</w:t>
      </w:r>
    </w:p>
    <w:p w14:paraId="351BF792" w14:textId="77777777" w:rsidR="00D10CC8" w:rsidRPr="00D10CC8" w:rsidRDefault="00D10CC8" w:rsidP="00D10CC8">
      <w:pPr>
        <w:spacing w:after="180"/>
      </w:pPr>
      <w:r>
        <w:rPr>
          <w:caps/>
          <w:sz w:val="32"/>
        </w:rPr>
        <w:br w:type="page"/>
      </w:r>
    </w:p>
    <w:p w14:paraId="0CF55CDB" w14:textId="77777777" w:rsidR="009C1390" w:rsidRPr="00D10CC8" w:rsidRDefault="009C1390" w:rsidP="00D10CC8">
      <w:pPr>
        <w:pStyle w:val="Heading-PART"/>
        <w:rPr>
          <w:caps w:val="0"/>
          <w:sz w:val="32"/>
        </w:rPr>
      </w:pPr>
      <w:bookmarkStart w:id="163" w:name="_Toc226010147"/>
      <w:r w:rsidRPr="00D10CC8">
        <w:rPr>
          <w:caps w:val="0"/>
          <w:sz w:val="32"/>
        </w:rPr>
        <w:lastRenderedPageBreak/>
        <w:t>Part 6</w:t>
      </w:r>
      <w:r w:rsidRPr="00D10CC8">
        <w:rPr>
          <w:bCs/>
          <w:caps w:val="0"/>
          <w:sz w:val="32"/>
        </w:rPr>
        <w:t>—Statutory</w:t>
      </w:r>
      <w:r w:rsidRPr="00D10CC8">
        <w:rPr>
          <w:caps w:val="0"/>
          <w:sz w:val="32"/>
        </w:rPr>
        <w:t xml:space="preserve"> </w:t>
      </w:r>
      <w:r w:rsidR="001F713B" w:rsidRPr="00D10CC8">
        <w:rPr>
          <w:caps w:val="0"/>
          <w:sz w:val="32"/>
        </w:rPr>
        <w:t>p</w:t>
      </w:r>
      <w:r w:rsidRPr="00D10CC8">
        <w:rPr>
          <w:caps w:val="0"/>
          <w:sz w:val="32"/>
        </w:rPr>
        <w:t xml:space="preserve">owers and </w:t>
      </w:r>
      <w:r w:rsidR="001F713B" w:rsidRPr="00D10CC8">
        <w:rPr>
          <w:caps w:val="0"/>
          <w:sz w:val="32"/>
        </w:rPr>
        <w:t>e</w:t>
      </w:r>
      <w:r w:rsidRPr="00D10CC8">
        <w:rPr>
          <w:caps w:val="0"/>
          <w:sz w:val="32"/>
        </w:rPr>
        <w:t>xemptions</w:t>
      </w:r>
      <w:bookmarkEnd w:id="163"/>
    </w:p>
    <w:p w14:paraId="3BF7F59B" w14:textId="77777777" w:rsidR="009C1390" w:rsidRPr="00D10CC8" w:rsidRDefault="009C1390" w:rsidP="00D10CC8">
      <w:pPr>
        <w:pStyle w:val="Heading-DIVISION"/>
        <w:rPr>
          <w:sz w:val="28"/>
        </w:rPr>
      </w:pPr>
      <w:bookmarkStart w:id="164" w:name="_Toc226010148"/>
      <w:r w:rsidRPr="00D10CC8">
        <w:rPr>
          <w:sz w:val="28"/>
        </w:rPr>
        <w:t>Division 1</w:t>
      </w:r>
      <w:r w:rsidRPr="00D10CC8">
        <w:rPr>
          <w:bCs/>
          <w:sz w:val="28"/>
        </w:rPr>
        <w:t>—</w:t>
      </w:r>
      <w:r w:rsidRPr="00D10CC8">
        <w:rPr>
          <w:sz w:val="28"/>
        </w:rPr>
        <w:t xml:space="preserve">Planning </w:t>
      </w:r>
      <w:r w:rsidR="00CF7B6F" w:rsidRPr="00D10CC8">
        <w:rPr>
          <w:sz w:val="28"/>
        </w:rPr>
        <w:t>c</w:t>
      </w:r>
      <w:r w:rsidRPr="00D10CC8">
        <w:rPr>
          <w:sz w:val="28"/>
        </w:rPr>
        <w:t>ontrols</w:t>
      </w:r>
      <w:bookmarkEnd w:id="164"/>
    </w:p>
    <w:p w14:paraId="3296100E" w14:textId="77777777" w:rsidR="00105A38" w:rsidRDefault="00105A38" w:rsidP="00905A63">
      <w:pPr>
        <w:pStyle w:val="SideNote"/>
        <w:framePr w:wrap="around"/>
      </w:pPr>
      <w:r>
        <w:t>S. 123 amended by No. 81/2004 s. 50.</w:t>
      </w:r>
    </w:p>
    <w:p w14:paraId="41F2AD45" w14:textId="77777777" w:rsidR="009C1390" w:rsidRDefault="009C1390" w:rsidP="009E119B">
      <w:pPr>
        <w:pStyle w:val="DraftHeading1"/>
        <w:tabs>
          <w:tab w:val="right" w:pos="680"/>
        </w:tabs>
        <w:ind w:left="850" w:hanging="850"/>
      </w:pPr>
      <w:r>
        <w:tab/>
      </w:r>
      <w:bookmarkStart w:id="165" w:name="_Toc226010149"/>
      <w:r>
        <w:t>123</w:t>
      </w:r>
      <w:r w:rsidR="009E119B">
        <w:tab/>
      </w:r>
      <w:r>
        <w:t>Authority may be planning authority</w:t>
      </w:r>
      <w:bookmarkEnd w:id="165"/>
    </w:p>
    <w:p w14:paraId="15EE1526" w14:textId="77777777" w:rsidR="009C1390" w:rsidRDefault="009C1390">
      <w:pPr>
        <w:pStyle w:val="BodySectionSub"/>
      </w:pPr>
      <w:r>
        <w:t xml:space="preserve">The Authority may be authorised as a planning authority under </w:t>
      </w:r>
      <w:r w:rsidR="00105A38">
        <w:t xml:space="preserve">section 9 </w:t>
      </w:r>
      <w:r>
        <w:t xml:space="preserve">of the </w:t>
      </w:r>
      <w:r>
        <w:rPr>
          <w:b/>
          <w:bCs/>
        </w:rPr>
        <w:t>Planning and Environment Act 1987</w:t>
      </w:r>
      <w:r>
        <w:t xml:space="preserve"> in respect of the preparation of an amendment to a planning scheme for any part of the Extended Project area.</w:t>
      </w:r>
    </w:p>
    <w:p w14:paraId="69AE078D" w14:textId="77777777" w:rsidR="009C1390" w:rsidRDefault="009C1390" w:rsidP="009E119B">
      <w:pPr>
        <w:pStyle w:val="DraftHeading1"/>
        <w:tabs>
          <w:tab w:val="right" w:pos="680"/>
        </w:tabs>
        <w:ind w:left="850" w:hanging="850"/>
      </w:pPr>
      <w:r>
        <w:tab/>
      </w:r>
      <w:bookmarkStart w:id="166" w:name="_Toc226010150"/>
      <w:r>
        <w:t>124</w:t>
      </w:r>
      <w:r w:rsidR="009E119B">
        <w:tab/>
      </w:r>
      <w:r>
        <w:t>Authority to be responsible authority</w:t>
      </w:r>
      <w:bookmarkEnd w:id="166"/>
    </w:p>
    <w:p w14:paraId="5464A7A1" w14:textId="77777777" w:rsidR="009C1390" w:rsidRDefault="009C1390">
      <w:pPr>
        <w:pStyle w:val="DraftHeading2"/>
        <w:tabs>
          <w:tab w:val="right" w:pos="1247"/>
        </w:tabs>
        <w:ind w:left="1361" w:hanging="1361"/>
      </w:pPr>
      <w:r>
        <w:tab/>
        <w:t>(1)</w:t>
      </w:r>
      <w:r>
        <w:tab/>
        <w:t xml:space="preserve">The Minister administering the </w:t>
      </w:r>
      <w:r>
        <w:rPr>
          <w:b/>
          <w:bCs/>
        </w:rPr>
        <w:t>Planning and Environment Act 1987</w:t>
      </w:r>
      <w:r>
        <w:t xml:space="preserve"> on the recommendation of the Minister may appoint the Authority as the responsible authority for the administration and enforcement of any planning scheme or any part of a planning scheme. </w:t>
      </w:r>
    </w:p>
    <w:p w14:paraId="347FAB8C" w14:textId="77777777" w:rsidR="009C1390" w:rsidRDefault="009C1390">
      <w:pPr>
        <w:pStyle w:val="DraftHeading2"/>
        <w:tabs>
          <w:tab w:val="right" w:pos="1247"/>
        </w:tabs>
        <w:ind w:left="1361" w:hanging="1361"/>
      </w:pPr>
      <w:r>
        <w:tab/>
        <w:t>(2)</w:t>
      </w:r>
      <w:r>
        <w:tab/>
        <w:t xml:space="preserve">If the Authority is appointed under </w:t>
      </w:r>
      <w:r w:rsidR="00334E3E">
        <w:t>subsection</w:t>
      </w:r>
      <w:r>
        <w:t xml:space="preserve"> (1), it is deemed for the purposes of the </w:t>
      </w:r>
      <w:r>
        <w:rPr>
          <w:b/>
          <w:bCs/>
        </w:rPr>
        <w:t>Planning and Environment Act 1987</w:t>
      </w:r>
      <w:r>
        <w:t xml:space="preserve"> to be the responsible authority for the administration and enforcement of the planning scheme or the relevant part of a planning scheme.</w:t>
      </w:r>
    </w:p>
    <w:p w14:paraId="20E4EE75" w14:textId="77777777" w:rsidR="006A00F8" w:rsidRPr="006A00F8" w:rsidRDefault="006A00F8" w:rsidP="00905A63">
      <w:pPr>
        <w:pStyle w:val="SideNote"/>
        <w:framePr w:wrap="around"/>
      </w:pPr>
      <w:r>
        <w:t>S. 125 substituted by No. 14/2007 s. 16.</w:t>
      </w:r>
    </w:p>
    <w:p w14:paraId="099CB4C1" w14:textId="77777777" w:rsidR="006A00F8" w:rsidRPr="00553B7A" w:rsidRDefault="006A00F8" w:rsidP="006A00F8">
      <w:pPr>
        <w:pStyle w:val="DraftHeading1"/>
        <w:tabs>
          <w:tab w:val="right" w:pos="680"/>
        </w:tabs>
        <w:ind w:left="850" w:hanging="850"/>
      </w:pPr>
      <w:r>
        <w:tab/>
      </w:r>
      <w:bookmarkStart w:id="167" w:name="_Toc226010151"/>
      <w:r w:rsidRPr="006A00F8">
        <w:t>125</w:t>
      </w:r>
      <w:r>
        <w:tab/>
        <w:t>Authority to be referral authority</w:t>
      </w:r>
      <w:bookmarkEnd w:id="167"/>
    </w:p>
    <w:p w14:paraId="5BCF1712" w14:textId="77777777" w:rsidR="006A00F8" w:rsidRDefault="006A00F8" w:rsidP="006A00F8">
      <w:pPr>
        <w:pStyle w:val="DraftHeading2"/>
        <w:tabs>
          <w:tab w:val="right" w:pos="1247"/>
        </w:tabs>
        <w:ind w:left="1361" w:hanging="1361"/>
      </w:pPr>
      <w:r>
        <w:tab/>
      </w:r>
      <w:r w:rsidRPr="006A00F8">
        <w:t>(1)</w:t>
      </w:r>
      <w:r>
        <w:tab/>
        <w:t xml:space="preserve">The Authority is deemed to be specified as a referral authority in any planning scheme under the </w:t>
      </w:r>
      <w:r w:rsidRPr="00A26BA1">
        <w:rPr>
          <w:b/>
        </w:rPr>
        <w:t>Planning and Environment Act 1987</w:t>
      </w:r>
      <w:r>
        <w:t xml:space="preserve"> in relation to—</w:t>
      </w:r>
    </w:p>
    <w:p w14:paraId="32B4E7E7" w14:textId="77777777" w:rsidR="006A00F8" w:rsidRDefault="006A00F8" w:rsidP="006A00F8">
      <w:pPr>
        <w:pStyle w:val="DraftHeading3"/>
        <w:tabs>
          <w:tab w:val="right" w:pos="1757"/>
        </w:tabs>
        <w:ind w:left="1871" w:hanging="1871"/>
      </w:pPr>
      <w:r>
        <w:tab/>
      </w:r>
      <w:r w:rsidRPr="006A00F8">
        <w:t>(a)</w:t>
      </w:r>
      <w:r>
        <w:tab/>
        <w:t>land in the Extended Project area; and</w:t>
      </w:r>
    </w:p>
    <w:p w14:paraId="61316501" w14:textId="77777777" w:rsidR="006A00F8" w:rsidRDefault="006A00F8" w:rsidP="006A00F8">
      <w:pPr>
        <w:pStyle w:val="DraftHeading3"/>
        <w:tabs>
          <w:tab w:val="right" w:pos="1757"/>
        </w:tabs>
        <w:ind w:left="1871" w:hanging="1871"/>
      </w:pPr>
      <w:r>
        <w:tab/>
      </w:r>
      <w:r w:rsidRPr="006A00F8">
        <w:t>(b)</w:t>
      </w:r>
      <w:r>
        <w:tab/>
        <w:t>land in any additional referral area declared under subsection (2).</w:t>
      </w:r>
    </w:p>
    <w:p w14:paraId="3EFCBA45" w14:textId="77777777" w:rsidR="006A00F8" w:rsidRDefault="006A00F8" w:rsidP="006A00F8">
      <w:pPr>
        <w:pStyle w:val="DraftHeading2"/>
        <w:tabs>
          <w:tab w:val="right" w:pos="1247"/>
        </w:tabs>
        <w:ind w:left="1361" w:hanging="1361"/>
      </w:pPr>
      <w:r>
        <w:tab/>
      </w:r>
      <w:r w:rsidRPr="006A00F8">
        <w:t>(2)</w:t>
      </w:r>
      <w:r>
        <w:tab/>
        <w:t>The Minister may, by Order published in the Government Gazette, declare any area within 200</w:t>
      </w:r>
      <w:r w:rsidR="00877AE6">
        <w:t> </w:t>
      </w:r>
      <w:r>
        <w:t xml:space="preserve">metres of the boundary of the Extended </w:t>
      </w:r>
      <w:r>
        <w:lastRenderedPageBreak/>
        <w:t>Project area to be an additional referral area for the purposes of this section.</w:t>
      </w:r>
    </w:p>
    <w:p w14:paraId="0082B9EB" w14:textId="77777777" w:rsidR="006A00F8" w:rsidRDefault="006A00F8" w:rsidP="006A00F8">
      <w:pPr>
        <w:pStyle w:val="DraftHeading2"/>
        <w:tabs>
          <w:tab w:val="right" w:pos="1247"/>
        </w:tabs>
        <w:ind w:left="1361" w:hanging="1361"/>
      </w:pPr>
      <w:r>
        <w:tab/>
      </w:r>
      <w:r w:rsidRPr="006A00F8">
        <w:t>(3)</w:t>
      </w:r>
      <w:r>
        <w:tab/>
        <w:t>The Minister must not make an Order under subsection (2) unless the Minister has received the appropriate plans which have been—</w:t>
      </w:r>
    </w:p>
    <w:p w14:paraId="32231F79" w14:textId="77777777" w:rsidR="006A00F8" w:rsidRDefault="006A00F8" w:rsidP="006A00F8">
      <w:pPr>
        <w:pStyle w:val="DraftHeading3"/>
        <w:tabs>
          <w:tab w:val="right" w:pos="1757"/>
        </w:tabs>
        <w:ind w:left="1871" w:hanging="1871"/>
      </w:pPr>
      <w:r>
        <w:tab/>
      </w:r>
      <w:r w:rsidRPr="006A00F8">
        <w:t>(a)</w:t>
      </w:r>
      <w:r>
        <w:tab/>
        <w:t>signed by the Surveyor-General; and</w:t>
      </w:r>
    </w:p>
    <w:p w14:paraId="087B3A28" w14:textId="77777777" w:rsidR="006A00F8" w:rsidRDefault="006A00F8" w:rsidP="006A00F8">
      <w:pPr>
        <w:pStyle w:val="DraftHeading3"/>
        <w:tabs>
          <w:tab w:val="right" w:pos="1757"/>
        </w:tabs>
        <w:ind w:left="1871" w:hanging="1871"/>
      </w:pPr>
      <w:r>
        <w:tab/>
      </w:r>
      <w:r w:rsidRPr="006A00F8">
        <w:t>(b)</w:t>
      </w:r>
      <w:r>
        <w:tab/>
        <w:t>lodged in the Central Plan Office.</w:t>
      </w:r>
    </w:p>
    <w:p w14:paraId="7A72BD4C" w14:textId="77777777" w:rsidR="009C1390" w:rsidRDefault="009C1390" w:rsidP="009E119B">
      <w:pPr>
        <w:pStyle w:val="DraftHeading1"/>
        <w:tabs>
          <w:tab w:val="right" w:pos="680"/>
        </w:tabs>
        <w:ind w:left="850" w:hanging="850"/>
      </w:pPr>
      <w:r>
        <w:tab/>
      </w:r>
      <w:bookmarkStart w:id="168" w:name="_Toc226010152"/>
      <w:r>
        <w:t>126</w:t>
      </w:r>
      <w:r w:rsidR="009E119B">
        <w:tab/>
      </w:r>
      <w:r>
        <w:t>Application of planning laws</w:t>
      </w:r>
      <w:bookmarkEnd w:id="168"/>
    </w:p>
    <w:p w14:paraId="1ED50DFA" w14:textId="77777777" w:rsidR="009C1390" w:rsidRDefault="009C1390">
      <w:pPr>
        <w:pStyle w:val="DraftHeading2"/>
        <w:tabs>
          <w:tab w:val="right" w:pos="1247"/>
        </w:tabs>
        <w:ind w:left="1361" w:hanging="1361"/>
      </w:pPr>
      <w:r>
        <w:tab/>
        <w:t>(1)</w:t>
      </w:r>
      <w:r>
        <w:tab/>
        <w:t>This section applies to a use or development of land in the Extended Project area that is authorised by or under this Act or the Agreement for the purposes of the Project.</w:t>
      </w:r>
    </w:p>
    <w:p w14:paraId="6E85E757" w14:textId="77777777" w:rsidR="009C1390" w:rsidRDefault="009C1390">
      <w:pPr>
        <w:pStyle w:val="DraftHeading2"/>
        <w:tabs>
          <w:tab w:val="right" w:pos="1247"/>
        </w:tabs>
        <w:ind w:left="1361" w:hanging="1361"/>
        <w:rPr>
          <w:b/>
          <w:bCs/>
        </w:rPr>
      </w:pPr>
      <w:r>
        <w:tab/>
        <w:t>(2)</w:t>
      </w:r>
      <w:r>
        <w:tab/>
        <w:t xml:space="preserve">Nothing in a planning scheme under the </w:t>
      </w:r>
      <w:r>
        <w:rPr>
          <w:b/>
          <w:bCs/>
        </w:rPr>
        <w:t>Planning and Environment Act 1987</w:t>
      </w:r>
      <w:r>
        <w:rPr>
          <w:bCs/>
        </w:rPr>
        <w:t>—</w:t>
      </w:r>
    </w:p>
    <w:p w14:paraId="2208E54D" w14:textId="77777777" w:rsidR="009C1390" w:rsidRDefault="009C1390">
      <w:pPr>
        <w:pStyle w:val="DraftHeading3"/>
        <w:tabs>
          <w:tab w:val="right" w:pos="1757"/>
        </w:tabs>
        <w:ind w:left="1871" w:hanging="1871"/>
      </w:pPr>
      <w:r>
        <w:tab/>
        <w:t>(a)</w:t>
      </w:r>
      <w:r>
        <w:tab/>
        <w:t>requires a permit under that Act for the use or development; or</w:t>
      </w:r>
    </w:p>
    <w:p w14:paraId="4A5175A4" w14:textId="77777777" w:rsidR="009C1390" w:rsidRDefault="009C1390">
      <w:pPr>
        <w:pStyle w:val="DraftHeading3"/>
        <w:tabs>
          <w:tab w:val="right" w:pos="1757"/>
        </w:tabs>
        <w:ind w:left="1871" w:hanging="1871"/>
      </w:pPr>
      <w:r>
        <w:tab/>
        <w:t>(b)</w:t>
      </w:r>
      <w:r>
        <w:tab/>
        <w:t>prevents the use or development.</w:t>
      </w:r>
    </w:p>
    <w:p w14:paraId="321AF709" w14:textId="77777777" w:rsidR="009C1390" w:rsidRDefault="009C1390">
      <w:pPr>
        <w:pStyle w:val="DraftHeading2"/>
        <w:tabs>
          <w:tab w:val="right" w:pos="1247"/>
        </w:tabs>
        <w:ind w:left="1361" w:hanging="1361"/>
      </w:pPr>
      <w:r>
        <w:tab/>
        <w:t>(3)</w:t>
      </w:r>
      <w:r>
        <w:tab/>
        <w:t>This section does not apply to the traffic control centre.</w:t>
      </w:r>
    </w:p>
    <w:p w14:paraId="4F83E1AB" w14:textId="77777777" w:rsidR="009C1390" w:rsidRDefault="009C1390" w:rsidP="009E119B">
      <w:pPr>
        <w:pStyle w:val="DraftHeading1"/>
        <w:tabs>
          <w:tab w:val="right" w:pos="680"/>
        </w:tabs>
        <w:ind w:left="850" w:hanging="850"/>
      </w:pPr>
      <w:r>
        <w:tab/>
      </w:r>
      <w:bookmarkStart w:id="169" w:name="_Toc226010153"/>
      <w:r>
        <w:t>127</w:t>
      </w:r>
      <w:r w:rsidR="009E119B">
        <w:tab/>
      </w:r>
      <w:r>
        <w:t>Planning compensation</w:t>
      </w:r>
      <w:bookmarkEnd w:id="169"/>
    </w:p>
    <w:p w14:paraId="11754F51" w14:textId="77777777" w:rsidR="009C1390" w:rsidRDefault="009C1390">
      <w:pPr>
        <w:pStyle w:val="DraftHeading2"/>
        <w:tabs>
          <w:tab w:val="right" w:pos="1247"/>
        </w:tabs>
        <w:ind w:left="1361" w:hanging="1361"/>
      </w:pPr>
      <w:r>
        <w:tab/>
        <w:t>(1)</w:t>
      </w:r>
      <w:r>
        <w:tab/>
        <w:t xml:space="preserve">Despite anything to the contrary in Part 5 of the </w:t>
      </w:r>
      <w:r>
        <w:rPr>
          <w:b/>
        </w:rPr>
        <w:t>Planning and Environment Act 1987</w:t>
      </w:r>
      <w:r>
        <w:t xml:space="preserve"> or in a planning scheme or amendment under that Act, that Part applies as if—</w:t>
      </w:r>
    </w:p>
    <w:p w14:paraId="5C708302" w14:textId="77777777" w:rsidR="009C1390" w:rsidRDefault="009C1390">
      <w:pPr>
        <w:pStyle w:val="DraftHeading3"/>
        <w:tabs>
          <w:tab w:val="right" w:pos="1757"/>
        </w:tabs>
        <w:ind w:left="1871" w:hanging="1871"/>
      </w:pPr>
      <w:r>
        <w:tab/>
        <w:t>(a)</w:t>
      </w:r>
      <w:r>
        <w:tab/>
        <w:t>the Project area had been reserved for a public purpose under a planning scheme; and</w:t>
      </w:r>
    </w:p>
    <w:p w14:paraId="635EC07C" w14:textId="77777777" w:rsidR="009C1390" w:rsidRDefault="009C1390">
      <w:pPr>
        <w:pStyle w:val="DraftHeading3"/>
        <w:tabs>
          <w:tab w:val="right" w:pos="1757"/>
        </w:tabs>
        <w:ind w:left="1871" w:hanging="1871"/>
      </w:pPr>
      <w:r>
        <w:tab/>
        <w:t>(b)</w:t>
      </w:r>
      <w:r>
        <w:tab/>
        <w:t>the Authority was liable to pay any compensation under that Part that arises from that deemed reservation and no other planning authority, responsible authority, Minister or public authority was liable to pay compensation in respect of the Project area under that Part.</w:t>
      </w:r>
    </w:p>
    <w:p w14:paraId="450B504E" w14:textId="77777777" w:rsidR="009C1390" w:rsidRDefault="009C1390">
      <w:pPr>
        <w:pStyle w:val="DraftHeading2"/>
        <w:tabs>
          <w:tab w:val="right" w:pos="1247"/>
        </w:tabs>
        <w:ind w:left="1361" w:hanging="1361"/>
      </w:pPr>
      <w:r>
        <w:lastRenderedPageBreak/>
        <w:tab/>
        <w:t>(2)</w:t>
      </w:r>
      <w:r>
        <w:tab/>
        <w:t xml:space="preserve">On the revocation of the reservation under this Act of any reserved project land, </w:t>
      </w:r>
      <w:r w:rsidR="00334E3E">
        <w:t>subsection</w:t>
      </w:r>
      <w:r>
        <w:t xml:space="preserve"> (1) ceases to apply to that land.</w:t>
      </w:r>
    </w:p>
    <w:p w14:paraId="5E149275" w14:textId="77777777" w:rsidR="009C1390" w:rsidRPr="00D10CC8" w:rsidRDefault="009C1390" w:rsidP="00D10CC8">
      <w:pPr>
        <w:pStyle w:val="Heading-DIVISION"/>
        <w:rPr>
          <w:sz w:val="28"/>
        </w:rPr>
      </w:pPr>
      <w:bookmarkStart w:id="170" w:name="_Toc226010154"/>
      <w:r w:rsidRPr="00D10CC8">
        <w:rPr>
          <w:sz w:val="28"/>
        </w:rPr>
        <w:t>Division 2</w:t>
      </w:r>
      <w:r w:rsidRPr="00D10CC8">
        <w:rPr>
          <w:bCs/>
          <w:sz w:val="28"/>
        </w:rPr>
        <w:t>—</w:t>
      </w:r>
      <w:r w:rsidRPr="00D10CC8">
        <w:rPr>
          <w:sz w:val="28"/>
        </w:rPr>
        <w:t>Exemption fro</w:t>
      </w:r>
      <w:r w:rsidR="00952FB9">
        <w:rPr>
          <w:sz w:val="28"/>
        </w:rPr>
        <w:t>m other statutory </w:t>
      </w:r>
      <w:r w:rsidR="00CF7B6F" w:rsidRPr="00D10CC8">
        <w:rPr>
          <w:sz w:val="28"/>
        </w:rPr>
        <w:t>ap</w:t>
      </w:r>
      <w:r w:rsidRPr="00D10CC8">
        <w:rPr>
          <w:sz w:val="28"/>
        </w:rPr>
        <w:t>provals</w:t>
      </w:r>
      <w:bookmarkEnd w:id="170"/>
    </w:p>
    <w:p w14:paraId="56436F57" w14:textId="77777777" w:rsidR="009C1390" w:rsidRDefault="009C1390" w:rsidP="009E119B">
      <w:pPr>
        <w:pStyle w:val="DraftHeading1"/>
        <w:tabs>
          <w:tab w:val="right" w:pos="680"/>
        </w:tabs>
        <w:ind w:left="850" w:hanging="850"/>
      </w:pPr>
      <w:r>
        <w:tab/>
      </w:r>
      <w:bookmarkStart w:id="171" w:name="_Toc226010155"/>
      <w:r>
        <w:t>128</w:t>
      </w:r>
      <w:r w:rsidR="009E119B">
        <w:tab/>
      </w:r>
      <w:r>
        <w:t>Approvals of public bodies not required</w:t>
      </w:r>
      <w:bookmarkEnd w:id="171"/>
    </w:p>
    <w:p w14:paraId="74133877" w14:textId="77777777" w:rsidR="009C1390" w:rsidRDefault="009C1390">
      <w:pPr>
        <w:pStyle w:val="DraftHeading2"/>
        <w:tabs>
          <w:tab w:val="right" w:pos="1247"/>
        </w:tabs>
        <w:ind w:left="1361" w:hanging="1361"/>
      </w:pPr>
      <w:r>
        <w:tab/>
        <w:t>(1)</w:t>
      </w:r>
      <w:r>
        <w:tab/>
        <w:t>Subject to Part 8, but despite anything to the contrary in any other enactment or law, a permit, licence, consent, approval or other authority is not required from any person or body, other than the Authority (in accordance with the Agreement) or the Environment Protection Authority, for the carrying out of works for the purposes of the Project.</w:t>
      </w:r>
    </w:p>
    <w:p w14:paraId="206A2199" w14:textId="77777777" w:rsidR="009C1390" w:rsidRDefault="009C1390">
      <w:pPr>
        <w:pStyle w:val="DraftHeading2"/>
        <w:tabs>
          <w:tab w:val="right" w:pos="1247"/>
        </w:tabs>
        <w:ind w:left="1361" w:hanging="1361"/>
      </w:pPr>
      <w:r>
        <w:tab/>
        <w:t>(2)</w:t>
      </w:r>
      <w:r>
        <w:tab/>
        <w:t>Nothing in this section derogates from any requirement relating to standards of construction and safety that may apply under any other Act.</w:t>
      </w:r>
    </w:p>
    <w:p w14:paraId="2297A182" w14:textId="77777777" w:rsidR="009C1390" w:rsidRPr="00D10CC8" w:rsidRDefault="009C1390" w:rsidP="00D10CC8">
      <w:pPr>
        <w:pStyle w:val="Heading-DIVISION"/>
        <w:rPr>
          <w:sz w:val="28"/>
        </w:rPr>
      </w:pPr>
      <w:bookmarkStart w:id="172" w:name="_Toc226010156"/>
      <w:r w:rsidRPr="00D10CC8">
        <w:rPr>
          <w:sz w:val="28"/>
        </w:rPr>
        <w:t>Division 3</w:t>
      </w:r>
      <w:r w:rsidRPr="00D10CC8">
        <w:rPr>
          <w:bCs/>
          <w:sz w:val="28"/>
        </w:rPr>
        <w:t>—</w:t>
      </w:r>
      <w:r w:rsidRPr="00D10CC8">
        <w:rPr>
          <w:sz w:val="28"/>
        </w:rPr>
        <w:t xml:space="preserve">Application of </w:t>
      </w:r>
      <w:r w:rsidR="00CF7B6F" w:rsidRPr="00D10CC8">
        <w:rPr>
          <w:sz w:val="28"/>
        </w:rPr>
        <w:t>o</w:t>
      </w:r>
      <w:r w:rsidRPr="00D10CC8">
        <w:rPr>
          <w:sz w:val="28"/>
        </w:rPr>
        <w:t>ther Acts</w:t>
      </w:r>
      <w:bookmarkEnd w:id="172"/>
    </w:p>
    <w:p w14:paraId="2E1BB12C" w14:textId="77777777" w:rsidR="009C1390" w:rsidRDefault="009C1390" w:rsidP="009E119B">
      <w:pPr>
        <w:pStyle w:val="DraftHeading1"/>
        <w:tabs>
          <w:tab w:val="right" w:pos="680"/>
        </w:tabs>
        <w:ind w:left="850" w:hanging="850"/>
      </w:pPr>
      <w:r>
        <w:tab/>
      </w:r>
      <w:bookmarkStart w:id="173" w:name="_Toc226010157"/>
      <w:r>
        <w:t>129</w:t>
      </w:r>
      <w:r w:rsidR="009E119B">
        <w:tab/>
      </w:r>
      <w:r>
        <w:t>Building Act 1993</w:t>
      </w:r>
      <w:bookmarkEnd w:id="173"/>
    </w:p>
    <w:p w14:paraId="7768C09E" w14:textId="77777777" w:rsidR="009C1390" w:rsidRDefault="009C1390">
      <w:pPr>
        <w:pStyle w:val="DraftHeading2"/>
        <w:tabs>
          <w:tab w:val="right" w:pos="1247"/>
        </w:tabs>
        <w:ind w:left="1361" w:hanging="1361"/>
      </w:pPr>
      <w:r>
        <w:tab/>
        <w:t>(1)</w:t>
      </w:r>
      <w:r>
        <w:tab/>
        <w:t xml:space="preserve">The </w:t>
      </w:r>
      <w:r>
        <w:rPr>
          <w:b/>
          <w:bCs/>
        </w:rPr>
        <w:t>Building Act 1993</w:t>
      </w:r>
      <w:r>
        <w:t xml:space="preserve"> does not apply to or in relation to licensed land or leased land or to anything done on that land.</w:t>
      </w:r>
    </w:p>
    <w:p w14:paraId="08B27339" w14:textId="77777777" w:rsidR="009C1390" w:rsidRDefault="009C1390">
      <w:pPr>
        <w:pStyle w:val="DraftHeading2"/>
        <w:tabs>
          <w:tab w:val="right" w:pos="1247"/>
        </w:tabs>
        <w:ind w:left="1361" w:hanging="1361"/>
      </w:pPr>
      <w:r>
        <w:tab/>
        <w:t>(2)</w:t>
      </w:r>
      <w:r>
        <w:tab/>
        <w:t xml:space="preserve">Despite </w:t>
      </w:r>
      <w:r w:rsidR="00334E3E">
        <w:t>subsection</w:t>
      </w:r>
      <w:r>
        <w:t xml:space="preserve"> (1), the </w:t>
      </w:r>
      <w:r>
        <w:rPr>
          <w:b/>
          <w:bCs/>
        </w:rPr>
        <w:t>Building Act 1993</w:t>
      </w:r>
      <w:r>
        <w:t xml:space="preserve"> applies to and in relation to the traffic control centre.</w:t>
      </w:r>
    </w:p>
    <w:p w14:paraId="40FB1511" w14:textId="77777777" w:rsidR="009C1390" w:rsidRDefault="009C1390" w:rsidP="009E119B">
      <w:pPr>
        <w:pStyle w:val="DraftHeading1"/>
        <w:tabs>
          <w:tab w:val="right" w:pos="680"/>
        </w:tabs>
        <w:ind w:left="850" w:hanging="850"/>
      </w:pPr>
      <w:r>
        <w:tab/>
      </w:r>
      <w:bookmarkStart w:id="174" w:name="_Toc226010158"/>
      <w:r>
        <w:t>130</w:t>
      </w:r>
      <w:r w:rsidR="009E119B">
        <w:tab/>
      </w:r>
      <w:r>
        <w:t>Building and Construction Industry Security of Payment Act</w:t>
      </w:r>
      <w:r w:rsidR="00AE3B86">
        <w:t> </w:t>
      </w:r>
      <w:r>
        <w:t>2002</w:t>
      </w:r>
      <w:bookmarkEnd w:id="174"/>
    </w:p>
    <w:p w14:paraId="7B641253" w14:textId="77777777" w:rsidR="009C1390" w:rsidRDefault="009C1390">
      <w:pPr>
        <w:pStyle w:val="BodySectionSub"/>
      </w:pPr>
      <w:r>
        <w:t xml:space="preserve">The </w:t>
      </w:r>
      <w:r>
        <w:rPr>
          <w:b/>
          <w:bCs/>
        </w:rPr>
        <w:t>Building and Construction Industry Security of Payment Act 2002</w:t>
      </w:r>
      <w:r>
        <w:t xml:space="preserve"> does not apply to the Crown in respect of the Agreement or anything done under the Agreement.</w:t>
      </w:r>
    </w:p>
    <w:p w14:paraId="49200299" w14:textId="77777777" w:rsidR="0004321A" w:rsidRDefault="0004321A" w:rsidP="0004321A"/>
    <w:p w14:paraId="6C107894" w14:textId="77777777" w:rsidR="009C1390" w:rsidRDefault="009C1390" w:rsidP="009E119B">
      <w:pPr>
        <w:pStyle w:val="DraftHeading1"/>
        <w:tabs>
          <w:tab w:val="right" w:pos="680"/>
        </w:tabs>
        <w:ind w:left="850" w:hanging="850"/>
      </w:pPr>
      <w:r>
        <w:lastRenderedPageBreak/>
        <w:tab/>
      </w:r>
      <w:bookmarkStart w:id="175" w:name="_Toc226010159"/>
      <w:r>
        <w:t>131</w:t>
      </w:r>
      <w:r w:rsidR="009E119B">
        <w:tab/>
      </w:r>
      <w:r>
        <w:t>Mineral resources and extractive industry</w:t>
      </w:r>
      <w:bookmarkEnd w:id="175"/>
    </w:p>
    <w:p w14:paraId="4EEEAD2B" w14:textId="77777777" w:rsidR="000B461F" w:rsidRPr="000B461F" w:rsidRDefault="000B461F" w:rsidP="00905A63">
      <w:pPr>
        <w:pStyle w:val="SideNote"/>
        <w:framePr w:wrap="around"/>
      </w:pPr>
      <w:r>
        <w:t xml:space="preserve">S. 131(1) amended by No. </w:t>
      </w:r>
      <w:r w:rsidR="004F542D">
        <w:t>63/2006</w:t>
      </w:r>
      <w:r>
        <w:t xml:space="preserve"> s. 61(Sch. item 9).</w:t>
      </w:r>
    </w:p>
    <w:p w14:paraId="35761793" w14:textId="77777777" w:rsidR="009C1390" w:rsidRDefault="009C1390">
      <w:pPr>
        <w:pStyle w:val="DraftHeading2"/>
        <w:tabs>
          <w:tab w:val="right" w:pos="1247"/>
        </w:tabs>
        <w:ind w:left="1361" w:hanging="1361"/>
      </w:pPr>
      <w:r>
        <w:tab/>
        <w:t>(1)</w:t>
      </w:r>
      <w:r>
        <w:tab/>
        <w:t xml:space="preserve">The </w:t>
      </w:r>
      <w:r w:rsidR="000B461F" w:rsidRPr="00674180">
        <w:rPr>
          <w:b/>
          <w:bCs/>
        </w:rPr>
        <w:t>Mineral Resources (Sustainable Development) Act 1990</w:t>
      </w:r>
      <w:r>
        <w:t xml:space="preserve"> does not apply to or in relation to licensed land or leased land or to anything done on that land.</w:t>
      </w:r>
    </w:p>
    <w:p w14:paraId="0E732AC9" w14:textId="77777777" w:rsidR="009A44F4" w:rsidRDefault="009A44F4" w:rsidP="00905A63">
      <w:pPr>
        <w:pStyle w:val="SideNote"/>
        <w:framePr w:wrap="around"/>
      </w:pPr>
      <w:r>
        <w:t>S. 131(2) repealed by No. 6/2009 s. 50.</w:t>
      </w:r>
    </w:p>
    <w:p w14:paraId="733D2653" w14:textId="77777777" w:rsidR="009A44F4" w:rsidRDefault="009A44F4" w:rsidP="009A44F4">
      <w:pPr>
        <w:pStyle w:val="Stars"/>
      </w:pPr>
      <w:r>
        <w:tab/>
        <w:t>*</w:t>
      </w:r>
      <w:r>
        <w:tab/>
        <w:t>*</w:t>
      </w:r>
      <w:r>
        <w:tab/>
        <w:t>*</w:t>
      </w:r>
      <w:r>
        <w:tab/>
        <w:t>*</w:t>
      </w:r>
      <w:r>
        <w:tab/>
        <w:t>*</w:t>
      </w:r>
    </w:p>
    <w:p w14:paraId="0BF43F08" w14:textId="77777777" w:rsidR="009A44F4" w:rsidRDefault="009A44F4" w:rsidP="009A44F4"/>
    <w:p w14:paraId="3422D991" w14:textId="77777777" w:rsidR="009A44F4" w:rsidRPr="009A44F4" w:rsidRDefault="009A44F4" w:rsidP="009A44F4"/>
    <w:p w14:paraId="38016A57" w14:textId="77777777" w:rsidR="009C1390" w:rsidRDefault="009C1390">
      <w:pPr>
        <w:pStyle w:val="DraftHeading2"/>
        <w:tabs>
          <w:tab w:val="right" w:pos="1247"/>
        </w:tabs>
        <w:ind w:left="1361" w:hanging="1361"/>
      </w:pPr>
      <w:r>
        <w:tab/>
        <w:t>(3)</w:t>
      </w:r>
      <w:r>
        <w:tab/>
        <w:t xml:space="preserve">Section 204 of the </w:t>
      </w:r>
      <w:r>
        <w:rPr>
          <w:b/>
          <w:bCs/>
        </w:rPr>
        <w:t>Land Act 1958</w:t>
      </w:r>
      <w:r>
        <w:t xml:space="preserve"> does not apply to a licence issued under section 90(1) or to a lease granted under section 103.</w:t>
      </w:r>
    </w:p>
    <w:p w14:paraId="29595D34" w14:textId="77777777" w:rsidR="009C1390" w:rsidRDefault="009C1390">
      <w:pPr>
        <w:pStyle w:val="DraftHeading2"/>
        <w:tabs>
          <w:tab w:val="right" w:pos="1247"/>
        </w:tabs>
        <w:ind w:left="1361" w:hanging="1361"/>
      </w:pPr>
      <w:r>
        <w:tab/>
        <w:t>(4)</w:t>
      </w:r>
      <w:r>
        <w:tab/>
        <w:t xml:space="preserve">Section 205 of the </w:t>
      </w:r>
      <w:r>
        <w:rPr>
          <w:b/>
          <w:bCs/>
        </w:rPr>
        <w:t>Land Act 1958</w:t>
      </w:r>
      <w:r>
        <w:t xml:space="preserve"> does not apply to licensed land or leased land.</w:t>
      </w:r>
    </w:p>
    <w:p w14:paraId="6459664F" w14:textId="77777777" w:rsidR="009C1390" w:rsidRDefault="00300344" w:rsidP="00300344">
      <w:pPr>
        <w:pStyle w:val="DraftHeading2"/>
        <w:tabs>
          <w:tab w:val="right" w:pos="1247"/>
        </w:tabs>
        <w:ind w:left="1361" w:hanging="1361"/>
      </w:pPr>
      <w:r>
        <w:tab/>
      </w:r>
      <w:r w:rsidR="009C1390" w:rsidRPr="00300344">
        <w:t>(5)</w:t>
      </w:r>
      <w:r w:rsidR="009C1390">
        <w:tab/>
        <w:t>Nothing in this section affects the ownership by the Crown of minerals.</w:t>
      </w:r>
    </w:p>
    <w:p w14:paraId="54B6DD68" w14:textId="77777777" w:rsidR="00D10CC8" w:rsidRPr="00661206" w:rsidRDefault="00D10CC8">
      <w:pPr>
        <w:suppressLineNumbers w:val="0"/>
        <w:overflowPunct/>
        <w:autoSpaceDE/>
        <w:autoSpaceDN/>
        <w:adjustRightInd/>
        <w:spacing w:before="0"/>
        <w:textAlignment w:val="auto"/>
        <w:rPr>
          <w:szCs w:val="24"/>
        </w:rPr>
      </w:pPr>
    </w:p>
    <w:p w14:paraId="0658D087" w14:textId="77777777" w:rsidR="009C1390" w:rsidRPr="00D10CC8" w:rsidRDefault="009C1390" w:rsidP="00D10CC8">
      <w:pPr>
        <w:pStyle w:val="Heading-PART"/>
        <w:rPr>
          <w:caps w:val="0"/>
          <w:sz w:val="32"/>
        </w:rPr>
      </w:pPr>
      <w:r w:rsidRPr="00D10CC8">
        <w:rPr>
          <w:caps w:val="0"/>
          <w:sz w:val="32"/>
        </w:rPr>
        <w:br w:type="page"/>
      </w:r>
      <w:bookmarkStart w:id="176" w:name="_Toc226010160"/>
      <w:r w:rsidRPr="00D10CC8">
        <w:rPr>
          <w:caps w:val="0"/>
          <w:sz w:val="32"/>
        </w:rPr>
        <w:lastRenderedPageBreak/>
        <w:t>Part 7</w:t>
      </w:r>
      <w:r w:rsidRPr="00D10CC8">
        <w:rPr>
          <w:bCs/>
          <w:caps w:val="0"/>
          <w:sz w:val="32"/>
        </w:rPr>
        <w:t>—</w:t>
      </w:r>
      <w:r w:rsidRPr="00D10CC8">
        <w:rPr>
          <w:caps w:val="0"/>
          <w:sz w:val="32"/>
        </w:rPr>
        <w:t xml:space="preserve">Road </w:t>
      </w:r>
      <w:r w:rsidR="001F713B" w:rsidRPr="00D10CC8">
        <w:rPr>
          <w:caps w:val="0"/>
          <w:sz w:val="32"/>
        </w:rPr>
        <w:t>m</w:t>
      </w:r>
      <w:r w:rsidRPr="00D10CC8">
        <w:rPr>
          <w:caps w:val="0"/>
          <w:sz w:val="32"/>
        </w:rPr>
        <w:t>anagement</w:t>
      </w:r>
      <w:bookmarkEnd w:id="176"/>
    </w:p>
    <w:p w14:paraId="1844742E" w14:textId="77777777" w:rsidR="009C1390" w:rsidRPr="00D10CC8" w:rsidRDefault="009C1390" w:rsidP="00D10CC8">
      <w:pPr>
        <w:pStyle w:val="Heading-DIVISION"/>
        <w:rPr>
          <w:sz w:val="28"/>
        </w:rPr>
      </w:pPr>
      <w:bookmarkStart w:id="177" w:name="_Toc226010161"/>
      <w:r w:rsidRPr="00D10CC8">
        <w:rPr>
          <w:sz w:val="28"/>
        </w:rPr>
        <w:t>Division 1—Application</w:t>
      </w:r>
      <w:bookmarkEnd w:id="177"/>
    </w:p>
    <w:p w14:paraId="1529D7D7" w14:textId="77777777" w:rsidR="009C1390" w:rsidRDefault="009C1390" w:rsidP="009E119B">
      <w:pPr>
        <w:pStyle w:val="DraftHeading1"/>
        <w:tabs>
          <w:tab w:val="right" w:pos="680"/>
        </w:tabs>
        <w:ind w:left="850" w:hanging="850"/>
      </w:pPr>
      <w:r>
        <w:tab/>
      </w:r>
      <w:bookmarkStart w:id="178" w:name="_Toc226010162"/>
      <w:r>
        <w:t>132</w:t>
      </w:r>
      <w:r w:rsidR="009E119B">
        <w:tab/>
      </w:r>
      <w:r>
        <w:t>Powers under Road Management Act 2004</w:t>
      </w:r>
      <w:bookmarkEnd w:id="178"/>
    </w:p>
    <w:p w14:paraId="0149FF64" w14:textId="77777777" w:rsidR="009C1390" w:rsidRDefault="009C1390">
      <w:pPr>
        <w:pStyle w:val="BodySectionSub"/>
      </w:pPr>
      <w:r>
        <w:t xml:space="preserve">The powers conferred on the Freeway Corporation under this Part are in addition to any powers conferred on the Freeway Corporation under the </w:t>
      </w:r>
      <w:r>
        <w:rPr>
          <w:b/>
          <w:bCs/>
        </w:rPr>
        <w:t>Road Management Act 2004</w:t>
      </w:r>
      <w:r>
        <w:t>.</w:t>
      </w:r>
    </w:p>
    <w:p w14:paraId="0ED76038" w14:textId="77777777" w:rsidR="009C1390" w:rsidRPr="00D10CC8" w:rsidRDefault="009C1390" w:rsidP="00D10CC8">
      <w:pPr>
        <w:pStyle w:val="Heading-DIVISION"/>
        <w:rPr>
          <w:sz w:val="28"/>
        </w:rPr>
      </w:pPr>
      <w:bookmarkStart w:id="179" w:name="_Toc226010163"/>
      <w:r w:rsidRPr="00D10CC8">
        <w:rPr>
          <w:sz w:val="28"/>
        </w:rPr>
        <w:t>Division 2</w:t>
      </w:r>
      <w:r w:rsidRPr="00D10CC8">
        <w:rPr>
          <w:bCs/>
          <w:sz w:val="28"/>
        </w:rPr>
        <w:t>—</w:t>
      </w:r>
      <w:r w:rsidRPr="00D10CC8">
        <w:rPr>
          <w:sz w:val="28"/>
        </w:rPr>
        <w:t>Constructi</w:t>
      </w:r>
      <w:r w:rsidR="00952FB9">
        <w:rPr>
          <w:sz w:val="28"/>
        </w:rPr>
        <w:t>on powers in relation to </w:t>
      </w:r>
      <w:r w:rsidR="00CF7B6F" w:rsidRPr="00D10CC8">
        <w:rPr>
          <w:sz w:val="28"/>
        </w:rPr>
        <w:t>ro</w:t>
      </w:r>
      <w:r w:rsidRPr="00D10CC8">
        <w:rPr>
          <w:sz w:val="28"/>
        </w:rPr>
        <w:t>ads</w:t>
      </w:r>
      <w:bookmarkEnd w:id="179"/>
    </w:p>
    <w:p w14:paraId="7793035B" w14:textId="77777777" w:rsidR="009C1390" w:rsidRDefault="009C1390" w:rsidP="009E119B">
      <w:pPr>
        <w:pStyle w:val="DraftHeading1"/>
        <w:tabs>
          <w:tab w:val="right" w:pos="680"/>
        </w:tabs>
        <w:ind w:left="850" w:hanging="850"/>
      </w:pPr>
      <w:r>
        <w:tab/>
      </w:r>
      <w:bookmarkStart w:id="180" w:name="_Toc226010164"/>
      <w:r>
        <w:t>133</w:t>
      </w:r>
      <w:r w:rsidR="009E119B">
        <w:tab/>
      </w:r>
      <w:r>
        <w:t>Powers relating to roads</w:t>
      </w:r>
      <w:bookmarkEnd w:id="180"/>
    </w:p>
    <w:p w14:paraId="5DF4BC8B" w14:textId="77777777" w:rsidR="009C1390" w:rsidRDefault="009C1390">
      <w:pPr>
        <w:pStyle w:val="DraftHeading2"/>
        <w:tabs>
          <w:tab w:val="right" w:pos="1247"/>
        </w:tabs>
        <w:ind w:left="1361" w:hanging="1361"/>
      </w:pPr>
      <w:r>
        <w:tab/>
        <w:t>(1)</w:t>
      </w:r>
      <w:r>
        <w:tab/>
        <w:t>The Authority, for the purposes of facilitating the construction of the Project, may—</w:t>
      </w:r>
    </w:p>
    <w:p w14:paraId="10F21A1C" w14:textId="77777777" w:rsidR="009C1390" w:rsidRDefault="009C1390">
      <w:pPr>
        <w:pStyle w:val="DraftHeading3"/>
        <w:tabs>
          <w:tab w:val="right" w:pos="1757"/>
        </w:tabs>
        <w:ind w:left="1871" w:hanging="1871"/>
      </w:pPr>
      <w:r>
        <w:tab/>
        <w:t>(a)</w:t>
      </w:r>
      <w:r>
        <w:tab/>
        <w:t>open, discontinue, construct, relocate or realign any road; and</w:t>
      </w:r>
    </w:p>
    <w:p w14:paraId="32E05015" w14:textId="77777777" w:rsidR="009C1390" w:rsidRDefault="009C1390">
      <w:pPr>
        <w:pStyle w:val="DraftHeading3"/>
        <w:tabs>
          <w:tab w:val="right" w:pos="1757"/>
        </w:tabs>
        <w:ind w:left="1871" w:hanging="1871"/>
      </w:pPr>
      <w:r>
        <w:tab/>
        <w:t>(b)</w:t>
      </w:r>
      <w:r>
        <w:tab/>
        <w:t>close any road to traffic.</w:t>
      </w:r>
    </w:p>
    <w:p w14:paraId="626CFA09" w14:textId="77777777" w:rsidR="009C1390" w:rsidRDefault="009C1390">
      <w:pPr>
        <w:pStyle w:val="DraftHeading2"/>
        <w:tabs>
          <w:tab w:val="right" w:pos="1247"/>
        </w:tabs>
        <w:ind w:left="1361" w:hanging="1361"/>
      </w:pPr>
      <w:r>
        <w:tab/>
        <w:t>(2)</w:t>
      </w:r>
      <w:r>
        <w:tab/>
        <w:t xml:space="preserve">Without limiting </w:t>
      </w:r>
      <w:r w:rsidR="00334E3E">
        <w:t>subsection</w:t>
      </w:r>
      <w:r>
        <w:t xml:space="preserve"> (1), the Authority may—</w:t>
      </w:r>
    </w:p>
    <w:p w14:paraId="09C12542" w14:textId="77777777" w:rsidR="009C1390" w:rsidRDefault="009C1390">
      <w:pPr>
        <w:pStyle w:val="DraftHeading3"/>
        <w:tabs>
          <w:tab w:val="right" w:pos="1757"/>
        </w:tabs>
        <w:ind w:left="1871" w:hanging="1871"/>
      </w:pPr>
      <w:r>
        <w:tab/>
        <w:t>(a)</w:t>
      </w:r>
      <w:r>
        <w:tab/>
        <w:t>carry out improvements to roads in the Extended Project area; and</w:t>
      </w:r>
    </w:p>
    <w:p w14:paraId="51BEFD5D" w14:textId="77777777" w:rsidR="009C1390" w:rsidRDefault="009C1390">
      <w:pPr>
        <w:pStyle w:val="DraftHeading3"/>
        <w:tabs>
          <w:tab w:val="right" w:pos="1757"/>
        </w:tabs>
        <w:ind w:left="1871" w:hanging="1871"/>
      </w:pPr>
      <w:r>
        <w:tab/>
        <w:t>(b)</w:t>
      </w:r>
      <w:r>
        <w:tab/>
        <w:t>carry roads over or under any road constructed or to be constructed in the Extended Project area; and</w:t>
      </w:r>
    </w:p>
    <w:p w14:paraId="270AAEF4" w14:textId="77777777" w:rsidR="009C1390" w:rsidRDefault="009C1390">
      <w:pPr>
        <w:pStyle w:val="DraftHeading3"/>
        <w:tabs>
          <w:tab w:val="right" w:pos="1757"/>
        </w:tabs>
        <w:ind w:left="1871" w:hanging="1871"/>
      </w:pPr>
      <w:r>
        <w:tab/>
        <w:t>(c)</w:t>
      </w:r>
      <w:r>
        <w:tab/>
        <w:t>carry any road constructed or to be constructed in the Extended Project area over or under other roads; and</w:t>
      </w:r>
    </w:p>
    <w:p w14:paraId="5FE69C22" w14:textId="77777777" w:rsidR="009C1390" w:rsidRDefault="009C1390">
      <w:pPr>
        <w:pStyle w:val="DraftHeading3"/>
        <w:tabs>
          <w:tab w:val="right" w:pos="1757"/>
        </w:tabs>
        <w:ind w:left="1871" w:hanging="1871"/>
      </w:pPr>
      <w:r>
        <w:tab/>
        <w:t>(d)</w:t>
      </w:r>
      <w:r>
        <w:tab/>
        <w:t>cause fences, posts or other structures to be erected along any road constructed or to be constructed in the Extended Project area or along or across any entrance, approach or means of access to any road constructed or to be constructed in the Extended Project area.</w:t>
      </w:r>
    </w:p>
    <w:p w14:paraId="2D00A7DC" w14:textId="77777777" w:rsidR="009C1390" w:rsidRDefault="009C1390">
      <w:pPr>
        <w:pStyle w:val="DraftHeading2"/>
        <w:tabs>
          <w:tab w:val="right" w:pos="1247"/>
        </w:tabs>
        <w:ind w:left="1361" w:hanging="1361"/>
      </w:pPr>
      <w:r>
        <w:lastRenderedPageBreak/>
        <w:tab/>
        <w:t>(3)</w:t>
      </w:r>
      <w:r>
        <w:tab/>
        <w:t xml:space="preserve">The Governor in Council, by Order published in the Government Gazette, may provide for any vesting or divesting of lands necessary because of the exercise of any powers under </w:t>
      </w:r>
      <w:r w:rsidR="00334E3E">
        <w:t>subsection</w:t>
      </w:r>
      <w:r>
        <w:t xml:space="preserve"> (1) or</w:t>
      </w:r>
      <w:r w:rsidR="00FB2462">
        <w:t> </w:t>
      </w:r>
      <w:r>
        <w:t>(2).</w:t>
      </w:r>
    </w:p>
    <w:p w14:paraId="0D345ECB" w14:textId="77777777" w:rsidR="009C1390" w:rsidRDefault="009C1390" w:rsidP="009E119B">
      <w:pPr>
        <w:pStyle w:val="DraftHeading1"/>
        <w:tabs>
          <w:tab w:val="right" w:pos="680"/>
        </w:tabs>
        <w:ind w:left="850" w:hanging="850"/>
      </w:pPr>
      <w:r>
        <w:tab/>
      </w:r>
      <w:bookmarkStart w:id="181" w:name="_Toc226010165"/>
      <w:r>
        <w:t>134</w:t>
      </w:r>
      <w:r w:rsidR="009E119B">
        <w:tab/>
      </w:r>
      <w:r>
        <w:t>Authority to comply with Agreement</w:t>
      </w:r>
      <w:bookmarkEnd w:id="181"/>
    </w:p>
    <w:p w14:paraId="2D254A3E" w14:textId="77777777" w:rsidR="009C1390" w:rsidRDefault="009C1390">
      <w:pPr>
        <w:pStyle w:val="BodySectionSub"/>
      </w:pPr>
      <w:r>
        <w:t>The Authority must not exercise its powers under section 133 in a manner that is inconsistent with the Agreement.</w:t>
      </w:r>
    </w:p>
    <w:p w14:paraId="0A9E04B8" w14:textId="77777777" w:rsidR="009C1390" w:rsidRDefault="009C1390" w:rsidP="009E119B">
      <w:pPr>
        <w:pStyle w:val="DraftHeading1"/>
        <w:tabs>
          <w:tab w:val="right" w:pos="680"/>
        </w:tabs>
        <w:ind w:left="850" w:hanging="850"/>
      </w:pPr>
      <w:r>
        <w:tab/>
      </w:r>
      <w:bookmarkStart w:id="182" w:name="_Toc226010166"/>
      <w:r>
        <w:t>135</w:t>
      </w:r>
      <w:r w:rsidR="009E119B">
        <w:tab/>
      </w:r>
      <w:r>
        <w:t>Authority to advise road authority before exercising power</w:t>
      </w:r>
      <w:bookmarkEnd w:id="182"/>
    </w:p>
    <w:p w14:paraId="6B27B24D" w14:textId="77777777" w:rsidR="009C1390" w:rsidRDefault="009C1390" w:rsidP="002D5BE6">
      <w:pPr>
        <w:pStyle w:val="BodySectionSub"/>
      </w:pPr>
      <w:r>
        <w:t>The Authority must advise the relevant road authority before exercising any power under section 133, unless the exercise of that power is provided for in the Agreement.</w:t>
      </w:r>
    </w:p>
    <w:p w14:paraId="6CF01B4C" w14:textId="77777777" w:rsidR="009C1390" w:rsidRDefault="009C1390" w:rsidP="009E119B">
      <w:pPr>
        <w:pStyle w:val="DraftHeading1"/>
        <w:tabs>
          <w:tab w:val="right" w:pos="680"/>
        </w:tabs>
        <w:ind w:left="850" w:hanging="850"/>
      </w:pPr>
      <w:r>
        <w:tab/>
      </w:r>
      <w:bookmarkStart w:id="183" w:name="_Toc226010167"/>
      <w:r>
        <w:t>136</w:t>
      </w:r>
      <w:r w:rsidR="009E119B">
        <w:tab/>
      </w:r>
      <w:r>
        <w:t>Exercise of powers by road authority</w:t>
      </w:r>
      <w:bookmarkEnd w:id="183"/>
    </w:p>
    <w:p w14:paraId="52541F08" w14:textId="77777777" w:rsidR="009C1390" w:rsidRDefault="009C1390" w:rsidP="002D5BE6">
      <w:pPr>
        <w:pStyle w:val="BodySectionSub"/>
      </w:pPr>
      <w:r>
        <w:t>A road authority must not exercise its powers in a manner that is inconsistent with the Agreement or with the exercise by the Authority of its powers under section 133.</w:t>
      </w:r>
    </w:p>
    <w:p w14:paraId="00374975" w14:textId="77777777" w:rsidR="009C1390" w:rsidRDefault="009C1390" w:rsidP="009E119B">
      <w:pPr>
        <w:pStyle w:val="DraftHeading1"/>
        <w:tabs>
          <w:tab w:val="right" w:pos="680"/>
        </w:tabs>
        <w:ind w:left="850" w:hanging="850"/>
      </w:pPr>
      <w:r>
        <w:tab/>
      </w:r>
      <w:bookmarkStart w:id="184" w:name="_Toc226010168"/>
      <w:r>
        <w:t>137</w:t>
      </w:r>
      <w:r w:rsidR="009E119B">
        <w:tab/>
      </w:r>
      <w:r>
        <w:t>Effect of decision about road</w:t>
      </w:r>
      <w:bookmarkEnd w:id="184"/>
    </w:p>
    <w:p w14:paraId="6409AEEC" w14:textId="77777777" w:rsidR="009C1390" w:rsidRDefault="009C1390">
      <w:pPr>
        <w:pStyle w:val="DraftHeading2"/>
        <w:tabs>
          <w:tab w:val="right" w:pos="1247"/>
        </w:tabs>
        <w:ind w:left="1361" w:hanging="1361"/>
      </w:pPr>
      <w:r>
        <w:tab/>
        <w:t>(1)</w:t>
      </w:r>
      <w:r>
        <w:tab/>
        <w:t>A decision under section 133 to open, discontinue, construct, relocate or realign a road has no effect until the Authority causes notice of it to be published in—</w:t>
      </w:r>
    </w:p>
    <w:p w14:paraId="62886E06" w14:textId="77777777" w:rsidR="009C1390" w:rsidRDefault="009C1390">
      <w:pPr>
        <w:pStyle w:val="DraftHeading3"/>
        <w:tabs>
          <w:tab w:val="right" w:pos="1757"/>
        </w:tabs>
        <w:ind w:left="1871" w:hanging="1871"/>
      </w:pPr>
      <w:r>
        <w:tab/>
        <w:t>(a)</w:t>
      </w:r>
      <w:r>
        <w:tab/>
        <w:t>the Government Gazette; and</w:t>
      </w:r>
    </w:p>
    <w:p w14:paraId="26F1BFB0" w14:textId="77777777" w:rsidR="009C1390" w:rsidRDefault="009C1390">
      <w:pPr>
        <w:pStyle w:val="DraftHeading3"/>
        <w:tabs>
          <w:tab w:val="right" w:pos="1757"/>
        </w:tabs>
        <w:ind w:left="1871" w:hanging="1871"/>
      </w:pPr>
      <w:r>
        <w:tab/>
        <w:t>(b)</w:t>
      </w:r>
      <w:r>
        <w:tab/>
        <w:t>in a newspaper circulating generally throughout the area affected by the decision.</w:t>
      </w:r>
    </w:p>
    <w:p w14:paraId="23537ECF" w14:textId="77777777" w:rsidR="009C1390" w:rsidRDefault="009C1390">
      <w:pPr>
        <w:pStyle w:val="DraftHeading2"/>
        <w:tabs>
          <w:tab w:val="right" w:pos="1247"/>
        </w:tabs>
        <w:ind w:left="1361" w:hanging="1361"/>
      </w:pPr>
      <w:r>
        <w:tab/>
        <w:t>(2)</w:t>
      </w:r>
      <w:r>
        <w:tab/>
        <w:t xml:space="preserve">On the publication under </w:t>
      </w:r>
      <w:r w:rsidR="00334E3E">
        <w:t>subsection</w:t>
      </w:r>
      <w:r>
        <w:t xml:space="preserve"> (1) of a decision discontinuing, realigning or relocating a road—</w:t>
      </w:r>
    </w:p>
    <w:p w14:paraId="553483B2" w14:textId="77777777" w:rsidR="009C1390" w:rsidRDefault="009C1390">
      <w:pPr>
        <w:pStyle w:val="DraftHeading3"/>
        <w:tabs>
          <w:tab w:val="right" w:pos="1757"/>
        </w:tabs>
        <w:ind w:left="1871" w:hanging="1871"/>
      </w:pPr>
      <w:r>
        <w:tab/>
        <w:t>(a)</w:t>
      </w:r>
      <w:r>
        <w:tab/>
        <w:t>the land over which the discontinued, realigned or relocated road ran ceases to be a road; and</w:t>
      </w:r>
    </w:p>
    <w:p w14:paraId="5AAD1BDA" w14:textId="77777777" w:rsidR="009C1390" w:rsidRDefault="009C1390">
      <w:pPr>
        <w:pStyle w:val="DraftHeading3"/>
        <w:tabs>
          <w:tab w:val="right" w:pos="1757"/>
        </w:tabs>
        <w:ind w:left="1871" w:hanging="1871"/>
      </w:pPr>
      <w:r>
        <w:lastRenderedPageBreak/>
        <w:tab/>
        <w:t>(b)</w:t>
      </w:r>
      <w:r>
        <w:tab/>
        <w:t>all rights, easements and privileges existing or claimed in the land either in the public or by any body or person as incident to any express or implied grant, or past dedication or supposed dedication or by user or operation of law or otherwise, cease; and</w:t>
      </w:r>
    </w:p>
    <w:p w14:paraId="3E127261" w14:textId="77777777" w:rsidR="009C1390" w:rsidRDefault="009C1390">
      <w:pPr>
        <w:pStyle w:val="DraftHeading3"/>
        <w:tabs>
          <w:tab w:val="right" w:pos="1757"/>
        </w:tabs>
        <w:ind w:left="1871" w:hanging="1871"/>
      </w:pPr>
      <w:r>
        <w:tab/>
        <w:t>(c)</w:t>
      </w:r>
      <w:r>
        <w:tab/>
        <w:t>the land is deemed to be unalienated land of the Crown freed and discharged from all trusts, limitations, reservations, restrictions, encumbrances, estates and interests; and</w:t>
      </w:r>
    </w:p>
    <w:p w14:paraId="64BADA90" w14:textId="77777777" w:rsidR="009C1390" w:rsidRDefault="009C1390">
      <w:pPr>
        <w:pStyle w:val="DraftHeading3"/>
        <w:tabs>
          <w:tab w:val="right" w:pos="1757"/>
        </w:tabs>
        <w:ind w:left="1871" w:hanging="1871"/>
      </w:pPr>
      <w:r>
        <w:tab/>
        <w:t>(d)</w:t>
      </w:r>
      <w:r>
        <w:tab/>
        <w:t xml:space="preserve">if the decision provides for the land to be reserved for the purposes of the Project, the land is deemed to be temporarily reserved under section 4(1) of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 xml:space="preserve"> for public purposes, being, in particular, the purposes of the Project.</w:t>
      </w:r>
    </w:p>
    <w:p w14:paraId="6F5FB2A8" w14:textId="77777777" w:rsidR="009C1390" w:rsidRDefault="009C1390">
      <w:pPr>
        <w:pStyle w:val="DraftHeading2"/>
        <w:tabs>
          <w:tab w:val="right" w:pos="1247"/>
        </w:tabs>
        <w:ind w:left="1361" w:hanging="1361"/>
      </w:pPr>
      <w:r>
        <w:tab/>
        <w:t>(3)</w:t>
      </w:r>
      <w:r>
        <w:tab/>
        <w:t xml:space="preserve">The reservation under </w:t>
      </w:r>
      <w:r w:rsidR="00334E3E">
        <w:t>subsection</w:t>
      </w:r>
      <w:r>
        <w:t xml:space="preserve"> (2)(d) may be amended, revoked and otherwise dealt with in accordance with the </w:t>
      </w:r>
      <w:smartTag w:uri="urn:schemas-microsoft-com:office:smarttags" w:element="place">
        <w:smartTag w:uri="urn:schemas-microsoft-com:office:smarttags" w:element="PlaceName">
          <w:r>
            <w:rPr>
              <w:b/>
              <w:bCs/>
            </w:rPr>
            <w:t>Crown</w:t>
          </w:r>
        </w:smartTag>
        <w:r>
          <w:rPr>
            <w:b/>
            <w:bCs/>
          </w:rPr>
          <w:t xml:space="preserve"> </w:t>
        </w:r>
        <w:smartTag w:uri="urn:schemas-microsoft-com:office:smarttags" w:element="PlaceType">
          <w:r>
            <w:rPr>
              <w:b/>
              <w:bCs/>
            </w:rPr>
            <w:t>Land</w:t>
          </w:r>
        </w:smartTag>
      </w:smartTag>
      <w:r>
        <w:rPr>
          <w:b/>
          <w:bCs/>
        </w:rPr>
        <w:t xml:space="preserve"> (Reserves) Act 1978</w:t>
      </w:r>
      <w:r>
        <w:t>.</w:t>
      </w:r>
    </w:p>
    <w:p w14:paraId="4555C9E5" w14:textId="77777777" w:rsidR="009C1390" w:rsidRDefault="009C1390">
      <w:pPr>
        <w:pStyle w:val="DraftHeading2"/>
        <w:tabs>
          <w:tab w:val="right" w:pos="1247"/>
        </w:tabs>
        <w:ind w:left="1361" w:hanging="1361"/>
      </w:pPr>
      <w:r>
        <w:tab/>
        <w:t>(4)</w:t>
      </w:r>
      <w:r>
        <w:tab/>
        <w:t>This section applies despite anything to the contrary in section 10 of the</w:t>
      </w:r>
      <w:r>
        <w:rPr>
          <w:b/>
          <w:bCs/>
        </w:rPr>
        <w:t xml:space="preserve"> Road Management Act 2004</w:t>
      </w:r>
      <w:r>
        <w:t xml:space="preserve"> or any other Act.</w:t>
      </w:r>
    </w:p>
    <w:p w14:paraId="072F4191" w14:textId="77777777" w:rsidR="009C1390" w:rsidRDefault="009C1390" w:rsidP="009E119B">
      <w:pPr>
        <w:pStyle w:val="DraftHeading1"/>
        <w:tabs>
          <w:tab w:val="right" w:pos="680"/>
        </w:tabs>
        <w:ind w:left="850" w:hanging="850"/>
      </w:pPr>
      <w:r>
        <w:tab/>
      </w:r>
      <w:bookmarkStart w:id="185" w:name="_Toc226010169"/>
      <w:r>
        <w:t>138</w:t>
      </w:r>
      <w:r w:rsidR="009E119B">
        <w:tab/>
      </w:r>
      <w:r>
        <w:t>Temporary closure of roads to traffic</w:t>
      </w:r>
      <w:bookmarkEnd w:id="185"/>
    </w:p>
    <w:p w14:paraId="3AF31651" w14:textId="77777777" w:rsidR="009C1390" w:rsidRDefault="009C1390">
      <w:pPr>
        <w:pStyle w:val="BodySectionSub"/>
      </w:pPr>
      <w:r>
        <w:t>For the purposes of facilitating the construction of the Project, the Authority may temporarily close a road to traffic if the Authority considers it necessary to do so so that works on the road or neighbouring land can be carried out.</w:t>
      </w:r>
    </w:p>
    <w:p w14:paraId="1AABF593" w14:textId="77777777" w:rsidR="009C1390" w:rsidRDefault="009C1390" w:rsidP="009E119B">
      <w:pPr>
        <w:pStyle w:val="DraftHeading1"/>
        <w:tabs>
          <w:tab w:val="right" w:pos="680"/>
        </w:tabs>
        <w:ind w:left="850" w:hanging="850"/>
      </w:pPr>
      <w:r>
        <w:tab/>
      </w:r>
      <w:bookmarkStart w:id="186" w:name="_Toc226010170"/>
      <w:r>
        <w:t>139</w:t>
      </w:r>
      <w:r w:rsidR="009E119B">
        <w:tab/>
      </w:r>
      <w:r>
        <w:t>Powers of Freeway Corporation in relation to existing roads</w:t>
      </w:r>
      <w:bookmarkEnd w:id="186"/>
    </w:p>
    <w:p w14:paraId="51F8BB34" w14:textId="77777777" w:rsidR="009C1390" w:rsidRDefault="009C1390">
      <w:pPr>
        <w:pStyle w:val="DraftHeading2"/>
        <w:tabs>
          <w:tab w:val="right" w:pos="1247"/>
        </w:tabs>
        <w:ind w:left="1361" w:hanging="1361"/>
      </w:pPr>
      <w:r>
        <w:tab/>
        <w:t>(1)</w:t>
      </w:r>
      <w:r>
        <w:tab/>
        <w:t>The Freeway Corporation has all the powers of the Authority under sections 133 and 138 for the purposes of the Project in respect of roads specified in the Agreement.</w:t>
      </w:r>
    </w:p>
    <w:p w14:paraId="4E329993" w14:textId="77777777" w:rsidR="009C1390" w:rsidRDefault="009C1390">
      <w:pPr>
        <w:pStyle w:val="DraftHeading2"/>
        <w:tabs>
          <w:tab w:val="right" w:pos="1247"/>
        </w:tabs>
        <w:ind w:left="1361" w:hanging="1361"/>
      </w:pPr>
      <w:r>
        <w:lastRenderedPageBreak/>
        <w:tab/>
        <w:t>(2)</w:t>
      </w:r>
      <w:r>
        <w:tab/>
        <w:t>The Freeway Corporation, with the agreement of the Authority, may exercise any of the powers of the Authority under sections 133 and 138 for the purposes of the Project in respect of any road not specified in the Agreement.</w:t>
      </w:r>
    </w:p>
    <w:p w14:paraId="063A7486" w14:textId="77777777" w:rsidR="009C1390" w:rsidRDefault="009C1390">
      <w:pPr>
        <w:pStyle w:val="DraftHeading2"/>
        <w:tabs>
          <w:tab w:val="right" w:pos="1247"/>
        </w:tabs>
        <w:ind w:left="1361" w:hanging="1361"/>
      </w:pPr>
      <w:r>
        <w:tab/>
        <w:t>(3)</w:t>
      </w:r>
      <w:r>
        <w:tab/>
        <w:t>If the Freeway Corporation exercises a power under this section, it must do so in a manner that—</w:t>
      </w:r>
    </w:p>
    <w:p w14:paraId="0B94DD2C" w14:textId="77777777" w:rsidR="009C1390" w:rsidRDefault="009C1390">
      <w:pPr>
        <w:pStyle w:val="DraftHeading3"/>
        <w:tabs>
          <w:tab w:val="right" w:pos="1757"/>
        </w:tabs>
        <w:ind w:left="1871" w:hanging="1871"/>
      </w:pPr>
      <w:r>
        <w:tab/>
        <w:t>(a)</w:t>
      </w:r>
      <w:r>
        <w:tab/>
        <w:t>is not inconsistent with the Agreement; and</w:t>
      </w:r>
    </w:p>
    <w:p w14:paraId="68F5A611" w14:textId="77777777" w:rsidR="009C1390" w:rsidRDefault="009C1390">
      <w:pPr>
        <w:pStyle w:val="DraftHeading3"/>
        <w:tabs>
          <w:tab w:val="right" w:pos="1757"/>
        </w:tabs>
        <w:ind w:left="1871" w:hanging="1871"/>
      </w:pPr>
      <w:r>
        <w:tab/>
        <w:t>(b)</w:t>
      </w:r>
      <w:r>
        <w:tab/>
        <w:t>is consistent with any requirements of the Authority.</w:t>
      </w:r>
    </w:p>
    <w:p w14:paraId="32F0C626" w14:textId="77777777" w:rsidR="009C1390" w:rsidRDefault="009C1390">
      <w:pPr>
        <w:pStyle w:val="DraftHeading2"/>
        <w:tabs>
          <w:tab w:val="right" w:pos="1247"/>
        </w:tabs>
        <w:ind w:left="1361" w:hanging="1361"/>
      </w:pPr>
      <w:r>
        <w:tab/>
        <w:t>(4)</w:t>
      </w:r>
      <w:r>
        <w:tab/>
        <w:t>The Freeway Corporation must advise the Authority and the relevant road authority before exercising any power under this section, unless the exercise of that power is provided for in the Agreement.</w:t>
      </w:r>
    </w:p>
    <w:p w14:paraId="59EE6FD4" w14:textId="77777777" w:rsidR="009C1390" w:rsidRDefault="009C1390">
      <w:pPr>
        <w:pStyle w:val="DraftHeading2"/>
        <w:tabs>
          <w:tab w:val="right" w:pos="1247"/>
        </w:tabs>
        <w:ind w:left="1361" w:hanging="1361"/>
      </w:pPr>
      <w:r>
        <w:tab/>
        <w:t>(5)</w:t>
      </w:r>
      <w:r>
        <w:tab/>
        <w:t>A road authority must not exercise its powers in a manner that is inconsistent with the exercise by the Freeway Corporation of its powers under this section.</w:t>
      </w:r>
    </w:p>
    <w:p w14:paraId="2B44F18E" w14:textId="77777777" w:rsidR="008C58A5" w:rsidRPr="006D20AB" w:rsidRDefault="008C58A5" w:rsidP="00905A63">
      <w:pPr>
        <w:pStyle w:val="SideNote"/>
        <w:framePr w:wrap="around"/>
      </w:pPr>
      <w:r>
        <w:t xml:space="preserve">S. 140 </w:t>
      </w:r>
      <w:r>
        <w:rPr>
          <w:bCs/>
        </w:rPr>
        <w:t xml:space="preserve">amended by No. </w:t>
      </w:r>
      <w:r w:rsidR="00472BA1">
        <w:rPr>
          <w:bCs/>
        </w:rPr>
        <w:t>95/2005</w:t>
      </w:r>
      <w:r>
        <w:rPr>
          <w:bCs/>
        </w:rPr>
        <w:t xml:space="preserve"> s. 4(4)(b).</w:t>
      </w:r>
    </w:p>
    <w:p w14:paraId="0EF3B0C0" w14:textId="77777777" w:rsidR="009C1390" w:rsidRDefault="009C1390" w:rsidP="009E119B">
      <w:pPr>
        <w:pStyle w:val="DraftHeading1"/>
        <w:tabs>
          <w:tab w:val="right" w:pos="680"/>
        </w:tabs>
        <w:ind w:left="850" w:hanging="850"/>
      </w:pPr>
      <w:r>
        <w:tab/>
      </w:r>
      <w:bookmarkStart w:id="187" w:name="_Toc226010171"/>
      <w:r>
        <w:t>140</w:t>
      </w:r>
      <w:r w:rsidR="009E119B">
        <w:tab/>
      </w:r>
      <w:r>
        <w:t>Restriction on powers to close or discontinue roads</w:t>
      </w:r>
      <w:bookmarkEnd w:id="187"/>
    </w:p>
    <w:p w14:paraId="35D07943" w14:textId="77777777" w:rsidR="009C1390" w:rsidRDefault="009C1390">
      <w:pPr>
        <w:pStyle w:val="BodySectionSub"/>
      </w:pPr>
      <w:r>
        <w:t xml:space="preserve">Nothing in this Act permits the Authority or the Freeway Corporation to close to traffic or discontinue a road for the purpose of increasing traffic on </w:t>
      </w:r>
      <w:r w:rsidR="008C58A5">
        <w:t>EastLink</w:t>
      </w:r>
      <w:r>
        <w:t>.</w:t>
      </w:r>
    </w:p>
    <w:p w14:paraId="19C8CC12" w14:textId="77777777" w:rsidR="009C1390" w:rsidRDefault="009C1390" w:rsidP="009E119B">
      <w:pPr>
        <w:pStyle w:val="DraftHeading1"/>
        <w:tabs>
          <w:tab w:val="right" w:pos="680"/>
        </w:tabs>
        <w:ind w:left="850" w:hanging="850"/>
      </w:pPr>
      <w:r>
        <w:tab/>
      </w:r>
      <w:bookmarkStart w:id="188" w:name="_Toc226010172"/>
      <w:r>
        <w:t>141</w:t>
      </w:r>
      <w:r w:rsidR="009E119B">
        <w:tab/>
      </w:r>
      <w:r>
        <w:t>Compensation for denial of access</w:t>
      </w:r>
      <w:bookmarkEnd w:id="188"/>
    </w:p>
    <w:p w14:paraId="47498204" w14:textId="77777777" w:rsidR="009C1390" w:rsidRDefault="009C1390">
      <w:pPr>
        <w:pStyle w:val="DraftHeading2"/>
        <w:tabs>
          <w:tab w:val="right" w:pos="1247"/>
        </w:tabs>
        <w:ind w:left="1361" w:hanging="1361"/>
      </w:pPr>
      <w:r>
        <w:tab/>
        <w:t>(1)</w:t>
      </w:r>
      <w:r>
        <w:tab/>
        <w:t xml:space="preserve">Subject to </w:t>
      </w:r>
      <w:r w:rsidR="00334E3E">
        <w:t>subsection</w:t>
      </w:r>
      <w:r>
        <w:t xml:space="preserve"> (2), the Authority is liable to pay compensation in accordance with this section if the effect of a decision made under this Division to discontinue, realign or relocate a road is that existing access to any land is denied.</w:t>
      </w:r>
    </w:p>
    <w:p w14:paraId="6A0DA51F" w14:textId="77777777" w:rsidR="009C1390" w:rsidRDefault="009C1390"/>
    <w:p w14:paraId="28849604" w14:textId="77777777" w:rsidR="009C1390" w:rsidRDefault="009C1390"/>
    <w:p w14:paraId="017BE5AF" w14:textId="77777777" w:rsidR="009C1390" w:rsidRDefault="009C1390"/>
    <w:p w14:paraId="09270FF8" w14:textId="77777777" w:rsidR="009C1390" w:rsidRDefault="009C1390">
      <w:pPr>
        <w:pStyle w:val="DraftHeading2"/>
        <w:tabs>
          <w:tab w:val="right" w:pos="1247"/>
        </w:tabs>
        <w:ind w:left="1361" w:hanging="1361"/>
      </w:pPr>
      <w:r>
        <w:lastRenderedPageBreak/>
        <w:tab/>
        <w:t>(2)</w:t>
      </w:r>
      <w:r>
        <w:tab/>
        <w:t>Compensation is not payable under this section for the denial of access if—</w:t>
      </w:r>
    </w:p>
    <w:p w14:paraId="3A9C42B6" w14:textId="77777777" w:rsidR="009C1390" w:rsidRDefault="009C1390">
      <w:pPr>
        <w:pStyle w:val="DraftHeading3"/>
        <w:tabs>
          <w:tab w:val="right" w:pos="1757"/>
        </w:tabs>
        <w:ind w:left="1871" w:hanging="1871"/>
      </w:pPr>
      <w:r>
        <w:tab/>
        <w:t>(a)</w:t>
      </w:r>
      <w:r>
        <w:tab/>
        <w:t>there is adequate existing alternative access to the land; or</w:t>
      </w:r>
    </w:p>
    <w:p w14:paraId="17B80624" w14:textId="77777777" w:rsidR="009C1390" w:rsidRDefault="009C1390">
      <w:pPr>
        <w:pStyle w:val="DraftHeading3"/>
        <w:tabs>
          <w:tab w:val="right" w:pos="1757"/>
        </w:tabs>
        <w:ind w:left="1871" w:hanging="1871"/>
      </w:pPr>
      <w:r>
        <w:tab/>
        <w:t>(b)</w:t>
      </w:r>
      <w:r>
        <w:tab/>
        <w:t>the Authority provides, or agrees to provide, adequate alternative access to the land; or</w:t>
      </w:r>
    </w:p>
    <w:p w14:paraId="09D04FEC" w14:textId="77777777" w:rsidR="009C1390" w:rsidRDefault="009C1390">
      <w:pPr>
        <w:pStyle w:val="DraftHeading3"/>
        <w:tabs>
          <w:tab w:val="right" w:pos="1757"/>
        </w:tabs>
        <w:ind w:left="1871" w:hanging="1871"/>
      </w:pPr>
      <w:r>
        <w:tab/>
        <w:t>(c)</w:t>
      </w:r>
      <w:r>
        <w:tab/>
        <w:t xml:space="preserve">the Authority has begun compulsory acquisition procedures under the </w:t>
      </w:r>
      <w:r>
        <w:rPr>
          <w:b/>
          <w:bCs/>
        </w:rPr>
        <w:t>Land Acquisition and Compensation Act 1986</w:t>
      </w:r>
      <w:r>
        <w:t xml:space="preserve"> for the land to which access is denied; or</w:t>
      </w:r>
    </w:p>
    <w:p w14:paraId="1796D718" w14:textId="77777777" w:rsidR="009C1390" w:rsidRDefault="009C1390">
      <w:pPr>
        <w:pStyle w:val="DraftHeading3"/>
        <w:tabs>
          <w:tab w:val="right" w:pos="1757"/>
        </w:tabs>
        <w:ind w:left="1871" w:hanging="1871"/>
      </w:pPr>
      <w:r>
        <w:tab/>
        <w:t>(d)</w:t>
      </w:r>
      <w:r>
        <w:tab/>
        <w:t>a claim for compensation is not served on the Authority within one year of the making of the decision under this Division.</w:t>
      </w:r>
    </w:p>
    <w:p w14:paraId="10C67CB4" w14:textId="77777777" w:rsidR="009C1390" w:rsidRDefault="009C1390">
      <w:pPr>
        <w:pStyle w:val="DraftHeading2"/>
        <w:tabs>
          <w:tab w:val="right" w:pos="1247"/>
        </w:tabs>
        <w:ind w:left="1361" w:hanging="1361"/>
      </w:pPr>
      <w:r>
        <w:tab/>
        <w:t>(3)</w:t>
      </w:r>
      <w:r>
        <w:tab/>
        <w:t>For the purposes of determining whether alternative access to the land is adequate, no regard is to be had as to which stream of traffic has access to the land.</w:t>
      </w:r>
    </w:p>
    <w:p w14:paraId="29AAB5B9" w14:textId="77777777" w:rsidR="009C1390" w:rsidRDefault="009C1390">
      <w:pPr>
        <w:pStyle w:val="DraftHeading2"/>
        <w:tabs>
          <w:tab w:val="right" w:pos="1247"/>
        </w:tabs>
        <w:ind w:left="1361" w:hanging="1361"/>
      </w:pPr>
      <w:r>
        <w:tab/>
        <w:t>(4)</w:t>
      </w:r>
      <w:r>
        <w:tab/>
        <w:t>Compensation is to be determined on the basis of the diminution in the value of the land to which access is denied as a direct result of the loss of access to that land.</w:t>
      </w:r>
    </w:p>
    <w:p w14:paraId="150A33C1" w14:textId="77777777" w:rsidR="009C1390" w:rsidRDefault="009C1390">
      <w:pPr>
        <w:pStyle w:val="DraftHeading2"/>
        <w:tabs>
          <w:tab w:val="right" w:pos="1247"/>
        </w:tabs>
        <w:ind w:left="1361" w:hanging="1361"/>
      </w:pPr>
      <w:r>
        <w:tab/>
        <w:t>(5)</w:t>
      </w:r>
      <w:r>
        <w:tab/>
        <w:t xml:space="preserve">Parts 10 and 11 and section 37 of the </w:t>
      </w:r>
      <w:r>
        <w:rPr>
          <w:b/>
          <w:bCs/>
        </w:rPr>
        <w:t>Land Acquisition and Compensation Act 1986</w:t>
      </w:r>
      <w:r>
        <w:t>, with any necessary modifications, apply to the determination of compensation under this section as if the claim were a claim under section 37 of that Act.</w:t>
      </w:r>
    </w:p>
    <w:p w14:paraId="437039C5" w14:textId="77777777" w:rsidR="009C1390" w:rsidRDefault="009C1390">
      <w:pPr>
        <w:pStyle w:val="DraftHeading2"/>
        <w:tabs>
          <w:tab w:val="right" w:pos="1247"/>
        </w:tabs>
        <w:ind w:left="1361" w:hanging="1361"/>
      </w:pPr>
      <w:r>
        <w:tab/>
        <w:t>(6)</w:t>
      </w:r>
      <w:r>
        <w:tab/>
        <w:t xml:space="preserve">Section 127 of the </w:t>
      </w:r>
      <w:r>
        <w:rPr>
          <w:b/>
          <w:bCs/>
        </w:rPr>
        <w:t>Road Management Act 2004</w:t>
      </w:r>
      <w:r>
        <w:t xml:space="preserve"> does not apply in respect of any matter for which compensation is payable under this Division.</w:t>
      </w:r>
    </w:p>
    <w:p w14:paraId="43651F6C" w14:textId="77777777" w:rsidR="009C1390" w:rsidRDefault="009C1390"/>
    <w:p w14:paraId="19733872" w14:textId="77777777" w:rsidR="009C1390" w:rsidRDefault="009C1390"/>
    <w:p w14:paraId="74492874" w14:textId="77777777" w:rsidR="009C1390" w:rsidRDefault="009C1390"/>
    <w:p w14:paraId="35A1EF70" w14:textId="77777777" w:rsidR="009C1390" w:rsidRDefault="009C1390" w:rsidP="009E119B">
      <w:pPr>
        <w:pStyle w:val="DraftHeading1"/>
        <w:tabs>
          <w:tab w:val="right" w:pos="680"/>
        </w:tabs>
        <w:ind w:left="850" w:hanging="850"/>
      </w:pPr>
      <w:r>
        <w:lastRenderedPageBreak/>
        <w:tab/>
      </w:r>
      <w:bookmarkStart w:id="189" w:name="_Toc226010173"/>
      <w:r>
        <w:t>142</w:t>
      </w:r>
      <w:r w:rsidR="009E119B">
        <w:tab/>
      </w:r>
      <w:r>
        <w:t>Freeway Corporation to be responsible for road management for</w:t>
      </w:r>
      <w:r w:rsidR="00AE3B86">
        <w:t> </w:t>
      </w:r>
      <w:r>
        <w:t>certain roads on licensed land</w:t>
      </w:r>
      <w:bookmarkEnd w:id="189"/>
    </w:p>
    <w:p w14:paraId="206B7AEC" w14:textId="77777777" w:rsidR="009C1390" w:rsidRDefault="009C1390">
      <w:pPr>
        <w:pStyle w:val="DraftHeading2"/>
        <w:tabs>
          <w:tab w:val="right" w:pos="1247"/>
        </w:tabs>
        <w:ind w:left="1361" w:hanging="1361"/>
      </w:pPr>
      <w:r>
        <w:tab/>
        <w:t>(1)</w:t>
      </w:r>
      <w:r>
        <w:tab/>
        <w:t>The Minister may from time to time declare that the Freeway Corporation is to be the responsible road authority for a road or part of a road on licensed land.</w:t>
      </w:r>
    </w:p>
    <w:p w14:paraId="56578467" w14:textId="77777777" w:rsidR="009C1390" w:rsidRDefault="009C1390">
      <w:pPr>
        <w:pStyle w:val="DraftHeading2"/>
        <w:tabs>
          <w:tab w:val="right" w:pos="1247"/>
        </w:tabs>
        <w:ind w:left="1361" w:hanging="1361"/>
      </w:pPr>
      <w:r>
        <w:tab/>
        <w:t>(2)</w:t>
      </w:r>
      <w:r>
        <w:tab/>
        <w:t xml:space="preserve">The Minister must cause a notice of a declaration under </w:t>
      </w:r>
      <w:r w:rsidR="00334E3E">
        <w:t>subsection</w:t>
      </w:r>
      <w:r>
        <w:t xml:space="preserve"> (1) to be published in the Government Gazette.</w:t>
      </w:r>
    </w:p>
    <w:p w14:paraId="767F46FF" w14:textId="77777777" w:rsidR="009C1390" w:rsidRDefault="009C1390">
      <w:pPr>
        <w:pStyle w:val="DraftHeading2"/>
        <w:tabs>
          <w:tab w:val="right" w:pos="1247"/>
        </w:tabs>
        <w:ind w:left="1361" w:hanging="1361"/>
      </w:pPr>
      <w:r>
        <w:tab/>
        <w:t>(3)</w:t>
      </w:r>
      <w:r>
        <w:tab/>
        <w:t xml:space="preserve">On the publication of a notice of a declaration under </w:t>
      </w:r>
      <w:r w:rsidR="00334E3E">
        <w:t>subsection</w:t>
      </w:r>
      <w:r>
        <w:t xml:space="preserve"> (1), the Freeway Corporation is deemed to be the responsible road authority under the </w:t>
      </w:r>
      <w:r>
        <w:rPr>
          <w:b/>
          <w:bCs/>
        </w:rPr>
        <w:t>Road Management Act 2004</w:t>
      </w:r>
      <w:r>
        <w:t xml:space="preserve"> for the road or part of a road specified in the declaration.</w:t>
      </w:r>
    </w:p>
    <w:p w14:paraId="0BD38DD7" w14:textId="77777777" w:rsidR="008C58A5" w:rsidRPr="006D20AB" w:rsidRDefault="008C58A5" w:rsidP="00905A63">
      <w:pPr>
        <w:pStyle w:val="SideNote"/>
        <w:framePr w:wrap="around"/>
      </w:pPr>
      <w:r>
        <w:t xml:space="preserve">S. 142(4) </w:t>
      </w:r>
      <w:r>
        <w:rPr>
          <w:bCs/>
        </w:rPr>
        <w:t xml:space="preserve">amended by No. </w:t>
      </w:r>
      <w:r w:rsidR="00472BA1">
        <w:rPr>
          <w:bCs/>
        </w:rPr>
        <w:t>95/2005</w:t>
      </w:r>
      <w:r>
        <w:rPr>
          <w:bCs/>
        </w:rPr>
        <w:t xml:space="preserve"> s. 4(4)(b).</w:t>
      </w:r>
    </w:p>
    <w:p w14:paraId="4DF5257B" w14:textId="77777777" w:rsidR="009C1390" w:rsidRDefault="009C1390">
      <w:pPr>
        <w:pStyle w:val="DraftHeading2"/>
        <w:tabs>
          <w:tab w:val="right" w:pos="1247"/>
        </w:tabs>
        <w:ind w:left="1361" w:hanging="1361"/>
      </w:pPr>
      <w:r>
        <w:tab/>
        <w:t>(4)</w:t>
      </w:r>
      <w:r>
        <w:tab/>
        <w:t xml:space="preserve">The </w:t>
      </w:r>
      <w:r>
        <w:rPr>
          <w:b/>
          <w:bCs/>
        </w:rPr>
        <w:t>Road Management Act 2004</w:t>
      </w:r>
      <w:r>
        <w:t xml:space="preserve"> (except Division 4 of Part 4 and Schedule 7) applies to a road or part of a road specified in a declaration under </w:t>
      </w:r>
      <w:r w:rsidR="00334E3E">
        <w:t>subsection</w:t>
      </w:r>
      <w:r>
        <w:t xml:space="preserve"> (1) as if any reference in that Act to </w:t>
      </w:r>
      <w:r w:rsidR="008C58A5">
        <w:t>EastLink</w:t>
      </w:r>
      <w:r>
        <w:t xml:space="preserve"> were a reference to the road or part of a road specified in the declaration.</w:t>
      </w:r>
    </w:p>
    <w:p w14:paraId="50ABB840" w14:textId="77777777" w:rsidR="009C1390" w:rsidRDefault="009C1390">
      <w:pPr>
        <w:pStyle w:val="DraftHeading2"/>
        <w:tabs>
          <w:tab w:val="right" w:pos="1247"/>
        </w:tabs>
        <w:ind w:left="1361" w:hanging="1361"/>
      </w:pPr>
      <w:r>
        <w:tab/>
        <w:t>(5)</w:t>
      </w:r>
      <w:r w:rsidR="009E119B">
        <w:tab/>
      </w:r>
      <w:r>
        <w:t xml:space="preserve">The Minister may at any time revoke a declaration under </w:t>
      </w:r>
      <w:r w:rsidR="00334E3E">
        <w:t>subsection</w:t>
      </w:r>
      <w:r>
        <w:t xml:space="preserve"> (1).</w:t>
      </w:r>
    </w:p>
    <w:p w14:paraId="66C83D8C" w14:textId="77777777" w:rsidR="009C1390" w:rsidRDefault="009C1390">
      <w:pPr>
        <w:pStyle w:val="DraftHeading2"/>
        <w:tabs>
          <w:tab w:val="right" w:pos="1247"/>
        </w:tabs>
        <w:ind w:left="1361" w:hanging="1361"/>
      </w:pPr>
      <w:r>
        <w:tab/>
        <w:t>(6)</w:t>
      </w:r>
      <w:r>
        <w:tab/>
        <w:t xml:space="preserve">The Minister must cause a notice of a revocation of a declaration under </w:t>
      </w:r>
      <w:r w:rsidR="00334E3E">
        <w:t>subsection</w:t>
      </w:r>
      <w:r>
        <w:t xml:space="preserve"> (1) to be published in the Government Gazette.</w:t>
      </w:r>
    </w:p>
    <w:p w14:paraId="2AEE1CF2" w14:textId="77777777" w:rsidR="009C1390" w:rsidRDefault="009C1390">
      <w:pPr>
        <w:pStyle w:val="DraftHeading2"/>
        <w:tabs>
          <w:tab w:val="right" w:pos="1247"/>
        </w:tabs>
        <w:ind w:left="1361" w:hanging="1361"/>
      </w:pPr>
      <w:r>
        <w:tab/>
        <w:t>(7)</w:t>
      </w:r>
      <w:r>
        <w:tab/>
        <w:t>On the publication of the notice of revocation of a declaration under this section, the Freeway Corporation ceases to be the responsible road authority for the road or part of a road specified in the declaration.</w:t>
      </w:r>
    </w:p>
    <w:p w14:paraId="0BD937C6" w14:textId="77777777" w:rsidR="009C1390" w:rsidRDefault="009C1390"/>
    <w:p w14:paraId="273D61D3" w14:textId="77777777" w:rsidR="009C1390" w:rsidRDefault="009C1390"/>
    <w:p w14:paraId="78DEACA6" w14:textId="77777777" w:rsidR="009C1390" w:rsidRDefault="009C1390"/>
    <w:p w14:paraId="119243B5" w14:textId="77777777" w:rsidR="00F004D8" w:rsidRDefault="00F004D8"/>
    <w:p w14:paraId="333C43B5" w14:textId="77777777" w:rsidR="009C1390" w:rsidRPr="00D10CC8" w:rsidRDefault="009C1390" w:rsidP="00D10CC8">
      <w:pPr>
        <w:pStyle w:val="Heading-DIVISION"/>
        <w:rPr>
          <w:sz w:val="28"/>
        </w:rPr>
      </w:pPr>
      <w:bookmarkStart w:id="190" w:name="_Toc226010174"/>
      <w:r w:rsidRPr="00D10CC8">
        <w:rPr>
          <w:sz w:val="28"/>
        </w:rPr>
        <w:lastRenderedPageBreak/>
        <w:t>Division 3—Road</w:t>
      </w:r>
      <w:r w:rsidR="00CF7B6F" w:rsidRPr="00D10CC8">
        <w:rPr>
          <w:sz w:val="28"/>
        </w:rPr>
        <w:t xml:space="preserve"> declaration p</w:t>
      </w:r>
      <w:r w:rsidRPr="00D10CC8">
        <w:rPr>
          <w:sz w:val="28"/>
        </w:rPr>
        <w:t>owers</w:t>
      </w:r>
      <w:bookmarkEnd w:id="190"/>
    </w:p>
    <w:p w14:paraId="29FE3F23" w14:textId="77777777" w:rsidR="007D667E" w:rsidRPr="007D667E" w:rsidRDefault="007D667E" w:rsidP="00905A63">
      <w:pPr>
        <w:pStyle w:val="SideNote"/>
        <w:framePr w:wrap="around"/>
      </w:pPr>
      <w:r>
        <w:t xml:space="preserve">S. </w:t>
      </w:r>
      <w:r w:rsidR="00F07F10">
        <w:t xml:space="preserve">143 </w:t>
      </w:r>
      <w:r>
        <w:t>(</w:t>
      </w:r>
      <w:r w:rsidR="00F07F10">
        <w:t>Heading</w:t>
      </w:r>
      <w:r>
        <w:t xml:space="preserve">) amended by No. </w:t>
      </w:r>
      <w:r w:rsidR="00472BA1">
        <w:t>95/2005</w:t>
      </w:r>
      <w:r>
        <w:t xml:space="preserve"> s. 4(</w:t>
      </w:r>
      <w:r w:rsidR="00F07F10">
        <w:t>4</w:t>
      </w:r>
      <w:r>
        <w:t>)(</w:t>
      </w:r>
      <w:r w:rsidR="00F07F10">
        <w:t>c</w:t>
      </w:r>
      <w:r>
        <w:t>).</w:t>
      </w:r>
    </w:p>
    <w:p w14:paraId="19C8E707" w14:textId="77777777" w:rsidR="009C1390" w:rsidRDefault="009C1390" w:rsidP="009E119B">
      <w:pPr>
        <w:pStyle w:val="DraftHeading1"/>
        <w:tabs>
          <w:tab w:val="right" w:pos="680"/>
        </w:tabs>
        <w:ind w:left="850" w:hanging="850"/>
      </w:pPr>
      <w:r>
        <w:tab/>
      </w:r>
      <w:bookmarkStart w:id="191" w:name="_Toc226010175"/>
      <w:r>
        <w:t>143</w:t>
      </w:r>
      <w:r w:rsidR="009E119B">
        <w:tab/>
      </w:r>
      <w:r>
        <w:t xml:space="preserve">Declaration of </w:t>
      </w:r>
      <w:r w:rsidR="00F07F10" w:rsidRPr="00F07F10">
        <w:t>EastLink</w:t>
      </w:r>
      <w:bookmarkEnd w:id="191"/>
    </w:p>
    <w:p w14:paraId="4B53ABB1" w14:textId="77777777" w:rsidR="009C1390" w:rsidRDefault="009C1390">
      <w:pPr>
        <w:pStyle w:val="DraftHeading2"/>
        <w:tabs>
          <w:tab w:val="right" w:pos="1247"/>
        </w:tabs>
        <w:ind w:left="1361" w:hanging="1361"/>
      </w:pPr>
      <w:r>
        <w:tab/>
        <w:t>(1)</w:t>
      </w:r>
      <w:r>
        <w:tab/>
        <w:t>The Minister may from time to time declare any part of the following land to be a road—</w:t>
      </w:r>
    </w:p>
    <w:p w14:paraId="63EE8F53" w14:textId="77777777" w:rsidR="009C1390" w:rsidRDefault="009C1390">
      <w:pPr>
        <w:pStyle w:val="DraftHeading3"/>
        <w:tabs>
          <w:tab w:val="right" w:pos="1757"/>
        </w:tabs>
        <w:ind w:left="1871" w:hanging="1871"/>
      </w:pPr>
      <w:r>
        <w:tab/>
        <w:t>(a)</w:t>
      </w:r>
      <w:r>
        <w:tab/>
        <w:t>any land leased under section 103; or</w:t>
      </w:r>
    </w:p>
    <w:p w14:paraId="51FD3DD1" w14:textId="77777777" w:rsidR="009C1390" w:rsidRDefault="009C1390">
      <w:pPr>
        <w:pStyle w:val="DraftHeading3"/>
        <w:tabs>
          <w:tab w:val="right" w:pos="1757"/>
        </w:tabs>
        <w:ind w:left="1871" w:hanging="1871"/>
      </w:pPr>
      <w:r>
        <w:tab/>
        <w:t>(b)</w:t>
      </w:r>
      <w:r>
        <w:tab/>
        <w:t>any land that was licensed land but in respect of which the licence has terminated.</w:t>
      </w:r>
    </w:p>
    <w:p w14:paraId="7B394C85" w14:textId="77777777" w:rsidR="009C1390" w:rsidRDefault="009C1390">
      <w:pPr>
        <w:pStyle w:val="DraftHeading2"/>
        <w:tabs>
          <w:tab w:val="right" w:pos="1247"/>
        </w:tabs>
        <w:ind w:left="1361" w:hanging="1361"/>
      </w:pPr>
      <w:r>
        <w:tab/>
        <w:t>(2)</w:t>
      </w:r>
      <w:r>
        <w:tab/>
        <w:t xml:space="preserve">A declaration under </w:t>
      </w:r>
      <w:r w:rsidR="00334E3E">
        <w:t>subsection</w:t>
      </w:r>
      <w:r>
        <w:t xml:space="preserve"> (1) must state whether the road or any part of the road is to be treated as—</w:t>
      </w:r>
    </w:p>
    <w:p w14:paraId="60398319" w14:textId="77777777" w:rsidR="009C1390" w:rsidRDefault="009C1390">
      <w:pPr>
        <w:pStyle w:val="DraftHeading3"/>
        <w:tabs>
          <w:tab w:val="right" w:pos="1757"/>
        </w:tabs>
        <w:ind w:left="1871" w:hanging="1871"/>
      </w:pPr>
      <w:r>
        <w:tab/>
        <w:t>(a)</w:t>
      </w:r>
      <w:r>
        <w:tab/>
        <w:t>a freeway; or</w:t>
      </w:r>
    </w:p>
    <w:p w14:paraId="19674ECB" w14:textId="77777777" w:rsidR="009C1390" w:rsidRDefault="009C1390">
      <w:pPr>
        <w:pStyle w:val="DraftHeading3"/>
        <w:tabs>
          <w:tab w:val="right" w:pos="1757"/>
        </w:tabs>
        <w:ind w:left="1871" w:hanging="1871"/>
      </w:pPr>
      <w:r>
        <w:tab/>
        <w:t>(b)</w:t>
      </w:r>
      <w:r>
        <w:tab/>
        <w:t>an arterial road.</w:t>
      </w:r>
    </w:p>
    <w:p w14:paraId="2B468D20" w14:textId="77777777" w:rsidR="009C1390" w:rsidRDefault="009C1390">
      <w:pPr>
        <w:pStyle w:val="DraftHeading2"/>
        <w:tabs>
          <w:tab w:val="right" w:pos="1247"/>
        </w:tabs>
        <w:ind w:left="1361" w:hanging="1361"/>
      </w:pPr>
      <w:r>
        <w:tab/>
        <w:t>(3)</w:t>
      </w:r>
      <w:r>
        <w:tab/>
        <w:t xml:space="preserve">The Minister must cause a notice of a declaration under </w:t>
      </w:r>
      <w:r w:rsidR="00334E3E">
        <w:t>subsection</w:t>
      </w:r>
      <w:r>
        <w:t xml:space="preserve"> (1) to be published in the Government Gazette.</w:t>
      </w:r>
    </w:p>
    <w:p w14:paraId="4CA0D420" w14:textId="77777777" w:rsidR="009C1390" w:rsidRDefault="009C1390">
      <w:pPr>
        <w:pStyle w:val="DraftHeading2"/>
        <w:tabs>
          <w:tab w:val="right" w:pos="1247"/>
        </w:tabs>
        <w:ind w:left="1361" w:hanging="1361"/>
      </w:pPr>
      <w:r>
        <w:tab/>
        <w:t>(4)</w:t>
      </w:r>
      <w:r>
        <w:tab/>
        <w:t xml:space="preserve">On the publication of a notice of a declaration under </w:t>
      </w:r>
      <w:r w:rsidR="00334E3E">
        <w:t>subsection</w:t>
      </w:r>
      <w:r>
        <w:t xml:space="preserve"> (1), the road specified in the declaration is deemed to be—</w:t>
      </w:r>
    </w:p>
    <w:p w14:paraId="50F69EC0" w14:textId="77777777" w:rsidR="009C1390" w:rsidRDefault="009C1390">
      <w:pPr>
        <w:pStyle w:val="DraftHeading3"/>
        <w:tabs>
          <w:tab w:val="right" w:pos="1757"/>
        </w:tabs>
        <w:ind w:left="1871" w:hanging="1871"/>
      </w:pPr>
      <w:r>
        <w:tab/>
        <w:t>(a)</w:t>
      </w:r>
      <w:r>
        <w:tab/>
        <w:t xml:space="preserve">declared under section 14 of the </w:t>
      </w:r>
      <w:r>
        <w:rPr>
          <w:b/>
          <w:bCs/>
        </w:rPr>
        <w:t>Road Management Act 2004</w:t>
      </w:r>
      <w:r>
        <w:t xml:space="preserve"> to be a freeway or an arterial road as specified in the notice; and</w:t>
      </w:r>
    </w:p>
    <w:p w14:paraId="2034FE66" w14:textId="77777777" w:rsidR="009C1390" w:rsidRDefault="009C1390">
      <w:pPr>
        <w:pStyle w:val="DraftHeading3"/>
        <w:tabs>
          <w:tab w:val="right" w:pos="1757"/>
        </w:tabs>
        <w:ind w:left="1871" w:hanging="1871"/>
      </w:pPr>
      <w:r>
        <w:tab/>
        <w:t>(b)</w:t>
      </w:r>
      <w:r>
        <w:tab/>
        <w:t>a road open to and for use by the public for passage with vehicles; and</w:t>
      </w:r>
    </w:p>
    <w:p w14:paraId="2C104FF2" w14:textId="77777777" w:rsidR="009C1390" w:rsidRDefault="009C1390">
      <w:pPr>
        <w:pStyle w:val="DraftHeading3"/>
        <w:tabs>
          <w:tab w:val="right" w:pos="1757"/>
        </w:tabs>
        <w:ind w:left="1871" w:hanging="1871"/>
      </w:pPr>
      <w:r>
        <w:tab/>
        <w:t>(c)</w:t>
      </w:r>
      <w:r>
        <w:tab/>
        <w:t xml:space="preserve">a highway within the meaning of the </w:t>
      </w:r>
      <w:r>
        <w:rPr>
          <w:b/>
        </w:rPr>
        <w:t>Road Safety Act 1986</w:t>
      </w:r>
      <w:r>
        <w:t>.</w:t>
      </w:r>
    </w:p>
    <w:p w14:paraId="08D7B5EF" w14:textId="77777777" w:rsidR="008C58A5" w:rsidRPr="006D20AB" w:rsidRDefault="008C58A5" w:rsidP="00905A63">
      <w:pPr>
        <w:pStyle w:val="SideNote"/>
        <w:framePr w:wrap="around"/>
      </w:pPr>
      <w:r>
        <w:t>S. 14</w:t>
      </w:r>
      <w:r w:rsidR="006E7A96">
        <w:t>3(5)</w:t>
      </w:r>
      <w:r>
        <w:t xml:space="preserve"> </w:t>
      </w:r>
      <w:r>
        <w:rPr>
          <w:bCs/>
        </w:rPr>
        <w:t>amended by No</w:t>
      </w:r>
      <w:r w:rsidR="00DC59DB">
        <w:rPr>
          <w:bCs/>
        </w:rPr>
        <w:t>s</w:t>
      </w:r>
      <w:r>
        <w:rPr>
          <w:bCs/>
        </w:rPr>
        <w:t xml:space="preserve"> </w:t>
      </w:r>
      <w:r w:rsidR="00472BA1">
        <w:rPr>
          <w:bCs/>
        </w:rPr>
        <w:t>95/2005</w:t>
      </w:r>
      <w:r>
        <w:rPr>
          <w:bCs/>
        </w:rPr>
        <w:t xml:space="preserve"> s. 4(4)(b)</w:t>
      </w:r>
      <w:r w:rsidR="00DC59DB">
        <w:rPr>
          <w:bCs/>
        </w:rPr>
        <w:t xml:space="preserve">, </w:t>
      </w:r>
      <w:r w:rsidR="00DC59DB">
        <w:t>49/2019 s. 186(Sch. 4 item 15.8)</w:t>
      </w:r>
      <w:r>
        <w:rPr>
          <w:bCs/>
        </w:rPr>
        <w:t>.</w:t>
      </w:r>
    </w:p>
    <w:p w14:paraId="566B3C15" w14:textId="77777777" w:rsidR="009C1390" w:rsidRDefault="009C1390">
      <w:pPr>
        <w:pStyle w:val="DraftHeading2"/>
        <w:tabs>
          <w:tab w:val="right" w:pos="1247"/>
        </w:tabs>
        <w:ind w:left="1361" w:hanging="1361"/>
      </w:pPr>
      <w:r>
        <w:tab/>
        <w:t>(5)</w:t>
      </w:r>
      <w:r>
        <w:tab/>
        <w:t xml:space="preserve">Nothing in this section makes </w:t>
      </w:r>
      <w:r w:rsidR="00DC59DB" w:rsidRPr="005B1AF4">
        <w:t>the Head, Transport for Victoria</w:t>
      </w:r>
      <w:r>
        <w:t xml:space="preserve"> the responsible road authority for </w:t>
      </w:r>
      <w:r w:rsidR="008C58A5">
        <w:t>EastLink</w:t>
      </w:r>
      <w:r>
        <w:t>.</w:t>
      </w:r>
    </w:p>
    <w:p w14:paraId="6AECDC8D" w14:textId="77777777" w:rsidR="009C1390" w:rsidRDefault="009C1390"/>
    <w:p w14:paraId="1BD5EEC8" w14:textId="77777777" w:rsidR="009C1390" w:rsidRDefault="009C1390"/>
    <w:p w14:paraId="7936354F" w14:textId="77777777" w:rsidR="009C1390" w:rsidRDefault="009C1390"/>
    <w:p w14:paraId="2FA822EB" w14:textId="77777777" w:rsidR="009C1390" w:rsidRDefault="009C1390" w:rsidP="009E119B">
      <w:pPr>
        <w:pStyle w:val="DraftHeading1"/>
        <w:tabs>
          <w:tab w:val="right" w:pos="680"/>
        </w:tabs>
        <w:ind w:left="850" w:hanging="850"/>
      </w:pPr>
      <w:r>
        <w:lastRenderedPageBreak/>
        <w:tab/>
      </w:r>
      <w:bookmarkStart w:id="192" w:name="_Toc226010176"/>
      <w:r>
        <w:t>144</w:t>
      </w:r>
      <w:r w:rsidR="009E119B">
        <w:tab/>
      </w:r>
      <w:r>
        <w:t>Declaration of other roads</w:t>
      </w:r>
      <w:bookmarkEnd w:id="192"/>
    </w:p>
    <w:p w14:paraId="605057BA" w14:textId="77777777" w:rsidR="009C1390" w:rsidRDefault="009C1390">
      <w:pPr>
        <w:pStyle w:val="DraftHeading2"/>
        <w:tabs>
          <w:tab w:val="right" w:pos="1247"/>
        </w:tabs>
        <w:ind w:left="1361" w:hanging="1361"/>
      </w:pPr>
      <w:r>
        <w:tab/>
        <w:t>(1)</w:t>
      </w:r>
      <w:r>
        <w:tab/>
        <w:t>The Minister may from time to time declare to be a road any part of any land that was licensed land but in respect of which the licence has terminated.</w:t>
      </w:r>
    </w:p>
    <w:p w14:paraId="054269EB" w14:textId="77777777" w:rsidR="009C1390" w:rsidRDefault="009C1390">
      <w:pPr>
        <w:pStyle w:val="DraftHeading2"/>
        <w:tabs>
          <w:tab w:val="right" w:pos="1247"/>
        </w:tabs>
        <w:ind w:left="1361" w:hanging="1361"/>
      </w:pPr>
      <w:r>
        <w:tab/>
        <w:t>(2)</w:t>
      </w:r>
      <w:r>
        <w:tab/>
        <w:t xml:space="preserve">A declaration under </w:t>
      </w:r>
      <w:r w:rsidR="00334E3E">
        <w:t>subsection</w:t>
      </w:r>
      <w:r>
        <w:t xml:space="preserve"> (1) must state whether the road or any part of the road is to be treated as—</w:t>
      </w:r>
    </w:p>
    <w:p w14:paraId="5FE60CB3" w14:textId="77777777" w:rsidR="009C1390" w:rsidRDefault="009C1390">
      <w:pPr>
        <w:pStyle w:val="DraftHeading3"/>
        <w:tabs>
          <w:tab w:val="right" w:pos="1757"/>
        </w:tabs>
        <w:ind w:left="1871" w:hanging="1871"/>
      </w:pPr>
      <w:r>
        <w:tab/>
        <w:t>(a)</w:t>
      </w:r>
      <w:r>
        <w:tab/>
        <w:t>an arterial road; or</w:t>
      </w:r>
    </w:p>
    <w:p w14:paraId="17820EF0" w14:textId="77777777" w:rsidR="009C1390" w:rsidRDefault="009C1390">
      <w:pPr>
        <w:pStyle w:val="DraftHeading3"/>
        <w:tabs>
          <w:tab w:val="right" w:pos="1757"/>
        </w:tabs>
        <w:ind w:left="1871" w:hanging="1871"/>
      </w:pPr>
      <w:r>
        <w:tab/>
        <w:t>(b)</w:t>
      </w:r>
      <w:r>
        <w:tab/>
        <w:t>a non-arterial State road; or</w:t>
      </w:r>
    </w:p>
    <w:p w14:paraId="7383D3D8" w14:textId="77777777" w:rsidR="009C1390" w:rsidRDefault="009C1390">
      <w:pPr>
        <w:pStyle w:val="DraftHeading3"/>
        <w:tabs>
          <w:tab w:val="right" w:pos="1757"/>
        </w:tabs>
        <w:ind w:left="1871" w:hanging="1871"/>
      </w:pPr>
      <w:r>
        <w:tab/>
        <w:t>(c)</w:t>
      </w:r>
      <w:r>
        <w:tab/>
        <w:t>a municipal road.</w:t>
      </w:r>
    </w:p>
    <w:p w14:paraId="2362EA53" w14:textId="77777777" w:rsidR="009C1390" w:rsidRDefault="009C1390">
      <w:pPr>
        <w:pStyle w:val="DraftHeading2"/>
        <w:tabs>
          <w:tab w:val="right" w:pos="1247"/>
        </w:tabs>
        <w:ind w:left="1361" w:hanging="1361"/>
      </w:pPr>
      <w:r>
        <w:tab/>
        <w:t>(3)</w:t>
      </w:r>
      <w:r>
        <w:tab/>
        <w:t xml:space="preserve">The Minister must cause a notice of a declaration under </w:t>
      </w:r>
      <w:r w:rsidR="00334E3E">
        <w:t>subsection</w:t>
      </w:r>
      <w:r>
        <w:t xml:space="preserve"> (1) to be published in the Government Gazette.</w:t>
      </w:r>
    </w:p>
    <w:p w14:paraId="24C43883" w14:textId="77777777" w:rsidR="009C1390" w:rsidRDefault="009C1390">
      <w:pPr>
        <w:pStyle w:val="DraftHeading2"/>
        <w:tabs>
          <w:tab w:val="right" w:pos="1247"/>
        </w:tabs>
        <w:ind w:left="1361" w:hanging="1361"/>
      </w:pPr>
      <w:r>
        <w:tab/>
        <w:t>(4)</w:t>
      </w:r>
      <w:r>
        <w:tab/>
        <w:t xml:space="preserve">On the publication of a notice of a declaration under </w:t>
      </w:r>
      <w:r w:rsidR="00334E3E">
        <w:t>subsection</w:t>
      </w:r>
      <w:r>
        <w:t xml:space="preserve"> (1), the road specified in the declaration is deemed to be—</w:t>
      </w:r>
    </w:p>
    <w:p w14:paraId="16B8C293" w14:textId="77777777" w:rsidR="009C1390" w:rsidRDefault="009C1390">
      <w:pPr>
        <w:pStyle w:val="DraftHeading3"/>
        <w:tabs>
          <w:tab w:val="right" w:pos="1757"/>
        </w:tabs>
        <w:ind w:left="1871" w:hanging="1871"/>
      </w:pPr>
      <w:r>
        <w:tab/>
        <w:t>(a)</w:t>
      </w:r>
      <w:r>
        <w:tab/>
        <w:t xml:space="preserve">declared under section 14 of the </w:t>
      </w:r>
      <w:r>
        <w:rPr>
          <w:b/>
          <w:bCs/>
        </w:rPr>
        <w:t>Road Management Act 2004</w:t>
      </w:r>
      <w:r>
        <w:t xml:space="preserve"> to be an arterial road, a non-arterial State road or a municipal road as specified in the notice; and</w:t>
      </w:r>
    </w:p>
    <w:p w14:paraId="490D31BB" w14:textId="77777777" w:rsidR="009C1390" w:rsidRDefault="009C1390">
      <w:pPr>
        <w:pStyle w:val="DraftHeading3"/>
        <w:tabs>
          <w:tab w:val="right" w:pos="1757"/>
        </w:tabs>
        <w:ind w:left="1871" w:hanging="1871"/>
      </w:pPr>
      <w:r>
        <w:tab/>
        <w:t>(b)</w:t>
      </w:r>
      <w:r>
        <w:tab/>
        <w:t>a road open to and for use by the public for passage with vehicles; and</w:t>
      </w:r>
    </w:p>
    <w:p w14:paraId="1A39B2D8" w14:textId="77777777" w:rsidR="009C1390" w:rsidRDefault="009C1390">
      <w:pPr>
        <w:pStyle w:val="DraftHeading3"/>
        <w:tabs>
          <w:tab w:val="right" w:pos="1757"/>
        </w:tabs>
        <w:ind w:left="1871" w:hanging="1871"/>
      </w:pPr>
      <w:r>
        <w:tab/>
        <w:t>(c)</w:t>
      </w:r>
      <w:r>
        <w:tab/>
        <w:t xml:space="preserve">a highway within the meaning of the </w:t>
      </w:r>
      <w:r>
        <w:rPr>
          <w:b/>
        </w:rPr>
        <w:t>Road Safety Act 1986</w:t>
      </w:r>
      <w:r>
        <w:t>.</w:t>
      </w:r>
    </w:p>
    <w:p w14:paraId="328ECF21" w14:textId="77777777" w:rsidR="009C1390" w:rsidRDefault="009C1390" w:rsidP="009E119B">
      <w:pPr>
        <w:pStyle w:val="DraftHeading1"/>
        <w:tabs>
          <w:tab w:val="right" w:pos="680"/>
        </w:tabs>
        <w:ind w:left="850" w:hanging="850"/>
      </w:pPr>
      <w:r>
        <w:tab/>
      </w:r>
      <w:bookmarkStart w:id="193" w:name="_Toc226010177"/>
      <w:r>
        <w:t>145</w:t>
      </w:r>
      <w:r w:rsidR="009E119B">
        <w:tab/>
      </w:r>
      <w:r>
        <w:t>Power to revoke declaration</w:t>
      </w:r>
      <w:bookmarkEnd w:id="193"/>
    </w:p>
    <w:p w14:paraId="2BACE37B" w14:textId="77777777" w:rsidR="009C1390" w:rsidRDefault="009C1390">
      <w:pPr>
        <w:pStyle w:val="DraftHeading2"/>
        <w:tabs>
          <w:tab w:val="right" w:pos="1247"/>
        </w:tabs>
        <w:ind w:left="1361" w:hanging="1361"/>
      </w:pPr>
      <w:r>
        <w:tab/>
        <w:t>(1)</w:t>
      </w:r>
      <w:r>
        <w:tab/>
        <w:t>The Minister, by Order published in the Government Gazette may revoke—</w:t>
      </w:r>
    </w:p>
    <w:p w14:paraId="229FABE5" w14:textId="77777777" w:rsidR="009C1390" w:rsidRDefault="009C1390">
      <w:pPr>
        <w:pStyle w:val="DraftHeading3"/>
        <w:tabs>
          <w:tab w:val="right" w:pos="1757"/>
        </w:tabs>
        <w:ind w:left="1871" w:hanging="1871"/>
      </w:pPr>
      <w:r>
        <w:tab/>
        <w:t>(a)</w:t>
      </w:r>
      <w:r>
        <w:tab/>
        <w:t>a declaration (in whole or in part) under section 143 or 144; or</w:t>
      </w:r>
    </w:p>
    <w:p w14:paraId="62922B3C" w14:textId="77777777" w:rsidR="009C1390" w:rsidRDefault="009C1390"/>
    <w:p w14:paraId="1C917BBC" w14:textId="77777777" w:rsidR="009C1390" w:rsidRDefault="009C1390"/>
    <w:p w14:paraId="14449418" w14:textId="77777777" w:rsidR="009C1390" w:rsidRDefault="009C1390">
      <w:pPr>
        <w:pStyle w:val="DraftHeading3"/>
        <w:tabs>
          <w:tab w:val="right" w:pos="1757"/>
        </w:tabs>
        <w:ind w:left="1871" w:hanging="1871"/>
      </w:pPr>
      <w:r>
        <w:lastRenderedPageBreak/>
        <w:tab/>
        <w:t>(b)</w:t>
      </w:r>
      <w:r>
        <w:tab/>
        <w:t xml:space="preserve">a declaration (in whole or in part) under the </w:t>
      </w:r>
      <w:r>
        <w:rPr>
          <w:b/>
          <w:bCs/>
        </w:rPr>
        <w:t xml:space="preserve">Road Management Act 2004 </w:t>
      </w:r>
      <w:r>
        <w:t>of any freeway, arterial road, non-arterial State road or municipal road on licensed land or leased land.</w:t>
      </w:r>
    </w:p>
    <w:p w14:paraId="25F22A6C" w14:textId="77777777" w:rsidR="009C1390" w:rsidRDefault="009C1390">
      <w:pPr>
        <w:pStyle w:val="DraftHeading2"/>
        <w:tabs>
          <w:tab w:val="right" w:pos="1247"/>
        </w:tabs>
        <w:ind w:left="1361" w:hanging="1361"/>
      </w:pPr>
      <w:r>
        <w:tab/>
        <w:t>(2)</w:t>
      </w:r>
      <w:r>
        <w:tab/>
        <w:t xml:space="preserve">On the publication of an Order under </w:t>
      </w:r>
      <w:r w:rsidR="00334E3E">
        <w:t>subsection</w:t>
      </w:r>
      <w:r>
        <w:t> (1), the road (or the relevant part of the road) ceases to be a freeway, arterial road, non-arterial State road or municipal road.</w:t>
      </w:r>
    </w:p>
    <w:p w14:paraId="56523292" w14:textId="77777777" w:rsidR="004B418D" w:rsidRDefault="004B418D" w:rsidP="00905A63">
      <w:pPr>
        <w:pStyle w:val="SideNote"/>
        <w:framePr w:wrap="around"/>
      </w:pPr>
      <w:r>
        <w:t>S. 146 (Heading) amended by No. 49/2019 s. 186(Sch. 4 item 15.9).</w:t>
      </w:r>
    </w:p>
    <w:p w14:paraId="2A6AF3DE" w14:textId="77777777" w:rsidR="009C1390" w:rsidRDefault="00F01D70" w:rsidP="00F01D70">
      <w:pPr>
        <w:pStyle w:val="DraftHeading1"/>
        <w:tabs>
          <w:tab w:val="right" w:pos="680"/>
        </w:tabs>
        <w:ind w:left="850" w:hanging="850"/>
      </w:pPr>
      <w:r>
        <w:tab/>
      </w:r>
      <w:bookmarkStart w:id="194" w:name="_Toc226010178"/>
      <w:r w:rsidR="009C1390" w:rsidRPr="00F01D70">
        <w:t>146</w:t>
      </w:r>
      <w:r w:rsidR="009E119B">
        <w:tab/>
      </w:r>
      <w:r w:rsidR="004B418D" w:rsidRPr="005B1AF4">
        <w:t>Head, Transport for Victoria</w:t>
      </w:r>
      <w:r w:rsidR="009C1390">
        <w:t xml:space="preserve"> may not declare roads on licensed land or leased land</w:t>
      </w:r>
      <w:bookmarkEnd w:id="194"/>
    </w:p>
    <w:p w14:paraId="641A438B" w14:textId="77777777" w:rsidR="00F01D70" w:rsidRDefault="00F01D70" w:rsidP="00F01D70"/>
    <w:p w14:paraId="5E9E18AA" w14:textId="77777777" w:rsidR="00F01D70" w:rsidRPr="00F01D70" w:rsidRDefault="00F01D70" w:rsidP="00F01D70"/>
    <w:p w14:paraId="7225248C" w14:textId="77777777" w:rsidR="004B418D" w:rsidRDefault="004B418D" w:rsidP="00905A63">
      <w:pPr>
        <w:pStyle w:val="SideNote"/>
        <w:framePr w:wrap="around"/>
      </w:pPr>
      <w:r>
        <w:t>S. 146(1) amended by No. 49/2019 s. 186(Sch. 4 item 15.10).</w:t>
      </w:r>
    </w:p>
    <w:p w14:paraId="15F7F331" w14:textId="77777777" w:rsidR="009C1390" w:rsidRDefault="009C1390">
      <w:pPr>
        <w:pStyle w:val="DraftHeading2"/>
        <w:tabs>
          <w:tab w:val="right" w:pos="1247"/>
        </w:tabs>
        <w:ind w:left="1361" w:hanging="1361"/>
      </w:pPr>
      <w:r>
        <w:tab/>
        <w:t>(1)</w:t>
      </w:r>
      <w:r>
        <w:tab/>
        <w:t xml:space="preserve">Despite anything to the contrary in the </w:t>
      </w:r>
      <w:r>
        <w:rPr>
          <w:b/>
          <w:bCs/>
        </w:rPr>
        <w:t>Road Management Act 2004</w:t>
      </w:r>
      <w:r>
        <w:t xml:space="preserve">, </w:t>
      </w:r>
      <w:r w:rsidR="004B418D" w:rsidRPr="005B1AF4">
        <w:t>the Head, Transport for Victoria</w:t>
      </w:r>
      <w:r>
        <w:t xml:space="preserve"> must not make a declaration or revoke a declaration under section 14 of that Act in respect of any road on licensed land or leased land.</w:t>
      </w:r>
    </w:p>
    <w:p w14:paraId="64395AAB" w14:textId="77777777" w:rsidR="009C1390" w:rsidRDefault="009C1390">
      <w:pPr>
        <w:pStyle w:val="DraftHeading2"/>
        <w:tabs>
          <w:tab w:val="right" w:pos="1247"/>
        </w:tabs>
        <w:ind w:left="1361" w:hanging="1361"/>
      </w:pPr>
      <w:r>
        <w:tab/>
        <w:t>(2)</w:t>
      </w:r>
      <w:r>
        <w:tab/>
        <w:t>Nothing in this section affects the status of any freeway, arterial road or non-arterial State road existing on land before it became licensed land or leased land.</w:t>
      </w:r>
    </w:p>
    <w:p w14:paraId="075830FC" w14:textId="77777777" w:rsidR="00842191" w:rsidRPr="006D20AB" w:rsidRDefault="00842191" w:rsidP="00905A63">
      <w:pPr>
        <w:pStyle w:val="SideNote"/>
        <w:framePr w:wrap="around"/>
        <w:spacing w:before="240"/>
      </w:pPr>
      <w:r>
        <w:t>Pt</w:t>
      </w:r>
      <w:r w:rsidR="00D80FDF">
        <w:t xml:space="preserve"> </w:t>
      </w:r>
      <w:r>
        <w:t xml:space="preserve">7 Div. 4 (Heading) amended by No. </w:t>
      </w:r>
      <w:r w:rsidR="00472BA1">
        <w:t>95/2005</w:t>
      </w:r>
      <w:r>
        <w:t xml:space="preserve"> s. 4(4)(d).</w:t>
      </w:r>
    </w:p>
    <w:p w14:paraId="5D5BE55F" w14:textId="77777777" w:rsidR="009C1390" w:rsidRPr="00D10CC8" w:rsidRDefault="009C1390" w:rsidP="00D10CC8">
      <w:pPr>
        <w:pStyle w:val="Heading-DIVISION"/>
        <w:rPr>
          <w:sz w:val="28"/>
        </w:rPr>
      </w:pPr>
      <w:bookmarkStart w:id="195" w:name="_Toc226010179"/>
      <w:r w:rsidRPr="00D10CC8">
        <w:rPr>
          <w:sz w:val="28"/>
        </w:rPr>
        <w:t>Division 4</w:t>
      </w:r>
      <w:r w:rsidRPr="00D10CC8">
        <w:rPr>
          <w:bCs/>
          <w:sz w:val="28"/>
        </w:rPr>
        <w:t>—</w:t>
      </w:r>
      <w:r w:rsidRPr="00D10CC8">
        <w:rPr>
          <w:sz w:val="28"/>
        </w:rPr>
        <w:t xml:space="preserve">Power of Minister to </w:t>
      </w:r>
      <w:r w:rsidR="00CF7B6F" w:rsidRPr="00D10CC8">
        <w:rPr>
          <w:sz w:val="28"/>
        </w:rPr>
        <w:t>c</w:t>
      </w:r>
      <w:r w:rsidRPr="00D10CC8">
        <w:rPr>
          <w:sz w:val="28"/>
        </w:rPr>
        <w:t xml:space="preserve">lose </w:t>
      </w:r>
      <w:r w:rsidR="00842191" w:rsidRPr="00D10CC8">
        <w:rPr>
          <w:sz w:val="28"/>
        </w:rPr>
        <w:t>EastLink</w:t>
      </w:r>
      <w:r w:rsidR="00952FB9">
        <w:rPr>
          <w:sz w:val="28"/>
        </w:rPr>
        <w:t> to </w:t>
      </w:r>
      <w:r w:rsidR="00CF7B6F" w:rsidRPr="00D10CC8">
        <w:rPr>
          <w:sz w:val="28"/>
        </w:rPr>
        <w:t>t</w:t>
      </w:r>
      <w:r w:rsidRPr="00D10CC8">
        <w:rPr>
          <w:sz w:val="28"/>
        </w:rPr>
        <w:t>raffic</w:t>
      </w:r>
      <w:bookmarkEnd w:id="195"/>
    </w:p>
    <w:p w14:paraId="297B65B3" w14:textId="77777777" w:rsidR="00DB72A7" w:rsidRPr="00842191" w:rsidRDefault="00DB72A7" w:rsidP="002D5BE6"/>
    <w:p w14:paraId="7DF944FD" w14:textId="77777777" w:rsidR="00F07F10" w:rsidRDefault="00F07F10" w:rsidP="00905A63">
      <w:pPr>
        <w:pStyle w:val="SideNote"/>
        <w:framePr w:wrap="around"/>
      </w:pPr>
      <w:r>
        <w:t xml:space="preserve">S. 147 (Heading) amended by No. </w:t>
      </w:r>
      <w:r w:rsidR="00472BA1">
        <w:t>95/2005</w:t>
      </w:r>
      <w:r>
        <w:t xml:space="preserve"> s. 4(4)(c).</w:t>
      </w:r>
    </w:p>
    <w:p w14:paraId="5ED88A41" w14:textId="77777777" w:rsidR="003275C8" w:rsidRPr="006D20AB" w:rsidRDefault="003275C8" w:rsidP="00905A63">
      <w:pPr>
        <w:pStyle w:val="SideNote"/>
        <w:framePr w:wrap="around"/>
        <w:spacing w:before="60"/>
      </w:pPr>
      <w:r>
        <w:t xml:space="preserve">S. 147 </w:t>
      </w:r>
      <w:r>
        <w:rPr>
          <w:bCs/>
        </w:rPr>
        <w:t xml:space="preserve">amended by No. </w:t>
      </w:r>
      <w:r w:rsidR="00472BA1">
        <w:rPr>
          <w:bCs/>
        </w:rPr>
        <w:t>95/2005</w:t>
      </w:r>
      <w:r>
        <w:rPr>
          <w:bCs/>
        </w:rPr>
        <w:t xml:space="preserve"> s. 4(4)(b).</w:t>
      </w:r>
    </w:p>
    <w:p w14:paraId="343CD2A1" w14:textId="77777777" w:rsidR="009C1390" w:rsidRDefault="009C1390" w:rsidP="009E119B">
      <w:pPr>
        <w:pStyle w:val="DraftHeading1"/>
        <w:tabs>
          <w:tab w:val="right" w:pos="680"/>
        </w:tabs>
        <w:ind w:left="850" w:hanging="850"/>
      </w:pPr>
      <w:r>
        <w:tab/>
      </w:r>
      <w:bookmarkStart w:id="196" w:name="_Toc226010180"/>
      <w:r>
        <w:t>147</w:t>
      </w:r>
      <w:r w:rsidR="009E119B">
        <w:tab/>
      </w:r>
      <w:r>
        <w:t xml:space="preserve">Power of Minister to close </w:t>
      </w:r>
      <w:r w:rsidR="00F07F10" w:rsidRPr="00F07F10">
        <w:t>EastLink</w:t>
      </w:r>
      <w:bookmarkEnd w:id="196"/>
    </w:p>
    <w:p w14:paraId="1C693D5D" w14:textId="77777777" w:rsidR="009C1390" w:rsidRDefault="009C1390">
      <w:pPr>
        <w:pStyle w:val="BodySectionSub"/>
      </w:pPr>
      <w:r>
        <w:t xml:space="preserve">Despite anything to the contrary in this Act or the Agreement or the </w:t>
      </w:r>
      <w:r>
        <w:rPr>
          <w:b/>
          <w:bCs/>
        </w:rPr>
        <w:t>Road Management Act 2004</w:t>
      </w:r>
      <w:r>
        <w:t xml:space="preserve">, the Minister may close </w:t>
      </w:r>
      <w:r w:rsidR="003275C8">
        <w:t>EastLink</w:t>
      </w:r>
      <w:r>
        <w:t xml:space="preserve"> to traffic if—</w:t>
      </w:r>
    </w:p>
    <w:p w14:paraId="0C63C838" w14:textId="77777777" w:rsidR="009C1390" w:rsidRDefault="009C1390">
      <w:pPr>
        <w:pStyle w:val="DraftHeading3"/>
        <w:tabs>
          <w:tab w:val="right" w:pos="1757"/>
        </w:tabs>
        <w:ind w:left="1871" w:hanging="1871"/>
      </w:pPr>
      <w:r>
        <w:tab/>
        <w:t>(a)</w:t>
      </w:r>
      <w:r>
        <w:tab/>
        <w:t>conditions exist outside the leased land that cause the Minister to believe that a serious threat to public safety exists; or</w:t>
      </w:r>
    </w:p>
    <w:p w14:paraId="6B04BEFE" w14:textId="77777777" w:rsidR="00DB72A7" w:rsidRDefault="00DB72A7" w:rsidP="00DB72A7"/>
    <w:p w14:paraId="30200E63" w14:textId="77777777" w:rsidR="003275C8" w:rsidRPr="006D20AB" w:rsidRDefault="003275C8" w:rsidP="00905A63">
      <w:pPr>
        <w:pStyle w:val="SideNote"/>
        <w:framePr w:wrap="around"/>
      </w:pPr>
      <w:r>
        <w:lastRenderedPageBreak/>
        <w:t xml:space="preserve">S. 147(b) </w:t>
      </w:r>
      <w:r>
        <w:rPr>
          <w:bCs/>
        </w:rPr>
        <w:t xml:space="preserve">amended by No. </w:t>
      </w:r>
      <w:r w:rsidR="00472BA1">
        <w:rPr>
          <w:bCs/>
        </w:rPr>
        <w:t>95/2005</w:t>
      </w:r>
      <w:r>
        <w:rPr>
          <w:bCs/>
        </w:rPr>
        <w:t xml:space="preserve"> s. 4(4)(b).</w:t>
      </w:r>
    </w:p>
    <w:p w14:paraId="58D4A608" w14:textId="77777777" w:rsidR="00D10CC8" w:rsidRPr="00661206" w:rsidRDefault="009C1390" w:rsidP="00F01D70">
      <w:pPr>
        <w:pStyle w:val="DraftHeading3"/>
        <w:tabs>
          <w:tab w:val="right" w:pos="1757"/>
        </w:tabs>
        <w:ind w:left="1871" w:hanging="1871"/>
        <w:rPr>
          <w:szCs w:val="24"/>
        </w:rPr>
      </w:pPr>
      <w:r>
        <w:tab/>
        <w:t>(b)</w:t>
      </w:r>
      <w:r>
        <w:tab/>
        <w:t xml:space="preserve">there is an emergency on leased land and the Freeway Corporation has failed to close </w:t>
      </w:r>
      <w:r w:rsidR="003275C8">
        <w:t>EastLink</w:t>
      </w:r>
      <w:r>
        <w:t xml:space="preserve"> to traffic.</w:t>
      </w:r>
    </w:p>
    <w:p w14:paraId="70F27857" w14:textId="77777777" w:rsidR="009C1390" w:rsidRPr="00D10CC8" w:rsidRDefault="009C1390" w:rsidP="00D10CC8">
      <w:pPr>
        <w:pStyle w:val="Heading-PART"/>
        <w:rPr>
          <w:caps w:val="0"/>
          <w:sz w:val="32"/>
        </w:rPr>
      </w:pPr>
      <w:r w:rsidRPr="00D10CC8">
        <w:rPr>
          <w:caps w:val="0"/>
          <w:sz w:val="32"/>
        </w:rPr>
        <w:br w:type="page"/>
      </w:r>
      <w:bookmarkStart w:id="197" w:name="_Toc226010181"/>
      <w:r w:rsidRPr="00D10CC8">
        <w:rPr>
          <w:caps w:val="0"/>
          <w:sz w:val="32"/>
        </w:rPr>
        <w:lastRenderedPageBreak/>
        <w:t>Part 8</w:t>
      </w:r>
      <w:r w:rsidRPr="00D10CC8">
        <w:rPr>
          <w:bCs/>
          <w:caps w:val="0"/>
          <w:sz w:val="32"/>
        </w:rPr>
        <w:t>—</w:t>
      </w:r>
      <w:r w:rsidRPr="00D10CC8">
        <w:rPr>
          <w:caps w:val="0"/>
          <w:sz w:val="32"/>
        </w:rPr>
        <w:t>Interface with Utilities</w:t>
      </w:r>
      <w:bookmarkEnd w:id="197"/>
    </w:p>
    <w:p w14:paraId="20FF8FFA" w14:textId="77777777" w:rsidR="009C1390" w:rsidRPr="00D10CC8" w:rsidRDefault="009C1390" w:rsidP="00D10CC8">
      <w:pPr>
        <w:pStyle w:val="Heading-DIVISION"/>
        <w:rPr>
          <w:sz w:val="28"/>
        </w:rPr>
      </w:pPr>
      <w:bookmarkStart w:id="198" w:name="_Toc226010182"/>
      <w:r w:rsidRPr="00D10CC8">
        <w:rPr>
          <w:sz w:val="28"/>
        </w:rPr>
        <w:t>Division 1</w:t>
      </w:r>
      <w:r w:rsidRPr="00D10CC8">
        <w:rPr>
          <w:bCs/>
          <w:sz w:val="28"/>
        </w:rPr>
        <w:t>—</w:t>
      </w:r>
      <w:r w:rsidRPr="00D10CC8">
        <w:rPr>
          <w:sz w:val="28"/>
        </w:rPr>
        <w:t>Introduction</w:t>
      </w:r>
      <w:bookmarkEnd w:id="198"/>
    </w:p>
    <w:p w14:paraId="074332BB" w14:textId="77777777" w:rsidR="009C1390" w:rsidRDefault="009C1390" w:rsidP="009E119B">
      <w:pPr>
        <w:pStyle w:val="DraftHeading1"/>
        <w:tabs>
          <w:tab w:val="right" w:pos="680"/>
        </w:tabs>
        <w:ind w:left="850" w:hanging="850"/>
      </w:pPr>
      <w:r>
        <w:tab/>
      </w:r>
      <w:bookmarkStart w:id="199" w:name="_Toc226010183"/>
      <w:r>
        <w:t>148</w:t>
      </w:r>
      <w:r w:rsidR="009E119B">
        <w:tab/>
      </w:r>
      <w:r>
        <w:t>Certain powers of Utilities not affected</w:t>
      </w:r>
      <w:bookmarkEnd w:id="199"/>
    </w:p>
    <w:p w14:paraId="37FDD94B" w14:textId="77777777" w:rsidR="009C1390" w:rsidRDefault="009C1390">
      <w:pPr>
        <w:pStyle w:val="BodySectionSub"/>
      </w:pPr>
      <w:r>
        <w:t>Nothing in this Part affects any power of a Utility—</w:t>
      </w:r>
    </w:p>
    <w:p w14:paraId="2085F647" w14:textId="77777777" w:rsidR="009C1390" w:rsidRDefault="009C1390">
      <w:pPr>
        <w:pStyle w:val="DraftHeading3"/>
        <w:tabs>
          <w:tab w:val="right" w:pos="1757"/>
        </w:tabs>
        <w:ind w:left="1871" w:hanging="1871"/>
      </w:pPr>
      <w:r>
        <w:tab/>
        <w:t>(a)</w:t>
      </w:r>
      <w:r>
        <w:tab/>
        <w:t>to respond to and deal with an emergency; or</w:t>
      </w:r>
    </w:p>
    <w:p w14:paraId="4E45C813" w14:textId="77777777" w:rsidR="009C1390" w:rsidRDefault="009C1390">
      <w:pPr>
        <w:pStyle w:val="DraftHeading3"/>
        <w:tabs>
          <w:tab w:val="right" w:pos="1757"/>
        </w:tabs>
        <w:ind w:left="1871" w:hanging="1871"/>
      </w:pPr>
      <w:r>
        <w:tab/>
        <w:t>(b)</w:t>
      </w:r>
      <w:r>
        <w:tab/>
        <w:t>to use a vehicle on any road in the Extended Project area.</w:t>
      </w:r>
    </w:p>
    <w:p w14:paraId="66196947" w14:textId="77777777" w:rsidR="009C1390" w:rsidRPr="00D10CC8" w:rsidRDefault="009C1390" w:rsidP="00D10CC8">
      <w:pPr>
        <w:pStyle w:val="Heading-DIVISION"/>
        <w:rPr>
          <w:sz w:val="28"/>
        </w:rPr>
      </w:pPr>
      <w:bookmarkStart w:id="200" w:name="_Toc226010184"/>
      <w:r w:rsidRPr="00D10CC8">
        <w:rPr>
          <w:sz w:val="28"/>
        </w:rPr>
        <w:t>Division 2</w:t>
      </w:r>
      <w:r w:rsidRPr="00D10CC8">
        <w:rPr>
          <w:bCs/>
          <w:sz w:val="28"/>
        </w:rPr>
        <w:t>—</w:t>
      </w:r>
      <w:r w:rsidRPr="00D10CC8">
        <w:rPr>
          <w:sz w:val="28"/>
        </w:rPr>
        <w:t>Consent of Authority</w:t>
      </w:r>
      <w:bookmarkEnd w:id="200"/>
    </w:p>
    <w:p w14:paraId="77E8A39A" w14:textId="77777777" w:rsidR="009C1390" w:rsidRDefault="009C1390" w:rsidP="009E119B">
      <w:pPr>
        <w:pStyle w:val="DraftHeading1"/>
        <w:tabs>
          <w:tab w:val="right" w:pos="680"/>
        </w:tabs>
        <w:ind w:left="850" w:hanging="850"/>
      </w:pPr>
      <w:r>
        <w:tab/>
      </w:r>
      <w:bookmarkStart w:id="201" w:name="_Toc226010185"/>
      <w:r>
        <w:t>149</w:t>
      </w:r>
      <w:r w:rsidR="009E119B">
        <w:tab/>
      </w:r>
      <w:r>
        <w:t>Division does not apply to leased land or licensed land</w:t>
      </w:r>
      <w:bookmarkEnd w:id="201"/>
    </w:p>
    <w:p w14:paraId="32D950D8" w14:textId="77777777" w:rsidR="009C1390" w:rsidRDefault="009C1390">
      <w:pPr>
        <w:pStyle w:val="BodySectionSub"/>
      </w:pPr>
      <w:r>
        <w:t>This Division does not apply to leased land or licensed land.</w:t>
      </w:r>
    </w:p>
    <w:p w14:paraId="55FF38B9" w14:textId="77777777" w:rsidR="009C1390" w:rsidRDefault="009C1390" w:rsidP="009E119B">
      <w:pPr>
        <w:pStyle w:val="DraftHeading1"/>
        <w:tabs>
          <w:tab w:val="right" w:pos="680"/>
        </w:tabs>
        <w:ind w:left="850" w:hanging="850"/>
      </w:pPr>
      <w:r>
        <w:tab/>
      </w:r>
      <w:bookmarkStart w:id="202" w:name="_Toc226010186"/>
      <w:r>
        <w:t>150</w:t>
      </w:r>
      <w:r w:rsidR="009E119B">
        <w:tab/>
      </w:r>
      <w:r>
        <w:t>Utility to obtain consent of Authority</w:t>
      </w:r>
      <w:bookmarkEnd w:id="202"/>
    </w:p>
    <w:p w14:paraId="3B2FEB45" w14:textId="77777777" w:rsidR="009C1390" w:rsidRDefault="009C1390">
      <w:pPr>
        <w:pStyle w:val="DraftHeading2"/>
        <w:tabs>
          <w:tab w:val="right" w:pos="1247"/>
        </w:tabs>
        <w:ind w:left="1361" w:hanging="1361"/>
      </w:pPr>
      <w:r>
        <w:tab/>
        <w:t>(1)</w:t>
      </w:r>
      <w:r>
        <w:tab/>
        <w:t>A Utility must obtain the written consent of the Authority before carrying out works on Utility infrastructure, or for the construction of new Utility infrastructure, in the Extended Project area.</w:t>
      </w:r>
    </w:p>
    <w:p w14:paraId="38619CA5" w14:textId="77777777" w:rsidR="009C1390" w:rsidRDefault="009C1390">
      <w:pPr>
        <w:pStyle w:val="DraftHeading2"/>
        <w:tabs>
          <w:tab w:val="right" w:pos="1247"/>
        </w:tabs>
        <w:ind w:left="1361" w:hanging="1361"/>
      </w:pPr>
      <w:r>
        <w:tab/>
        <w:t>(2)</w:t>
      </w:r>
      <w:r>
        <w:tab/>
        <w:t>The Authority must not unreasonably delay or refuse its consent under this section.</w:t>
      </w:r>
    </w:p>
    <w:p w14:paraId="13C332F9" w14:textId="77777777" w:rsidR="009C1390" w:rsidRDefault="009C1390">
      <w:pPr>
        <w:pStyle w:val="DraftHeading2"/>
        <w:tabs>
          <w:tab w:val="right" w:pos="1247"/>
        </w:tabs>
        <w:ind w:left="1361" w:hanging="1361"/>
      </w:pPr>
      <w:r>
        <w:tab/>
        <w:t>(3)</w:t>
      </w:r>
      <w:r>
        <w:tab/>
        <w:t>The Authority may grant a consent under this section subject to any reasonable conditions that the Authority may determine.</w:t>
      </w:r>
    </w:p>
    <w:p w14:paraId="42872371" w14:textId="77777777" w:rsidR="009C1390" w:rsidRDefault="009C1390">
      <w:pPr>
        <w:pStyle w:val="DraftHeading2"/>
        <w:tabs>
          <w:tab w:val="right" w:pos="1247"/>
        </w:tabs>
        <w:ind w:left="1361" w:hanging="1361"/>
      </w:pPr>
      <w:r>
        <w:tab/>
        <w:t>(4)</w:t>
      </w:r>
      <w:r>
        <w:tab/>
        <w:t>This section applies in addition to the requirements of and despite anything to the contrary in any other Act or law.</w:t>
      </w:r>
    </w:p>
    <w:p w14:paraId="55678D9A" w14:textId="77777777" w:rsidR="009C1390" w:rsidRDefault="009C1390"/>
    <w:p w14:paraId="00B027D6" w14:textId="77777777" w:rsidR="009C1390" w:rsidRDefault="009C1390"/>
    <w:p w14:paraId="00F4FCE3" w14:textId="77777777" w:rsidR="009C1390" w:rsidRDefault="009C1390"/>
    <w:p w14:paraId="51963029" w14:textId="77777777" w:rsidR="009C1390" w:rsidRDefault="009C1390" w:rsidP="009E119B">
      <w:pPr>
        <w:pStyle w:val="DraftHeading1"/>
        <w:tabs>
          <w:tab w:val="right" w:pos="680"/>
        </w:tabs>
        <w:ind w:left="850" w:hanging="850"/>
      </w:pPr>
      <w:r>
        <w:lastRenderedPageBreak/>
        <w:tab/>
      </w:r>
      <w:bookmarkStart w:id="203" w:name="_Toc226010187"/>
      <w:r>
        <w:t>151</w:t>
      </w:r>
      <w:r w:rsidR="009E119B">
        <w:tab/>
      </w:r>
      <w:r>
        <w:t>Utility may refer matter to Ministers for determination</w:t>
      </w:r>
      <w:bookmarkEnd w:id="203"/>
    </w:p>
    <w:p w14:paraId="09C273DE" w14:textId="77777777" w:rsidR="009C1390" w:rsidRDefault="009C1390">
      <w:pPr>
        <w:pStyle w:val="BodySectionSub"/>
      </w:pPr>
      <w:r>
        <w:t>A Utility may refer the matter to the Minister and the Utility Minister for determination under Division 8 if—</w:t>
      </w:r>
    </w:p>
    <w:p w14:paraId="03E3C426" w14:textId="77777777" w:rsidR="009C1390" w:rsidRDefault="009C1390">
      <w:pPr>
        <w:pStyle w:val="DraftHeading3"/>
        <w:tabs>
          <w:tab w:val="right" w:pos="1757"/>
        </w:tabs>
        <w:ind w:left="1871" w:hanging="1871"/>
      </w:pPr>
      <w:r>
        <w:tab/>
        <w:t>(a)</w:t>
      </w:r>
      <w:r>
        <w:tab/>
        <w:t>the Authority refuses or unreasonably delays giving its consent under section 150; or</w:t>
      </w:r>
    </w:p>
    <w:p w14:paraId="53E897A2" w14:textId="77777777" w:rsidR="009C1390" w:rsidRDefault="009C1390">
      <w:pPr>
        <w:pStyle w:val="DraftHeading3"/>
        <w:tabs>
          <w:tab w:val="right" w:pos="1757"/>
        </w:tabs>
        <w:ind w:left="1871" w:hanging="1871"/>
      </w:pPr>
      <w:r>
        <w:tab/>
        <w:t>(b)</w:t>
      </w:r>
      <w:r>
        <w:tab/>
        <w:t>the Utility objects to any condition imposed by the Authority on that consent.</w:t>
      </w:r>
    </w:p>
    <w:p w14:paraId="1D0DF3AD" w14:textId="77777777" w:rsidR="009C1390" w:rsidRPr="00D10CC8" w:rsidRDefault="009C1390" w:rsidP="00D10CC8">
      <w:pPr>
        <w:pStyle w:val="Heading-DIVISION"/>
        <w:rPr>
          <w:sz w:val="28"/>
        </w:rPr>
      </w:pPr>
      <w:bookmarkStart w:id="204" w:name="_Toc226010188"/>
      <w:r w:rsidRPr="00D10CC8">
        <w:rPr>
          <w:sz w:val="28"/>
        </w:rPr>
        <w:t>Division 3</w:t>
      </w:r>
      <w:r w:rsidRPr="00D10CC8">
        <w:rPr>
          <w:bCs/>
          <w:sz w:val="28"/>
        </w:rPr>
        <w:t>—</w:t>
      </w:r>
      <w:r w:rsidRPr="00D10CC8">
        <w:rPr>
          <w:sz w:val="28"/>
        </w:rPr>
        <w:t>Consent of Freeway Corporation</w:t>
      </w:r>
      <w:bookmarkEnd w:id="204"/>
    </w:p>
    <w:p w14:paraId="3B49F4D0" w14:textId="77777777" w:rsidR="009C1390" w:rsidRDefault="009C1390" w:rsidP="009E119B">
      <w:pPr>
        <w:pStyle w:val="DraftHeading1"/>
        <w:tabs>
          <w:tab w:val="right" w:pos="680"/>
        </w:tabs>
        <w:ind w:left="850" w:hanging="850"/>
      </w:pPr>
      <w:r>
        <w:tab/>
      </w:r>
      <w:bookmarkStart w:id="205" w:name="_Toc226010189"/>
      <w:r>
        <w:t>152</w:t>
      </w:r>
      <w:r w:rsidR="009E119B">
        <w:tab/>
      </w:r>
      <w:r>
        <w:t>Utility to obtain consent of Freeway Corporation</w:t>
      </w:r>
      <w:bookmarkEnd w:id="205"/>
    </w:p>
    <w:p w14:paraId="1F41958C" w14:textId="77777777" w:rsidR="009C1390" w:rsidRDefault="009C1390">
      <w:pPr>
        <w:pStyle w:val="DraftHeading2"/>
        <w:tabs>
          <w:tab w:val="right" w:pos="1247"/>
        </w:tabs>
        <w:ind w:left="1361" w:hanging="1361"/>
      </w:pPr>
      <w:r>
        <w:tab/>
        <w:t>(1)</w:t>
      </w:r>
      <w:r>
        <w:tab/>
        <w:t>A Utility must obtain the written consent of the Freeway Corporation before carrying out or causing the carrying out of works on Utility infrastructure, or for the construction of new Utility infrastructure, in, on, over or under licensed land.</w:t>
      </w:r>
    </w:p>
    <w:p w14:paraId="3212E85D" w14:textId="77777777" w:rsidR="009C1390" w:rsidRDefault="009C1390">
      <w:pPr>
        <w:pStyle w:val="DraftHeading2"/>
        <w:tabs>
          <w:tab w:val="right" w:pos="1247"/>
        </w:tabs>
        <w:ind w:left="1361" w:hanging="1361"/>
      </w:pPr>
      <w:r>
        <w:tab/>
        <w:t>(2)</w:t>
      </w:r>
      <w:r>
        <w:tab/>
        <w:t>The Freeway Corporation must not unreasonably delay or refuse its consent under this section.</w:t>
      </w:r>
    </w:p>
    <w:p w14:paraId="1A68FCB9" w14:textId="77777777" w:rsidR="009C1390" w:rsidRDefault="009C1390">
      <w:pPr>
        <w:pStyle w:val="DraftHeading2"/>
        <w:tabs>
          <w:tab w:val="right" w:pos="1247"/>
        </w:tabs>
        <w:ind w:left="1361" w:hanging="1361"/>
      </w:pPr>
      <w:r>
        <w:tab/>
        <w:t>(3)</w:t>
      </w:r>
      <w:r>
        <w:tab/>
        <w:t>A consent under this section may be granted on such reasonable conditions as the Freeway Corporation thinks fit.</w:t>
      </w:r>
    </w:p>
    <w:p w14:paraId="48B3FCE1" w14:textId="77777777" w:rsidR="009C1390" w:rsidRDefault="009C1390">
      <w:pPr>
        <w:pStyle w:val="DraftHeading2"/>
        <w:tabs>
          <w:tab w:val="right" w:pos="1247"/>
        </w:tabs>
        <w:ind w:left="1361" w:hanging="1361"/>
      </w:pPr>
      <w:r>
        <w:tab/>
        <w:t>(4)</w:t>
      </w:r>
      <w:r>
        <w:tab/>
        <w:t>This section does not apply to Utility infrastructure if—</w:t>
      </w:r>
    </w:p>
    <w:p w14:paraId="3BF91C01" w14:textId="77777777" w:rsidR="009C1390" w:rsidRDefault="009C1390">
      <w:pPr>
        <w:pStyle w:val="DraftHeading3"/>
        <w:tabs>
          <w:tab w:val="right" w:pos="1757"/>
        </w:tabs>
        <w:ind w:left="1871" w:hanging="1871"/>
      </w:pPr>
      <w:r>
        <w:tab/>
        <w:t>(a)</w:t>
      </w:r>
      <w:r>
        <w:tab/>
        <w:t>an approved Utility agreement provides for access by the Utility to licensed land to carry out works in relation to that Utility infrastructure; or</w:t>
      </w:r>
    </w:p>
    <w:p w14:paraId="5EB42B27" w14:textId="77777777" w:rsidR="009C1390" w:rsidRDefault="009C1390">
      <w:pPr>
        <w:pStyle w:val="DraftHeading3"/>
        <w:tabs>
          <w:tab w:val="right" w:pos="1757"/>
        </w:tabs>
        <w:ind w:left="1871" w:hanging="1871"/>
      </w:pPr>
      <w:r>
        <w:tab/>
        <w:t>(b)</w:t>
      </w:r>
      <w:r>
        <w:tab/>
        <w:t>the work is being carried out under a determination made under Division 8.</w:t>
      </w:r>
    </w:p>
    <w:p w14:paraId="40E85A60" w14:textId="77777777" w:rsidR="009C1390" w:rsidRDefault="009C1390">
      <w:pPr>
        <w:pStyle w:val="DraftHeading2"/>
        <w:tabs>
          <w:tab w:val="right" w:pos="1247"/>
        </w:tabs>
        <w:ind w:left="1361" w:hanging="1361"/>
      </w:pPr>
      <w:r>
        <w:tab/>
        <w:t>(5)</w:t>
      </w:r>
      <w:r>
        <w:tab/>
        <w:t>This section applies in addition to the requirements of and despite anything to the contrary in any other Act or law.</w:t>
      </w:r>
    </w:p>
    <w:p w14:paraId="2CDFDB3C" w14:textId="77777777" w:rsidR="009C1390" w:rsidRDefault="009C1390" w:rsidP="009E119B">
      <w:pPr>
        <w:pStyle w:val="DraftHeading1"/>
        <w:tabs>
          <w:tab w:val="right" w:pos="680"/>
        </w:tabs>
        <w:ind w:left="850" w:hanging="850"/>
      </w:pPr>
      <w:r>
        <w:lastRenderedPageBreak/>
        <w:tab/>
      </w:r>
      <w:bookmarkStart w:id="206" w:name="_Toc226010190"/>
      <w:r>
        <w:t>153</w:t>
      </w:r>
      <w:r w:rsidR="009E119B">
        <w:tab/>
      </w:r>
      <w:r>
        <w:t>Utility may refer matter to Ministers for determination</w:t>
      </w:r>
      <w:bookmarkEnd w:id="206"/>
    </w:p>
    <w:p w14:paraId="22EA55C7" w14:textId="77777777" w:rsidR="009C1390" w:rsidRDefault="009C1390">
      <w:pPr>
        <w:pStyle w:val="BodySectionSub"/>
      </w:pPr>
      <w:r>
        <w:t>A Utility may refer the matter to the Minister and the Utility Minister for determination under Division 8 if—</w:t>
      </w:r>
    </w:p>
    <w:p w14:paraId="12E989FD" w14:textId="77777777" w:rsidR="009C1390" w:rsidRDefault="009C1390">
      <w:pPr>
        <w:pStyle w:val="DraftHeading3"/>
        <w:tabs>
          <w:tab w:val="right" w:pos="1757"/>
        </w:tabs>
        <w:ind w:left="1871" w:hanging="1871"/>
      </w:pPr>
      <w:r>
        <w:tab/>
        <w:t>(a)</w:t>
      </w:r>
      <w:r>
        <w:tab/>
        <w:t>the Freeway Corporation refuses or unreasonably delays giving its consent under section 152; or</w:t>
      </w:r>
    </w:p>
    <w:p w14:paraId="245F6875" w14:textId="77777777" w:rsidR="009C1390" w:rsidRDefault="009C1390">
      <w:pPr>
        <w:pStyle w:val="DraftHeading3"/>
        <w:tabs>
          <w:tab w:val="right" w:pos="1757"/>
        </w:tabs>
        <w:ind w:left="1871" w:hanging="1871"/>
      </w:pPr>
      <w:r>
        <w:tab/>
        <w:t>(b)</w:t>
      </w:r>
      <w:r>
        <w:tab/>
        <w:t>the Utility objects to any condition imposed by the Freeway Corporation on that consent.</w:t>
      </w:r>
    </w:p>
    <w:p w14:paraId="7B371728" w14:textId="77777777" w:rsidR="009C1390" w:rsidRPr="00D10CC8" w:rsidRDefault="009C1390" w:rsidP="00D10CC8">
      <w:pPr>
        <w:pStyle w:val="Heading-DIVISION"/>
        <w:rPr>
          <w:sz w:val="28"/>
        </w:rPr>
      </w:pPr>
      <w:bookmarkStart w:id="207" w:name="_Toc226010191"/>
      <w:r w:rsidRPr="00D10CC8">
        <w:rPr>
          <w:sz w:val="28"/>
        </w:rPr>
        <w:t>Division 4—Agreements between Freeway Corporation and Utility</w:t>
      </w:r>
      <w:bookmarkEnd w:id="207"/>
    </w:p>
    <w:p w14:paraId="0B8064C0" w14:textId="77777777" w:rsidR="009C1390" w:rsidRDefault="009C1390" w:rsidP="009E119B">
      <w:pPr>
        <w:pStyle w:val="DraftHeading1"/>
        <w:tabs>
          <w:tab w:val="right" w:pos="680"/>
        </w:tabs>
        <w:ind w:left="850" w:hanging="850"/>
      </w:pPr>
      <w:r>
        <w:tab/>
      </w:r>
      <w:bookmarkStart w:id="208" w:name="_Toc226010192"/>
      <w:r>
        <w:t>154</w:t>
      </w:r>
      <w:r w:rsidR="009E119B">
        <w:tab/>
      </w:r>
      <w:r>
        <w:t>Agreements in relation to licensed land</w:t>
      </w:r>
      <w:bookmarkEnd w:id="208"/>
    </w:p>
    <w:p w14:paraId="57A5E01B" w14:textId="77777777" w:rsidR="009C1390" w:rsidRDefault="009C1390">
      <w:pPr>
        <w:pStyle w:val="BodySectionSub"/>
      </w:pPr>
      <w:r>
        <w:t>The Freeway Corporation may enter into an agreement with a Utility under this Division in relation to Utility infrastructure or any works affecting Utility infrastructure constructed or to be constructed in, on, over or under licensed land.</w:t>
      </w:r>
    </w:p>
    <w:p w14:paraId="11935B28" w14:textId="77777777" w:rsidR="009C1390" w:rsidRDefault="009C1390" w:rsidP="009E119B">
      <w:pPr>
        <w:pStyle w:val="DraftHeading1"/>
        <w:tabs>
          <w:tab w:val="right" w:pos="680"/>
        </w:tabs>
        <w:ind w:left="850" w:hanging="850"/>
      </w:pPr>
      <w:r>
        <w:tab/>
      </w:r>
      <w:bookmarkStart w:id="209" w:name="_Toc226010193"/>
      <w:r>
        <w:t>155</w:t>
      </w:r>
      <w:r w:rsidR="009E119B">
        <w:tab/>
      </w:r>
      <w:r>
        <w:t>What can a Utility agreement provide for?</w:t>
      </w:r>
      <w:bookmarkEnd w:id="209"/>
    </w:p>
    <w:p w14:paraId="5D1CBDDC" w14:textId="77777777" w:rsidR="009C1390" w:rsidRDefault="009C1390">
      <w:pPr>
        <w:pStyle w:val="DraftHeading2"/>
        <w:tabs>
          <w:tab w:val="right" w:pos="1247"/>
        </w:tabs>
        <w:ind w:left="1361" w:hanging="1361"/>
      </w:pPr>
      <w:r>
        <w:tab/>
        <w:t>(1)</w:t>
      </w:r>
      <w:r>
        <w:tab/>
        <w:t>A Utility agreement may only provide for the following matters—</w:t>
      </w:r>
    </w:p>
    <w:p w14:paraId="32AC80D5" w14:textId="77777777" w:rsidR="009C1390" w:rsidRDefault="009C1390">
      <w:pPr>
        <w:pStyle w:val="DraftHeading3"/>
        <w:tabs>
          <w:tab w:val="right" w:pos="1757"/>
        </w:tabs>
        <w:ind w:left="1871" w:hanging="1871"/>
      </w:pPr>
      <w:r>
        <w:tab/>
        <w:t>(a)</w:t>
      </w:r>
      <w:r>
        <w:tab/>
        <w:t>the means of minimising disruption to the Utility infrastructure and the services provided by the Utility infrastructure;</w:t>
      </w:r>
    </w:p>
    <w:p w14:paraId="1ED7320A" w14:textId="77777777" w:rsidR="009C1390" w:rsidRDefault="009C1390">
      <w:pPr>
        <w:pStyle w:val="DraftHeading3"/>
        <w:tabs>
          <w:tab w:val="right" w:pos="1757"/>
        </w:tabs>
        <w:ind w:left="1871" w:hanging="1871"/>
      </w:pPr>
      <w:r>
        <w:tab/>
        <w:t>(b)</w:t>
      </w:r>
      <w:r>
        <w:tab/>
        <w:t>the respective rights of the Freeway Corporation and the Utility to have access to the Utility infrastructure;</w:t>
      </w:r>
    </w:p>
    <w:p w14:paraId="40A76820" w14:textId="77777777" w:rsidR="009C1390" w:rsidRDefault="009C1390">
      <w:pPr>
        <w:pStyle w:val="DraftHeading3"/>
        <w:tabs>
          <w:tab w:val="right" w:pos="1757"/>
        </w:tabs>
        <w:ind w:left="1871" w:hanging="1871"/>
      </w:pPr>
      <w:r>
        <w:tab/>
        <w:t>(c)</w:t>
      </w:r>
      <w:r>
        <w:tab/>
        <w:t>the respective rights of the Freeway Corporation and the Utility to carry out works affecting the Utility infrastructure;</w:t>
      </w:r>
    </w:p>
    <w:p w14:paraId="715259D5" w14:textId="77777777" w:rsidR="009C1390" w:rsidRDefault="009C1390">
      <w:pPr>
        <w:pStyle w:val="DraftHeading3"/>
        <w:tabs>
          <w:tab w:val="right" w:pos="1757"/>
        </w:tabs>
        <w:ind w:left="1871" w:hanging="1871"/>
      </w:pPr>
      <w:r>
        <w:tab/>
        <w:t>(d)</w:t>
      </w:r>
      <w:r>
        <w:tab/>
        <w:t>the relocation and rectification of Utility infrastructure;</w:t>
      </w:r>
    </w:p>
    <w:p w14:paraId="7F4D21C8" w14:textId="77777777" w:rsidR="009C1390" w:rsidRDefault="009C1390">
      <w:pPr>
        <w:pStyle w:val="DraftHeading3"/>
        <w:tabs>
          <w:tab w:val="right" w:pos="1757"/>
        </w:tabs>
        <w:ind w:left="1871" w:hanging="1871"/>
      </w:pPr>
      <w:r>
        <w:lastRenderedPageBreak/>
        <w:tab/>
        <w:t>(e)</w:t>
      </w:r>
      <w:r>
        <w:tab/>
        <w:t>the standards (including safety, operational and accreditation standards) that are to apply to the relocation or rectification of Utility infrastructure;</w:t>
      </w:r>
    </w:p>
    <w:p w14:paraId="4D15FAF4" w14:textId="77777777" w:rsidR="009C1390" w:rsidRDefault="009C1390">
      <w:pPr>
        <w:pStyle w:val="DraftHeading3"/>
        <w:tabs>
          <w:tab w:val="right" w:pos="1757"/>
        </w:tabs>
        <w:ind w:left="1871" w:hanging="1871"/>
      </w:pPr>
      <w:r>
        <w:tab/>
        <w:t>(f)</w:t>
      </w:r>
      <w:r>
        <w:tab/>
        <w:t>the costs of any relocation or rectification of the Utility infrastructure and how those costs are to be apportioned between the Freeway Corporation and the Utility;</w:t>
      </w:r>
    </w:p>
    <w:p w14:paraId="5F4941DF" w14:textId="77777777" w:rsidR="009C1390" w:rsidRDefault="009C1390">
      <w:pPr>
        <w:pStyle w:val="DraftHeading3"/>
        <w:tabs>
          <w:tab w:val="right" w:pos="1757"/>
        </w:tabs>
        <w:ind w:left="1871" w:hanging="1871"/>
      </w:pPr>
      <w:r>
        <w:tab/>
        <w:t>(g)</w:t>
      </w:r>
      <w:r>
        <w:tab/>
        <w:t>the certification by the Utility of works affecting Utility infrastructure.</w:t>
      </w:r>
    </w:p>
    <w:p w14:paraId="1871030C" w14:textId="77777777" w:rsidR="009C1390" w:rsidRDefault="009C1390">
      <w:pPr>
        <w:pStyle w:val="DraftHeading2"/>
        <w:tabs>
          <w:tab w:val="right" w:pos="1247"/>
        </w:tabs>
        <w:ind w:left="1361" w:hanging="1361"/>
      </w:pPr>
      <w:r>
        <w:tab/>
        <w:t>(2)</w:t>
      </w:r>
      <w:r>
        <w:tab/>
        <w:t>An agreement that provides for any other matter is not a Utility agreement for the purposes of this Division.</w:t>
      </w:r>
    </w:p>
    <w:p w14:paraId="428EA093" w14:textId="77777777" w:rsidR="009C1390" w:rsidRDefault="009C1390" w:rsidP="009E119B">
      <w:pPr>
        <w:pStyle w:val="DraftHeading1"/>
        <w:tabs>
          <w:tab w:val="right" w:pos="680"/>
        </w:tabs>
        <w:ind w:left="850" w:hanging="850"/>
      </w:pPr>
      <w:r>
        <w:tab/>
      </w:r>
      <w:bookmarkStart w:id="210" w:name="_Toc226010194"/>
      <w:r>
        <w:t>156</w:t>
      </w:r>
      <w:r w:rsidR="009E119B">
        <w:tab/>
      </w:r>
      <w:r>
        <w:t>Requirements for Utility agreements</w:t>
      </w:r>
      <w:bookmarkEnd w:id="210"/>
    </w:p>
    <w:p w14:paraId="74B31099" w14:textId="77777777" w:rsidR="009C1390" w:rsidRDefault="009C1390">
      <w:pPr>
        <w:pStyle w:val="DraftHeading2"/>
        <w:tabs>
          <w:tab w:val="right" w:pos="1247"/>
        </w:tabs>
        <w:ind w:left="1361" w:hanging="1361"/>
      </w:pPr>
      <w:r>
        <w:tab/>
        <w:t>(1)</w:t>
      </w:r>
      <w:r>
        <w:tab/>
        <w:t>A Utility agreement must be in writing.</w:t>
      </w:r>
    </w:p>
    <w:p w14:paraId="1490BEB0" w14:textId="77777777" w:rsidR="009C1390" w:rsidRDefault="009C1390">
      <w:pPr>
        <w:pStyle w:val="DraftHeading2"/>
        <w:tabs>
          <w:tab w:val="right" w:pos="1247"/>
        </w:tabs>
        <w:ind w:left="1361" w:hanging="1361"/>
      </w:pPr>
      <w:r>
        <w:tab/>
        <w:t>(2)</w:t>
      </w:r>
      <w:r>
        <w:tab/>
        <w:t>A Utility agreement must not be inconsistent with this Act or the Agreement.</w:t>
      </w:r>
    </w:p>
    <w:p w14:paraId="0FF01838" w14:textId="77777777" w:rsidR="009C1390" w:rsidRDefault="009C1390">
      <w:pPr>
        <w:pStyle w:val="DraftHeading2"/>
        <w:tabs>
          <w:tab w:val="right" w:pos="1247"/>
        </w:tabs>
        <w:ind w:left="1361" w:hanging="1361"/>
      </w:pPr>
      <w:r>
        <w:tab/>
        <w:t>(3)</w:t>
      </w:r>
      <w:r>
        <w:tab/>
        <w:t xml:space="preserve">A Utility agreement that does not comply with </w:t>
      </w:r>
      <w:r w:rsidR="00334E3E">
        <w:t>subsection</w:t>
      </w:r>
      <w:r>
        <w:t xml:space="preserve"> (2) is of no effect to the extent of the inconsistency.</w:t>
      </w:r>
    </w:p>
    <w:p w14:paraId="08DDCB41" w14:textId="77777777" w:rsidR="009C1390" w:rsidRDefault="009C1390">
      <w:pPr>
        <w:pStyle w:val="DraftHeading2"/>
        <w:tabs>
          <w:tab w:val="right" w:pos="1247"/>
        </w:tabs>
        <w:ind w:left="1361" w:hanging="1361"/>
      </w:pPr>
      <w:r>
        <w:tab/>
        <w:t>(4)</w:t>
      </w:r>
      <w:r>
        <w:tab/>
        <w:t>If a Utility agreement provides for standards in relation to a matter in accordance with section 155(1)(e), those standards are to apply in relation to that matter despite anything to the contrary in any other Act or law, once the Utility agreement takes effect.</w:t>
      </w:r>
    </w:p>
    <w:p w14:paraId="3FCB24DA" w14:textId="77777777" w:rsidR="009C1390" w:rsidRDefault="009C1390" w:rsidP="009E119B">
      <w:pPr>
        <w:pStyle w:val="DraftHeading1"/>
        <w:tabs>
          <w:tab w:val="right" w:pos="680"/>
        </w:tabs>
        <w:ind w:left="850" w:hanging="850"/>
      </w:pPr>
      <w:r>
        <w:tab/>
      </w:r>
      <w:bookmarkStart w:id="211" w:name="_Toc226010195"/>
      <w:r>
        <w:t>157</w:t>
      </w:r>
      <w:r w:rsidR="009E119B">
        <w:tab/>
      </w:r>
      <w:r>
        <w:t>Utility agreements must be approved by the Authority</w:t>
      </w:r>
      <w:bookmarkEnd w:id="211"/>
    </w:p>
    <w:p w14:paraId="6F51876C" w14:textId="77777777" w:rsidR="009C1390" w:rsidRDefault="009C1390">
      <w:pPr>
        <w:pStyle w:val="BodySectionSub"/>
      </w:pPr>
      <w:r>
        <w:t>A Utility agreement is of no effect unless it is approved by the Authority.</w:t>
      </w:r>
    </w:p>
    <w:p w14:paraId="25C53E56" w14:textId="77777777" w:rsidR="009C1390" w:rsidRDefault="009C1390"/>
    <w:p w14:paraId="1AF525B6" w14:textId="77777777" w:rsidR="009C1390" w:rsidRDefault="009C1390"/>
    <w:p w14:paraId="49B480FF" w14:textId="77777777" w:rsidR="009C1390" w:rsidRDefault="009C1390"/>
    <w:p w14:paraId="2CC59439" w14:textId="77777777" w:rsidR="009C1390" w:rsidRDefault="009C1390" w:rsidP="009E119B">
      <w:pPr>
        <w:pStyle w:val="DraftHeading1"/>
        <w:tabs>
          <w:tab w:val="right" w:pos="680"/>
        </w:tabs>
        <w:ind w:left="850" w:hanging="850"/>
      </w:pPr>
      <w:r>
        <w:lastRenderedPageBreak/>
        <w:tab/>
      </w:r>
      <w:bookmarkStart w:id="212" w:name="_Toc226010196"/>
      <w:r>
        <w:t>158</w:t>
      </w:r>
      <w:r w:rsidR="009E119B">
        <w:tab/>
      </w:r>
      <w:r>
        <w:t>Utility agreement may be amended</w:t>
      </w:r>
      <w:bookmarkEnd w:id="212"/>
    </w:p>
    <w:p w14:paraId="32D42387" w14:textId="77777777" w:rsidR="009C1390" w:rsidRDefault="009C1390">
      <w:pPr>
        <w:pStyle w:val="DraftHeading2"/>
        <w:tabs>
          <w:tab w:val="right" w:pos="1247"/>
        </w:tabs>
        <w:ind w:left="1361" w:hanging="1361"/>
      </w:pPr>
      <w:r>
        <w:tab/>
        <w:t>(1)</w:t>
      </w:r>
      <w:r>
        <w:tab/>
        <w:t>An approved Utility agreement may be amended by agreement between the Freeway Corporation and the Utility.</w:t>
      </w:r>
    </w:p>
    <w:p w14:paraId="0F63BD33" w14:textId="77777777" w:rsidR="009C1390" w:rsidRDefault="009C1390">
      <w:pPr>
        <w:pStyle w:val="DraftHeading2"/>
        <w:tabs>
          <w:tab w:val="right" w:pos="1247"/>
        </w:tabs>
        <w:ind w:left="1361" w:hanging="1361"/>
      </w:pPr>
      <w:r>
        <w:tab/>
        <w:t>(2)</w:t>
      </w:r>
      <w:r>
        <w:tab/>
        <w:t>An amendment of an approved Utility agreement is of no effect unless it is approved by the Authority.</w:t>
      </w:r>
    </w:p>
    <w:p w14:paraId="005E0820" w14:textId="77777777" w:rsidR="009C1390" w:rsidRDefault="009C1390" w:rsidP="007C7EA2">
      <w:pPr>
        <w:pStyle w:val="DraftHeading2"/>
        <w:tabs>
          <w:tab w:val="right" w:pos="1247"/>
        </w:tabs>
        <w:ind w:left="1361" w:hanging="1361"/>
      </w:pPr>
      <w:r>
        <w:tab/>
        <w:t>(3)</w:t>
      </w:r>
      <w:r>
        <w:tab/>
        <w:t xml:space="preserve">In this section, </w:t>
      </w:r>
      <w:r w:rsidRPr="007C7EA2">
        <w:rPr>
          <w:b/>
          <w:bCs/>
          <w:i/>
          <w:iCs/>
        </w:rPr>
        <w:t>amended</w:t>
      </w:r>
      <w:r>
        <w:t xml:space="preserve"> includes varied, added to, substituted, cancelled or revoked.</w:t>
      </w:r>
    </w:p>
    <w:p w14:paraId="326A68C0" w14:textId="77777777" w:rsidR="009C1390" w:rsidRPr="00D10CC8" w:rsidRDefault="009C1390" w:rsidP="00D10CC8">
      <w:pPr>
        <w:pStyle w:val="Heading-DIVISION"/>
        <w:rPr>
          <w:sz w:val="28"/>
        </w:rPr>
      </w:pPr>
      <w:bookmarkStart w:id="213" w:name="_Toc226010197"/>
      <w:r w:rsidRPr="00D10CC8">
        <w:rPr>
          <w:sz w:val="28"/>
        </w:rPr>
        <w:t xml:space="preserve">Division 5—Notified Utility </w:t>
      </w:r>
      <w:r w:rsidR="00CF7B6F" w:rsidRPr="00D10CC8">
        <w:rPr>
          <w:sz w:val="28"/>
        </w:rPr>
        <w:t>i</w:t>
      </w:r>
      <w:r w:rsidRPr="00D10CC8">
        <w:rPr>
          <w:sz w:val="28"/>
        </w:rPr>
        <w:t>nfrastructure</w:t>
      </w:r>
      <w:bookmarkEnd w:id="213"/>
    </w:p>
    <w:p w14:paraId="37415F46" w14:textId="77777777" w:rsidR="009C1390" w:rsidRDefault="009C1390" w:rsidP="009E119B">
      <w:pPr>
        <w:pStyle w:val="DraftHeading1"/>
        <w:tabs>
          <w:tab w:val="right" w:pos="680"/>
        </w:tabs>
        <w:ind w:left="850" w:hanging="850"/>
      </w:pPr>
      <w:r>
        <w:tab/>
      </w:r>
      <w:bookmarkStart w:id="214" w:name="_Toc226010198"/>
      <w:r>
        <w:t>159</w:t>
      </w:r>
      <w:r w:rsidR="009E119B">
        <w:tab/>
      </w:r>
      <w:r>
        <w:t>Duty to identify Utility infrastructure</w:t>
      </w:r>
      <w:bookmarkEnd w:id="214"/>
    </w:p>
    <w:p w14:paraId="61F0DA44" w14:textId="77777777" w:rsidR="009C1390" w:rsidRDefault="009C1390">
      <w:pPr>
        <w:pStyle w:val="BodySectionSub"/>
      </w:pPr>
      <w:r>
        <w:t>Before commencing Project construction work on licensed land, the Freeway Corporation must take all reasonable steps to identify all Utility infrastructure in, on, over or under that land that may be affected by the Project construction work.</w:t>
      </w:r>
    </w:p>
    <w:p w14:paraId="6FF25ABC" w14:textId="77777777" w:rsidR="009C1390" w:rsidRDefault="009C1390" w:rsidP="009E119B">
      <w:pPr>
        <w:pStyle w:val="DraftHeading1"/>
        <w:tabs>
          <w:tab w:val="right" w:pos="680"/>
        </w:tabs>
        <w:ind w:left="850" w:hanging="850"/>
      </w:pPr>
      <w:r>
        <w:tab/>
      </w:r>
      <w:bookmarkStart w:id="215" w:name="_Toc226010199"/>
      <w:r>
        <w:t>160</w:t>
      </w:r>
      <w:r w:rsidR="009E119B">
        <w:tab/>
      </w:r>
      <w:r>
        <w:t>Freeway Corporation to give notice</w:t>
      </w:r>
      <w:bookmarkEnd w:id="215"/>
    </w:p>
    <w:p w14:paraId="3F8FDE0D" w14:textId="77777777" w:rsidR="009C1390" w:rsidRDefault="009C1390">
      <w:pPr>
        <w:pStyle w:val="DraftHeading2"/>
        <w:tabs>
          <w:tab w:val="right" w:pos="1247"/>
        </w:tabs>
        <w:ind w:left="1361" w:hanging="1361"/>
      </w:pPr>
      <w:r>
        <w:tab/>
        <w:t>(1)</w:t>
      </w:r>
      <w:r w:rsidR="009E119B">
        <w:tab/>
      </w:r>
      <w:r>
        <w:t>Before commencing Project construction work on licensed land, the Freeway Corporation must give notice of the proposed Project construction work in accordance with this section.</w:t>
      </w:r>
    </w:p>
    <w:p w14:paraId="0D466707" w14:textId="77777777" w:rsidR="009C1390" w:rsidRDefault="009C1390">
      <w:pPr>
        <w:pStyle w:val="DraftHeading2"/>
        <w:tabs>
          <w:tab w:val="right" w:pos="1247"/>
        </w:tabs>
        <w:ind w:left="1361" w:hanging="1361"/>
      </w:pPr>
      <w:r>
        <w:tab/>
        <w:t>(2)</w:t>
      </w:r>
      <w:r>
        <w:tab/>
        <w:t>The notice must—</w:t>
      </w:r>
    </w:p>
    <w:p w14:paraId="60EB23E6" w14:textId="77777777" w:rsidR="009C1390" w:rsidRDefault="009C1390">
      <w:pPr>
        <w:pStyle w:val="DraftHeading3"/>
        <w:tabs>
          <w:tab w:val="right" w:pos="1757"/>
        </w:tabs>
        <w:ind w:left="1871" w:hanging="1871"/>
      </w:pPr>
      <w:r>
        <w:tab/>
        <w:t>(a)</w:t>
      </w:r>
      <w:r>
        <w:tab/>
        <w:t>be published in the Government Gazette; and</w:t>
      </w:r>
    </w:p>
    <w:p w14:paraId="37CD1CC6" w14:textId="77777777" w:rsidR="009C1390" w:rsidRDefault="009C1390">
      <w:pPr>
        <w:pStyle w:val="DraftHeading3"/>
        <w:tabs>
          <w:tab w:val="right" w:pos="1757"/>
        </w:tabs>
        <w:ind w:left="1871" w:hanging="1871"/>
      </w:pPr>
      <w:r>
        <w:tab/>
        <w:t>(b)</w:t>
      </w:r>
      <w:r>
        <w:tab/>
        <w:t>be given in writing to each Utility that the Freeway Corporation is aware owns or operates Utility infrastructure in the Extended Project area.</w:t>
      </w:r>
    </w:p>
    <w:p w14:paraId="52D5B930" w14:textId="77777777" w:rsidR="009C1390" w:rsidRDefault="009C1390"/>
    <w:p w14:paraId="6C2E376F" w14:textId="77777777" w:rsidR="009C1390" w:rsidRDefault="009C1390"/>
    <w:p w14:paraId="441184BA" w14:textId="77777777" w:rsidR="009C1390" w:rsidRDefault="009C1390"/>
    <w:p w14:paraId="6F1DA085" w14:textId="77777777" w:rsidR="009C1390" w:rsidRDefault="009C1390"/>
    <w:p w14:paraId="5EA3FD0F" w14:textId="77777777" w:rsidR="009C1390" w:rsidRDefault="009C1390">
      <w:pPr>
        <w:pStyle w:val="DraftHeading2"/>
        <w:tabs>
          <w:tab w:val="right" w:pos="1247"/>
        </w:tabs>
        <w:ind w:left="1361" w:hanging="1361"/>
      </w:pPr>
      <w:r>
        <w:lastRenderedPageBreak/>
        <w:tab/>
        <w:t>(3)</w:t>
      </w:r>
      <w:r>
        <w:tab/>
        <w:t>The notice must require Utilities with Utility infrastructure in the Extended Project area to notify the Freeway Corporation in writing within 30 business days after the publication or giving of the notice (whichever is the later)—</w:t>
      </w:r>
    </w:p>
    <w:p w14:paraId="54301445" w14:textId="77777777" w:rsidR="009C1390" w:rsidRDefault="009C1390">
      <w:pPr>
        <w:pStyle w:val="DraftHeading3"/>
        <w:tabs>
          <w:tab w:val="right" w:pos="1757"/>
        </w:tabs>
        <w:ind w:left="1871" w:hanging="1871"/>
      </w:pPr>
      <w:r>
        <w:tab/>
        <w:t>(a)</w:t>
      </w:r>
      <w:r>
        <w:tab/>
        <w:t>setting out the nature and location of the Utility infrastructure; and</w:t>
      </w:r>
    </w:p>
    <w:p w14:paraId="53868384" w14:textId="77777777" w:rsidR="009C1390" w:rsidRDefault="009C1390">
      <w:pPr>
        <w:pStyle w:val="DraftHeading3"/>
        <w:tabs>
          <w:tab w:val="right" w:pos="1757"/>
        </w:tabs>
        <w:ind w:left="1871" w:hanging="1871"/>
      </w:pPr>
      <w:r>
        <w:tab/>
        <w:t>(b)</w:t>
      </w:r>
      <w:r>
        <w:tab/>
        <w:t>stating whether or not the Utility believes that the Utility infrastructure will be affected by the Project construction work.</w:t>
      </w:r>
    </w:p>
    <w:p w14:paraId="6A7040BB" w14:textId="77777777" w:rsidR="009C1390" w:rsidRDefault="009C1390">
      <w:pPr>
        <w:pStyle w:val="DraftHeading2"/>
        <w:tabs>
          <w:tab w:val="right" w:pos="1247"/>
        </w:tabs>
        <w:ind w:left="1361" w:hanging="1361"/>
      </w:pPr>
      <w:r>
        <w:tab/>
        <w:t>(4)</w:t>
      </w:r>
      <w:r>
        <w:tab/>
        <w:t xml:space="preserve">The Freeway Corporation is not required to give a notice to a Utility under </w:t>
      </w:r>
      <w:r w:rsidR="00334E3E">
        <w:t>subsection</w:t>
      </w:r>
      <w:r>
        <w:t xml:space="preserve"> (2)(b) in relation to particular Utility infrastructure if an approved Utility agreement exists with that Utility in relation to that Utility infrastructure.</w:t>
      </w:r>
    </w:p>
    <w:p w14:paraId="6F7047B5" w14:textId="77777777" w:rsidR="009C1390" w:rsidRDefault="009C1390" w:rsidP="009E119B">
      <w:pPr>
        <w:pStyle w:val="DraftHeading1"/>
        <w:tabs>
          <w:tab w:val="right" w:pos="680"/>
        </w:tabs>
        <w:ind w:left="850" w:hanging="850"/>
      </w:pPr>
      <w:r>
        <w:tab/>
      </w:r>
      <w:bookmarkStart w:id="216" w:name="_Toc226010200"/>
      <w:r>
        <w:t>161</w:t>
      </w:r>
      <w:r w:rsidR="009E119B">
        <w:tab/>
      </w:r>
      <w:r>
        <w:t>Duty of Utility to give notice</w:t>
      </w:r>
      <w:bookmarkEnd w:id="216"/>
    </w:p>
    <w:p w14:paraId="417BDBAC" w14:textId="77777777" w:rsidR="009C1390" w:rsidRDefault="009C1390">
      <w:pPr>
        <w:pStyle w:val="BodySectionSub"/>
      </w:pPr>
      <w:r>
        <w:t>A Utility must, within the time required in the notice given under section 160, give notice in writing to the Freeway Corporation—</w:t>
      </w:r>
    </w:p>
    <w:p w14:paraId="47A72522" w14:textId="77777777" w:rsidR="009C1390" w:rsidRDefault="009C1390">
      <w:pPr>
        <w:pStyle w:val="DraftHeading3"/>
        <w:tabs>
          <w:tab w:val="right" w:pos="1757"/>
        </w:tabs>
        <w:ind w:left="1871" w:hanging="1871"/>
      </w:pPr>
      <w:r>
        <w:tab/>
        <w:t>(a)</w:t>
      </w:r>
      <w:r>
        <w:tab/>
        <w:t>setting out the nature and location of the Utility infrastructure of the Utility in the Extended Project area; and</w:t>
      </w:r>
    </w:p>
    <w:p w14:paraId="72486669" w14:textId="77777777" w:rsidR="009C1390" w:rsidRDefault="009C1390">
      <w:pPr>
        <w:pStyle w:val="DraftHeading3"/>
        <w:tabs>
          <w:tab w:val="right" w:pos="1757"/>
        </w:tabs>
        <w:ind w:left="1871" w:hanging="1871"/>
      </w:pPr>
      <w:r>
        <w:tab/>
        <w:t>(b)</w:t>
      </w:r>
      <w:r>
        <w:tab/>
        <w:t>stating whether or not the Utility believes that the Utility infrastructure will be affected by the Project construction work.</w:t>
      </w:r>
    </w:p>
    <w:p w14:paraId="5E8DBAE9" w14:textId="77777777" w:rsidR="009C1390" w:rsidRDefault="009C1390" w:rsidP="009E119B">
      <w:pPr>
        <w:pStyle w:val="DraftHeading1"/>
        <w:tabs>
          <w:tab w:val="right" w:pos="680"/>
        </w:tabs>
        <w:ind w:left="850" w:hanging="850"/>
      </w:pPr>
      <w:r>
        <w:tab/>
      </w:r>
      <w:bookmarkStart w:id="217" w:name="_Toc226010201"/>
      <w:r>
        <w:t>162</w:t>
      </w:r>
      <w:r w:rsidR="009E119B">
        <w:tab/>
      </w:r>
      <w:r>
        <w:t>Copies of notices to be given to Authority</w:t>
      </w:r>
      <w:bookmarkEnd w:id="217"/>
    </w:p>
    <w:p w14:paraId="7E4864B7" w14:textId="77777777" w:rsidR="009C1390" w:rsidRDefault="009C1390">
      <w:pPr>
        <w:pStyle w:val="DraftHeading2"/>
        <w:tabs>
          <w:tab w:val="right" w:pos="1247"/>
        </w:tabs>
        <w:ind w:left="1361" w:hanging="1361"/>
      </w:pPr>
      <w:r>
        <w:tab/>
        <w:t>(1)</w:t>
      </w:r>
      <w:r>
        <w:tab/>
        <w:t>The Freeway Corporation must give the Authority a copy of each notice given under section 160 as soon as practicable and not more than 7 days after the notice is given.</w:t>
      </w:r>
    </w:p>
    <w:p w14:paraId="3A4CCC26" w14:textId="77777777" w:rsidR="009C1390" w:rsidRDefault="009C1390">
      <w:pPr>
        <w:pStyle w:val="DraftHeading2"/>
        <w:tabs>
          <w:tab w:val="right" w:pos="1247"/>
        </w:tabs>
        <w:ind w:left="1361" w:hanging="1361"/>
      </w:pPr>
      <w:r>
        <w:tab/>
        <w:t>(2)</w:t>
      </w:r>
      <w:r>
        <w:tab/>
        <w:t>The Freeway Corporation must give the Authority a copy of each notice received by the Freeway Corporation under section 161 as soon as practicable and not more than 7 days after receiving that notice.</w:t>
      </w:r>
    </w:p>
    <w:p w14:paraId="2F409776" w14:textId="77777777" w:rsidR="009C1390" w:rsidRDefault="009C1390" w:rsidP="009E119B">
      <w:pPr>
        <w:pStyle w:val="DraftHeading1"/>
        <w:tabs>
          <w:tab w:val="right" w:pos="680"/>
        </w:tabs>
        <w:ind w:left="850" w:hanging="850"/>
      </w:pPr>
      <w:r>
        <w:lastRenderedPageBreak/>
        <w:tab/>
      </w:r>
      <w:bookmarkStart w:id="218" w:name="_Toc226010202"/>
      <w:r>
        <w:t>163</w:t>
      </w:r>
      <w:r w:rsidR="009E119B">
        <w:tab/>
      </w:r>
      <w:r>
        <w:t>Freeway Corporation to consult and seek agreement</w:t>
      </w:r>
      <w:bookmarkEnd w:id="218"/>
    </w:p>
    <w:p w14:paraId="5BFF528C" w14:textId="77777777" w:rsidR="009C1390" w:rsidRDefault="009C1390">
      <w:pPr>
        <w:pStyle w:val="DraftHeading2"/>
        <w:tabs>
          <w:tab w:val="right" w:pos="1247"/>
        </w:tabs>
        <w:ind w:left="1361" w:hanging="1361"/>
      </w:pPr>
      <w:r>
        <w:tab/>
        <w:t>(1)</w:t>
      </w:r>
      <w:r>
        <w:tab/>
        <w:t>After complying with section 160 and before commencing any Project construction work on licensed land, the Freeway Corporation must consult with any Utility that the Freeway Corporation is aware owns or operates Utility infrastructure in the Extended Project area that may be affected by the Project construction work.</w:t>
      </w:r>
    </w:p>
    <w:p w14:paraId="6D0EA60A" w14:textId="77777777" w:rsidR="009C1390" w:rsidRDefault="009C1390">
      <w:pPr>
        <w:pStyle w:val="DraftHeading2"/>
        <w:tabs>
          <w:tab w:val="right" w:pos="1247"/>
        </w:tabs>
        <w:ind w:left="1361" w:hanging="1361"/>
      </w:pPr>
      <w:r>
        <w:tab/>
        <w:t>(2)</w:t>
      </w:r>
      <w:r>
        <w:tab/>
        <w:t xml:space="preserve">In consulting under </w:t>
      </w:r>
      <w:r w:rsidR="00334E3E">
        <w:t>subsection</w:t>
      </w:r>
      <w:r>
        <w:t xml:space="preserve"> (1), the Freeway Corporation and the Utility must make all reasonable efforts to reach agreement in accordance with Division 4.</w:t>
      </w:r>
    </w:p>
    <w:p w14:paraId="6604BE06" w14:textId="77777777" w:rsidR="009C1390" w:rsidRDefault="009C1390">
      <w:pPr>
        <w:pStyle w:val="DraftHeading2"/>
        <w:tabs>
          <w:tab w:val="right" w:pos="1247"/>
        </w:tabs>
        <w:ind w:left="1361" w:hanging="1361"/>
      </w:pPr>
      <w:r>
        <w:tab/>
        <w:t>(3)</w:t>
      </w:r>
      <w:r>
        <w:tab/>
        <w:t>This section does not apply to Utility infrastructure if the Freeway Corporation has already reached an agreement with the Utility under Division 4 in respect of that Utility infrastructure.</w:t>
      </w:r>
    </w:p>
    <w:p w14:paraId="5EFAD7B3" w14:textId="77777777" w:rsidR="009C1390" w:rsidRDefault="009C1390" w:rsidP="009E119B">
      <w:pPr>
        <w:pStyle w:val="DraftHeading1"/>
        <w:tabs>
          <w:tab w:val="right" w:pos="680"/>
        </w:tabs>
        <w:ind w:left="850" w:hanging="850"/>
      </w:pPr>
      <w:r>
        <w:tab/>
      </w:r>
      <w:bookmarkStart w:id="219" w:name="_Toc226010203"/>
      <w:r>
        <w:t>164</w:t>
      </w:r>
      <w:r w:rsidR="009E119B">
        <w:tab/>
      </w:r>
      <w:r>
        <w:t>Referral to Ministers for determination if no agreement</w:t>
      </w:r>
      <w:bookmarkEnd w:id="219"/>
    </w:p>
    <w:p w14:paraId="5831E0F7" w14:textId="77777777" w:rsidR="009C1390" w:rsidRDefault="009C1390">
      <w:pPr>
        <w:pStyle w:val="BodySectionSub"/>
      </w:pPr>
      <w:r>
        <w:t>If an agreement has not been reached with a Utility under Division 4 within 50 business days after the Utility gives notice to the Freeway Corporation under section 161, the Freeway Corporation may refer the matters under negotiation to the Minister and the Utility Minister for determination under Division 8.</w:t>
      </w:r>
    </w:p>
    <w:p w14:paraId="0C905600" w14:textId="77777777" w:rsidR="009C1390" w:rsidRDefault="009C1390" w:rsidP="009E119B">
      <w:pPr>
        <w:pStyle w:val="DraftHeading1"/>
        <w:tabs>
          <w:tab w:val="right" w:pos="680"/>
        </w:tabs>
        <w:ind w:left="850" w:hanging="850"/>
      </w:pPr>
      <w:r>
        <w:tab/>
      </w:r>
      <w:bookmarkStart w:id="220" w:name="_Toc226010204"/>
      <w:r>
        <w:t>165</w:t>
      </w:r>
      <w:r w:rsidR="009E119B">
        <w:tab/>
      </w:r>
      <w:r>
        <w:t>Power of Minister to direct Utility</w:t>
      </w:r>
      <w:bookmarkEnd w:id="220"/>
    </w:p>
    <w:p w14:paraId="183FF18E" w14:textId="77777777" w:rsidR="009C1390" w:rsidRDefault="009C1390">
      <w:pPr>
        <w:pStyle w:val="DraftHeading2"/>
        <w:tabs>
          <w:tab w:val="right" w:pos="1247"/>
        </w:tabs>
        <w:ind w:left="1361" w:hanging="1361"/>
      </w:pPr>
      <w:r>
        <w:tab/>
        <w:t>(1)</w:t>
      </w:r>
      <w:r>
        <w:tab/>
        <w:t>The Minister, after consultation with the Utility Minister, may direct a Utility to carry out works in the Extended Project area.</w:t>
      </w:r>
    </w:p>
    <w:p w14:paraId="682286DC" w14:textId="77777777" w:rsidR="009C1390" w:rsidRDefault="009C1390">
      <w:pPr>
        <w:pStyle w:val="DraftHeading2"/>
        <w:tabs>
          <w:tab w:val="right" w:pos="1247"/>
        </w:tabs>
        <w:ind w:left="1361" w:hanging="1361"/>
      </w:pPr>
      <w:r>
        <w:tab/>
        <w:t>(2)</w:t>
      </w:r>
      <w:r>
        <w:tab/>
        <w:t xml:space="preserve">The Minister may only give a direction under </w:t>
      </w:r>
      <w:r w:rsidR="00334E3E">
        <w:t>subsection</w:t>
      </w:r>
      <w:r>
        <w:t xml:space="preserve"> (1) if it is necessary to implement the matters provided for in an approved Utility agreement or a determination under Division 8.</w:t>
      </w:r>
    </w:p>
    <w:p w14:paraId="0F9CA18F" w14:textId="77777777" w:rsidR="009C1390" w:rsidRDefault="009C1390">
      <w:pPr>
        <w:pStyle w:val="DraftHeading2"/>
        <w:tabs>
          <w:tab w:val="right" w:pos="1247"/>
        </w:tabs>
        <w:ind w:left="1361" w:hanging="1361"/>
      </w:pPr>
      <w:r>
        <w:lastRenderedPageBreak/>
        <w:tab/>
        <w:t>(3)</w:t>
      </w:r>
      <w:r>
        <w:tab/>
        <w:t xml:space="preserve">Without limiting </w:t>
      </w:r>
      <w:r w:rsidR="00334E3E">
        <w:t>subsection</w:t>
      </w:r>
      <w:r>
        <w:t xml:space="preserve"> (1), a direction under this section may specify a period within which works required under the approved Utility agreement or determination must be performed even if this is a different period from any period provided for in the approved Utility agreement or determination.</w:t>
      </w:r>
    </w:p>
    <w:p w14:paraId="06EE9331" w14:textId="77777777" w:rsidR="009C1390" w:rsidRDefault="009C1390" w:rsidP="009E119B">
      <w:pPr>
        <w:pStyle w:val="DraftHeading1"/>
        <w:tabs>
          <w:tab w:val="right" w:pos="680"/>
        </w:tabs>
        <w:ind w:left="850" w:hanging="850"/>
      </w:pPr>
      <w:r>
        <w:tab/>
      </w:r>
      <w:bookmarkStart w:id="221" w:name="_Toc226010205"/>
      <w:r>
        <w:t>166</w:t>
      </w:r>
      <w:r w:rsidR="009E119B">
        <w:tab/>
      </w:r>
      <w:r>
        <w:t>Direction to Freeway Corporation</w:t>
      </w:r>
      <w:bookmarkEnd w:id="221"/>
    </w:p>
    <w:p w14:paraId="099160AC" w14:textId="77777777" w:rsidR="009C1390" w:rsidRDefault="009C1390">
      <w:pPr>
        <w:pStyle w:val="DraftHeading2"/>
        <w:tabs>
          <w:tab w:val="right" w:pos="1247"/>
        </w:tabs>
        <w:ind w:left="1361" w:hanging="1361"/>
      </w:pPr>
      <w:r>
        <w:tab/>
        <w:t>(1)</w:t>
      </w:r>
      <w:r>
        <w:tab/>
        <w:t>The Freeway Corporation may apply to the Minister for a direction under this section if—</w:t>
      </w:r>
    </w:p>
    <w:p w14:paraId="29365DDC" w14:textId="77777777" w:rsidR="009C1390" w:rsidRDefault="009C1390">
      <w:pPr>
        <w:pStyle w:val="DraftHeading3"/>
        <w:tabs>
          <w:tab w:val="right" w:pos="1757"/>
        </w:tabs>
        <w:ind w:left="1871" w:hanging="1871"/>
      </w:pPr>
      <w:r>
        <w:tab/>
        <w:t>(a)</w:t>
      </w:r>
      <w:r>
        <w:tab/>
        <w:t>a Utility has not completed the works required by a direction under section 165 within the period specified in the direction; or</w:t>
      </w:r>
    </w:p>
    <w:p w14:paraId="25BB7D51" w14:textId="77777777" w:rsidR="009C1390" w:rsidRDefault="009C1390">
      <w:pPr>
        <w:pStyle w:val="DraftHeading3"/>
        <w:tabs>
          <w:tab w:val="right" w:pos="1757"/>
        </w:tabs>
        <w:ind w:left="1871" w:hanging="1871"/>
      </w:pPr>
      <w:r>
        <w:tab/>
        <w:t>(b)</w:t>
      </w:r>
      <w:r>
        <w:tab/>
        <w:t>the Freeway Corporation believes on reasonable grounds that the works required by a direction under section 165 will not be completed within the period specified in the direction.</w:t>
      </w:r>
    </w:p>
    <w:p w14:paraId="24C34F57" w14:textId="77777777" w:rsidR="009C1390" w:rsidRDefault="009C1390">
      <w:pPr>
        <w:pStyle w:val="DraftHeading2"/>
        <w:tabs>
          <w:tab w:val="right" w:pos="1247"/>
        </w:tabs>
        <w:ind w:left="1361" w:hanging="1361"/>
      </w:pPr>
      <w:r>
        <w:tab/>
        <w:t>(2)</w:t>
      </w:r>
      <w:r>
        <w:tab/>
        <w:t>On an application under this section, the Minister, after consultation with the Utility Minister, may direct the Freeway Corporation to carry out or complete the works required by the relevant direction under section 165.</w:t>
      </w:r>
    </w:p>
    <w:p w14:paraId="73C777F2" w14:textId="77777777" w:rsidR="009C1390" w:rsidRDefault="009C1390">
      <w:pPr>
        <w:pStyle w:val="DraftHeading2"/>
        <w:tabs>
          <w:tab w:val="right" w:pos="1247"/>
        </w:tabs>
        <w:ind w:left="1361" w:hanging="1361"/>
      </w:pPr>
      <w:r>
        <w:tab/>
        <w:t>(3)</w:t>
      </w:r>
      <w:r>
        <w:tab/>
        <w:t xml:space="preserve">Without limiting </w:t>
      </w:r>
      <w:r w:rsidR="00334E3E">
        <w:t>subsection</w:t>
      </w:r>
      <w:r>
        <w:t xml:space="preserve"> (2), a direction under this section may specify a period within which the works must be performed even if this is a different period from any period provided for in the approved Utility agreement or determination or the relevant direction under section 165.</w:t>
      </w:r>
    </w:p>
    <w:p w14:paraId="465179B9" w14:textId="77777777" w:rsidR="009C1390" w:rsidRDefault="009C1390">
      <w:pPr>
        <w:pStyle w:val="DraftHeading2"/>
        <w:tabs>
          <w:tab w:val="right" w:pos="1247"/>
        </w:tabs>
        <w:ind w:left="1361" w:hanging="1361"/>
      </w:pPr>
      <w:r>
        <w:tab/>
        <w:t>(4)</w:t>
      </w:r>
      <w:r>
        <w:tab/>
        <w:t>If the Freeway Corporation complies under a direction under this section with a requirement imposed on a Utility or any other person, the Utility or other person is not required to comply with that requirement.</w:t>
      </w:r>
    </w:p>
    <w:p w14:paraId="3EB77CF5" w14:textId="77777777" w:rsidR="009C1390" w:rsidRDefault="009C1390"/>
    <w:p w14:paraId="2041992C" w14:textId="77777777" w:rsidR="009C1390" w:rsidRDefault="009C1390" w:rsidP="009E119B">
      <w:pPr>
        <w:pStyle w:val="DraftHeading1"/>
        <w:tabs>
          <w:tab w:val="right" w:pos="680"/>
        </w:tabs>
        <w:ind w:left="850" w:hanging="850"/>
      </w:pPr>
      <w:r>
        <w:lastRenderedPageBreak/>
        <w:tab/>
      </w:r>
      <w:bookmarkStart w:id="222" w:name="_Toc226010206"/>
      <w:r>
        <w:t>167</w:t>
      </w:r>
      <w:r w:rsidR="009E119B">
        <w:tab/>
      </w:r>
      <w:r>
        <w:t>Requirements for directions</w:t>
      </w:r>
      <w:bookmarkEnd w:id="222"/>
    </w:p>
    <w:p w14:paraId="0F9E027B" w14:textId="77777777" w:rsidR="009C1390" w:rsidRDefault="009C1390">
      <w:pPr>
        <w:pStyle w:val="DraftHeading2"/>
        <w:tabs>
          <w:tab w:val="right" w:pos="1247"/>
        </w:tabs>
        <w:ind w:left="1361" w:hanging="1361"/>
      </w:pPr>
      <w:r>
        <w:tab/>
        <w:t>(1)</w:t>
      </w:r>
      <w:r>
        <w:tab/>
        <w:t>A direction under section 165 or 166 must be in writing.</w:t>
      </w:r>
    </w:p>
    <w:p w14:paraId="3BD1E5D3" w14:textId="77777777" w:rsidR="009C1390" w:rsidRDefault="009C1390">
      <w:pPr>
        <w:pStyle w:val="DraftHeading2"/>
        <w:tabs>
          <w:tab w:val="right" w:pos="1247"/>
        </w:tabs>
        <w:ind w:left="1361" w:hanging="1361"/>
      </w:pPr>
      <w:r>
        <w:tab/>
        <w:t>(2)</w:t>
      </w:r>
      <w:r>
        <w:tab/>
        <w:t>A direction must not cause unreasonable delay or add unreasonable cost to the Project.</w:t>
      </w:r>
    </w:p>
    <w:p w14:paraId="7E6AB1E1" w14:textId="77777777" w:rsidR="009C1390" w:rsidRDefault="009C1390">
      <w:pPr>
        <w:pStyle w:val="DraftHeading2"/>
        <w:tabs>
          <w:tab w:val="right" w:pos="1247"/>
        </w:tabs>
        <w:ind w:left="1361" w:hanging="1361"/>
      </w:pPr>
      <w:r>
        <w:tab/>
        <w:t>(3)</w:t>
      </w:r>
      <w:r w:rsidR="009E119B">
        <w:tab/>
      </w:r>
      <w:r>
        <w:t>Subject to this section, a direction must not be inconsistent with this Act or the Agreement.</w:t>
      </w:r>
    </w:p>
    <w:p w14:paraId="5E3709F6" w14:textId="77777777" w:rsidR="009C1390" w:rsidRDefault="009C1390" w:rsidP="009E119B">
      <w:pPr>
        <w:pStyle w:val="DraftHeading1"/>
        <w:tabs>
          <w:tab w:val="right" w:pos="680"/>
        </w:tabs>
        <w:ind w:left="850" w:hanging="850"/>
      </w:pPr>
      <w:r>
        <w:tab/>
      </w:r>
      <w:bookmarkStart w:id="223" w:name="_Toc226010207"/>
      <w:r>
        <w:t>168</w:t>
      </w:r>
      <w:r w:rsidR="009E119B">
        <w:tab/>
      </w:r>
      <w:r>
        <w:t>Direction to prevail over requirement to consent</w:t>
      </w:r>
      <w:bookmarkEnd w:id="223"/>
    </w:p>
    <w:p w14:paraId="0085FAB6" w14:textId="77777777" w:rsidR="009C1390" w:rsidRDefault="009C1390">
      <w:pPr>
        <w:pStyle w:val="DraftHeading2"/>
        <w:tabs>
          <w:tab w:val="right" w:pos="1247"/>
        </w:tabs>
        <w:ind w:left="1361" w:hanging="1361"/>
      </w:pPr>
      <w:r>
        <w:tab/>
        <w:t>(1)</w:t>
      </w:r>
      <w:r>
        <w:tab/>
        <w:t>A direction under section 165 or 166 prevails over any provision of any other Act or law that requires the Utility to consent to the carrying out of the work that is subject to the direction.</w:t>
      </w:r>
    </w:p>
    <w:p w14:paraId="2EEFD183" w14:textId="77777777" w:rsidR="009C1390" w:rsidRDefault="009C1390">
      <w:pPr>
        <w:pStyle w:val="DraftHeading2"/>
        <w:tabs>
          <w:tab w:val="right" w:pos="1247"/>
        </w:tabs>
        <w:ind w:left="1361" w:hanging="1361"/>
      </w:pPr>
      <w:r>
        <w:tab/>
        <w:t>(2)</w:t>
      </w:r>
      <w:r>
        <w:tab/>
        <w:t>If a direction provides for compliance with a standard in relation to a matter, that standard applies in relation to that matter despite anything to the contrary in any other Act or law.</w:t>
      </w:r>
    </w:p>
    <w:p w14:paraId="41456DAD" w14:textId="77777777" w:rsidR="009C1390" w:rsidRPr="00D10CC8" w:rsidRDefault="009C1390" w:rsidP="00D10CC8">
      <w:pPr>
        <w:pStyle w:val="Heading-DIVISION"/>
        <w:rPr>
          <w:sz w:val="28"/>
        </w:rPr>
      </w:pPr>
      <w:bookmarkStart w:id="224" w:name="_Toc226010208"/>
      <w:r w:rsidRPr="00D10CC8">
        <w:rPr>
          <w:sz w:val="28"/>
        </w:rPr>
        <w:t xml:space="preserve">Division 6—Unnotified Utility </w:t>
      </w:r>
      <w:r w:rsidR="00CF7B6F" w:rsidRPr="00D10CC8">
        <w:rPr>
          <w:sz w:val="28"/>
        </w:rPr>
        <w:t>i</w:t>
      </w:r>
      <w:r w:rsidRPr="00D10CC8">
        <w:rPr>
          <w:sz w:val="28"/>
        </w:rPr>
        <w:t>nfrastructure</w:t>
      </w:r>
      <w:bookmarkEnd w:id="224"/>
    </w:p>
    <w:p w14:paraId="1F8D5815" w14:textId="77777777" w:rsidR="009C1390" w:rsidRDefault="009C1390" w:rsidP="009E119B">
      <w:pPr>
        <w:pStyle w:val="DraftHeading1"/>
        <w:tabs>
          <w:tab w:val="right" w:pos="680"/>
        </w:tabs>
        <w:ind w:left="850" w:hanging="850"/>
      </w:pPr>
      <w:r>
        <w:tab/>
      </w:r>
      <w:bookmarkStart w:id="225" w:name="_Toc226010209"/>
      <w:r>
        <w:t>169</w:t>
      </w:r>
      <w:r w:rsidR="009E119B">
        <w:tab/>
      </w:r>
      <w:r>
        <w:t>Duties of Freeway Corporation</w:t>
      </w:r>
      <w:bookmarkEnd w:id="225"/>
    </w:p>
    <w:p w14:paraId="0C78F1B4" w14:textId="77777777" w:rsidR="009C1390" w:rsidRDefault="009C1390">
      <w:pPr>
        <w:pStyle w:val="BodySectionSub"/>
      </w:pPr>
      <w:r>
        <w:t>If the Freeway Corporation discovers unnotified Utility infrastructure in the course of carrying out Project construction work, the Freeway Corporation must—</w:t>
      </w:r>
    </w:p>
    <w:p w14:paraId="16DD323A" w14:textId="77777777" w:rsidR="009C1390" w:rsidRDefault="009C1390">
      <w:pPr>
        <w:pStyle w:val="DraftHeading3"/>
        <w:tabs>
          <w:tab w:val="right" w:pos="1757"/>
        </w:tabs>
        <w:ind w:left="1871" w:hanging="1871"/>
      </w:pPr>
      <w:r>
        <w:tab/>
        <w:t>(a)</w:t>
      </w:r>
      <w:r>
        <w:tab/>
        <w:t>take all reasonable steps to identify the Utility that owns or operates that Utility infrastructure; and</w:t>
      </w:r>
    </w:p>
    <w:p w14:paraId="3EDC9883" w14:textId="77777777" w:rsidR="009C1390" w:rsidRDefault="009C1390">
      <w:pPr>
        <w:pStyle w:val="DraftHeading3"/>
        <w:tabs>
          <w:tab w:val="right" w:pos="1757"/>
        </w:tabs>
        <w:ind w:left="1871" w:hanging="1871"/>
      </w:pPr>
      <w:r>
        <w:tab/>
        <w:t>(b)</w:t>
      </w:r>
      <w:r>
        <w:tab/>
        <w:t>give notice of the Utility infrastructure to—</w:t>
      </w:r>
    </w:p>
    <w:p w14:paraId="2FD3B155" w14:textId="77777777" w:rsidR="009C1390" w:rsidRDefault="009C1390">
      <w:pPr>
        <w:pStyle w:val="DraftHeading4"/>
        <w:tabs>
          <w:tab w:val="right" w:pos="2268"/>
        </w:tabs>
        <w:ind w:left="2381" w:hanging="2381"/>
      </w:pPr>
      <w:r>
        <w:tab/>
        <w:t>(i)</w:t>
      </w:r>
      <w:r>
        <w:tab/>
        <w:t>the Authority; and</w:t>
      </w:r>
    </w:p>
    <w:p w14:paraId="6746D840" w14:textId="77777777" w:rsidR="009C1390" w:rsidRDefault="009C1390">
      <w:pPr>
        <w:pStyle w:val="DraftHeading4"/>
        <w:tabs>
          <w:tab w:val="right" w:pos="2268"/>
        </w:tabs>
        <w:ind w:left="2381" w:hanging="2381"/>
      </w:pPr>
      <w:r>
        <w:tab/>
        <w:t>(ii)</w:t>
      </w:r>
      <w:r>
        <w:tab/>
        <w:t>the relevant Utility Minister.</w:t>
      </w:r>
    </w:p>
    <w:p w14:paraId="23E30F4E" w14:textId="77777777" w:rsidR="009C1390" w:rsidRDefault="009C1390"/>
    <w:p w14:paraId="58CEE712" w14:textId="77777777" w:rsidR="009C1390" w:rsidRDefault="009C1390"/>
    <w:p w14:paraId="14837F2C" w14:textId="77777777" w:rsidR="009C1390" w:rsidRDefault="009C1390"/>
    <w:p w14:paraId="13B28877" w14:textId="77777777" w:rsidR="009C1390" w:rsidRDefault="009C1390" w:rsidP="009E119B">
      <w:pPr>
        <w:pStyle w:val="DraftHeading1"/>
        <w:tabs>
          <w:tab w:val="right" w:pos="680"/>
        </w:tabs>
        <w:ind w:left="850" w:hanging="850"/>
      </w:pPr>
      <w:r>
        <w:lastRenderedPageBreak/>
        <w:tab/>
      </w:r>
      <w:bookmarkStart w:id="226" w:name="_Toc226010210"/>
      <w:r>
        <w:t>170</w:t>
      </w:r>
      <w:r w:rsidR="009E119B">
        <w:tab/>
      </w:r>
      <w:r>
        <w:t>Freeway Corporation to give notice</w:t>
      </w:r>
      <w:bookmarkEnd w:id="226"/>
    </w:p>
    <w:p w14:paraId="4329E9AA" w14:textId="77777777" w:rsidR="009C1390" w:rsidRDefault="009C1390">
      <w:pPr>
        <w:pStyle w:val="DraftHeading2"/>
        <w:tabs>
          <w:tab w:val="right" w:pos="1247"/>
        </w:tabs>
        <w:ind w:left="1361" w:hanging="1361"/>
      </w:pPr>
      <w:r>
        <w:tab/>
        <w:t>(1)</w:t>
      </w:r>
      <w:r>
        <w:tab/>
        <w:t>If the Freeway Corporation has identified the Utility that owns or operates unnotified Utility infrastructure, the Freeway Corporation must give the Utility notice of the Project construction work in accordance with this section.</w:t>
      </w:r>
    </w:p>
    <w:p w14:paraId="39F5ED95" w14:textId="77777777" w:rsidR="009C1390" w:rsidRDefault="009C1390">
      <w:pPr>
        <w:pStyle w:val="DraftHeading2"/>
        <w:tabs>
          <w:tab w:val="right" w:pos="1247"/>
        </w:tabs>
        <w:ind w:left="1361" w:hanging="1361"/>
      </w:pPr>
      <w:r>
        <w:tab/>
        <w:t>(2)</w:t>
      </w:r>
      <w:r>
        <w:tab/>
        <w:t>The notice must—</w:t>
      </w:r>
    </w:p>
    <w:p w14:paraId="2AA84A44" w14:textId="77777777" w:rsidR="009C1390" w:rsidRDefault="009C1390">
      <w:pPr>
        <w:pStyle w:val="DraftHeading3"/>
        <w:tabs>
          <w:tab w:val="right" w:pos="1757"/>
        </w:tabs>
        <w:ind w:left="1871" w:hanging="1871"/>
      </w:pPr>
      <w:r>
        <w:tab/>
        <w:t>(a)</w:t>
      </w:r>
      <w:r>
        <w:tab/>
        <w:t>be in writing; and</w:t>
      </w:r>
    </w:p>
    <w:p w14:paraId="1535E414" w14:textId="77777777" w:rsidR="009C1390" w:rsidRDefault="009C1390">
      <w:pPr>
        <w:pStyle w:val="DraftHeading3"/>
        <w:tabs>
          <w:tab w:val="right" w:pos="1757"/>
        </w:tabs>
        <w:ind w:left="1871" w:hanging="1871"/>
      </w:pPr>
      <w:r>
        <w:tab/>
        <w:t>(b)</w:t>
      </w:r>
      <w:r>
        <w:tab/>
        <w:t>request the Utility to advise the Freeway Corporation within 24 hours as to whether the Utility infrastructure is still operational or, if it is not operational, whether it is redundant; and</w:t>
      </w:r>
    </w:p>
    <w:p w14:paraId="4F7B90C8" w14:textId="77777777" w:rsidR="009C1390" w:rsidRDefault="009C1390">
      <w:pPr>
        <w:pStyle w:val="DraftHeading3"/>
        <w:tabs>
          <w:tab w:val="right" w:pos="1757"/>
        </w:tabs>
        <w:ind w:left="1871" w:hanging="1871"/>
      </w:pPr>
      <w:r>
        <w:tab/>
        <w:t>(c)</w:t>
      </w:r>
      <w:r>
        <w:tab/>
        <w:t>request the Utility within 24 hours—</w:t>
      </w:r>
    </w:p>
    <w:p w14:paraId="526E275D" w14:textId="77777777" w:rsidR="009C1390" w:rsidRDefault="009C1390">
      <w:pPr>
        <w:pStyle w:val="DraftHeading4"/>
        <w:tabs>
          <w:tab w:val="right" w:pos="2268"/>
        </w:tabs>
        <w:ind w:left="2381" w:hanging="2381"/>
      </w:pPr>
      <w:r>
        <w:tab/>
        <w:t>(i)</w:t>
      </w:r>
      <w:r>
        <w:tab/>
        <w:t>to agree to authorise the Freeway Corporation to remove the Utility infrastructure, if it is redundant; or</w:t>
      </w:r>
    </w:p>
    <w:p w14:paraId="66E90B66" w14:textId="77777777" w:rsidR="009C1390" w:rsidRDefault="009C1390">
      <w:pPr>
        <w:pStyle w:val="DraftHeading4"/>
        <w:tabs>
          <w:tab w:val="right" w:pos="2268"/>
        </w:tabs>
        <w:ind w:left="2381" w:hanging="2381"/>
      </w:pPr>
      <w:r>
        <w:tab/>
        <w:t>(ii)</w:t>
      </w:r>
      <w:r>
        <w:tab/>
        <w:t>to agree to the relocation of the Utility infrastructure; or</w:t>
      </w:r>
    </w:p>
    <w:p w14:paraId="1567487C" w14:textId="77777777" w:rsidR="009C1390" w:rsidRDefault="009C1390">
      <w:pPr>
        <w:pStyle w:val="DraftHeading4"/>
        <w:tabs>
          <w:tab w:val="right" w:pos="2268"/>
        </w:tabs>
        <w:ind w:left="2381" w:hanging="2381"/>
      </w:pPr>
      <w:r>
        <w:tab/>
        <w:t>(iii)</w:t>
      </w:r>
      <w:r>
        <w:tab/>
        <w:t>to request the Freeway Corporation to preserve the Utility infrastructure and agree to pay any costs incurred by the Freeway Corporation as a result of any delay caused by preserving that infrastructure.</w:t>
      </w:r>
    </w:p>
    <w:p w14:paraId="36547D43" w14:textId="77777777" w:rsidR="009C1390" w:rsidRDefault="009C1390" w:rsidP="009E119B">
      <w:pPr>
        <w:pStyle w:val="DraftHeading1"/>
        <w:tabs>
          <w:tab w:val="right" w:pos="680"/>
        </w:tabs>
        <w:ind w:left="850" w:hanging="850"/>
      </w:pPr>
      <w:r>
        <w:tab/>
      </w:r>
      <w:bookmarkStart w:id="227" w:name="_Toc226010211"/>
      <w:r>
        <w:t>171</w:t>
      </w:r>
      <w:r w:rsidR="009E119B">
        <w:tab/>
      </w:r>
      <w:r>
        <w:t>Utility agreement may be entered into</w:t>
      </w:r>
      <w:bookmarkEnd w:id="227"/>
    </w:p>
    <w:p w14:paraId="6256405D" w14:textId="77777777" w:rsidR="009C1390" w:rsidRDefault="009C1390">
      <w:pPr>
        <w:pStyle w:val="BodySectionSub"/>
      </w:pPr>
      <w:r>
        <w:t>The Freeway Corporation and the Utility may enter into an agreement under Division 4 with respect to any matter referred to in section</w:t>
      </w:r>
      <w:r w:rsidR="00DB72A7">
        <w:t> </w:t>
      </w:r>
      <w:r>
        <w:t>170(2)(c).</w:t>
      </w:r>
    </w:p>
    <w:p w14:paraId="21F02580" w14:textId="77777777" w:rsidR="009C1390" w:rsidRDefault="009C1390"/>
    <w:p w14:paraId="14DB60B1" w14:textId="77777777" w:rsidR="009C1390" w:rsidRDefault="009C1390"/>
    <w:p w14:paraId="3F191AD3" w14:textId="77777777" w:rsidR="009C1390" w:rsidRDefault="009C1390"/>
    <w:p w14:paraId="4126F728" w14:textId="77777777" w:rsidR="009C1390" w:rsidRDefault="009C1390" w:rsidP="009E119B">
      <w:pPr>
        <w:pStyle w:val="DraftHeading1"/>
        <w:tabs>
          <w:tab w:val="right" w:pos="680"/>
        </w:tabs>
        <w:ind w:left="850" w:hanging="850"/>
      </w:pPr>
      <w:r>
        <w:lastRenderedPageBreak/>
        <w:tab/>
      </w:r>
      <w:bookmarkStart w:id="228" w:name="_Toc226010212"/>
      <w:r>
        <w:t>172</w:t>
      </w:r>
      <w:r w:rsidR="009E119B">
        <w:tab/>
      </w:r>
      <w:r>
        <w:t>Notice to Minister if Utility cannot be found or fails to respond</w:t>
      </w:r>
      <w:bookmarkEnd w:id="228"/>
    </w:p>
    <w:p w14:paraId="0EE47F98" w14:textId="77777777" w:rsidR="009C1390" w:rsidRDefault="009C1390">
      <w:pPr>
        <w:pStyle w:val="BodySectionSub"/>
      </w:pPr>
      <w:r>
        <w:t>The Freeway Corporation may notify the Minister and the Authority if—</w:t>
      </w:r>
    </w:p>
    <w:p w14:paraId="6EFF9753" w14:textId="77777777" w:rsidR="009C1390" w:rsidRDefault="009C1390">
      <w:pPr>
        <w:pStyle w:val="DraftHeading3"/>
        <w:tabs>
          <w:tab w:val="right" w:pos="1757"/>
        </w:tabs>
        <w:ind w:left="1871" w:hanging="1871"/>
      </w:pPr>
      <w:r>
        <w:tab/>
        <w:t>(a)</w:t>
      </w:r>
      <w:r>
        <w:tab/>
        <w:t>a Utility fails to comply with a request under section 170 within 24 hours after being given a notice under that section; or</w:t>
      </w:r>
    </w:p>
    <w:p w14:paraId="5E5D3254" w14:textId="77777777" w:rsidR="009C1390" w:rsidRDefault="009C1390">
      <w:pPr>
        <w:pStyle w:val="DraftHeading3"/>
        <w:tabs>
          <w:tab w:val="right" w:pos="1757"/>
        </w:tabs>
        <w:ind w:left="1871" w:hanging="1871"/>
      </w:pPr>
      <w:r>
        <w:tab/>
        <w:t>(b)</w:t>
      </w:r>
      <w:r>
        <w:tab/>
        <w:t>the Freeway Corporation is unable to identify the Utility that owns or operates unnotified Utility infrastructure within 24 hours after the discovery of the infrastructure.</w:t>
      </w:r>
    </w:p>
    <w:p w14:paraId="38609F00" w14:textId="77777777" w:rsidR="009C1390" w:rsidRDefault="009C1390" w:rsidP="009E119B">
      <w:pPr>
        <w:pStyle w:val="DraftHeading1"/>
        <w:tabs>
          <w:tab w:val="right" w:pos="680"/>
        </w:tabs>
        <w:ind w:left="850" w:hanging="850"/>
      </w:pPr>
      <w:r>
        <w:tab/>
      </w:r>
      <w:bookmarkStart w:id="229" w:name="_Toc226010213"/>
      <w:r>
        <w:t>173</w:t>
      </w:r>
      <w:r w:rsidR="009E119B">
        <w:tab/>
      </w:r>
      <w:r>
        <w:t>Minister may direct Utility to carry out works</w:t>
      </w:r>
      <w:bookmarkEnd w:id="229"/>
    </w:p>
    <w:p w14:paraId="6DC09EB6" w14:textId="77777777" w:rsidR="009C1390" w:rsidRDefault="009C1390">
      <w:pPr>
        <w:pStyle w:val="DraftHeading2"/>
        <w:tabs>
          <w:tab w:val="right" w:pos="1247"/>
        </w:tabs>
        <w:ind w:left="1361" w:hanging="1361"/>
      </w:pPr>
      <w:r>
        <w:tab/>
        <w:t>(1)</w:t>
      </w:r>
      <w:r>
        <w:tab/>
        <w:t>The Minister, after consultation with the Utility Minister, may direct a Utility that is given notice under section 170 to carry out works in the Extended Project area.</w:t>
      </w:r>
    </w:p>
    <w:p w14:paraId="1195928C" w14:textId="77777777" w:rsidR="009C1390" w:rsidRDefault="009C1390">
      <w:pPr>
        <w:pStyle w:val="DraftHeading2"/>
        <w:tabs>
          <w:tab w:val="right" w:pos="1247"/>
        </w:tabs>
        <w:ind w:left="1361" w:hanging="1361"/>
      </w:pPr>
      <w:r>
        <w:tab/>
        <w:t>(2)</w:t>
      </w:r>
      <w:r>
        <w:tab/>
        <w:t xml:space="preserve">The Minister must give a direction under </w:t>
      </w:r>
      <w:r w:rsidR="00334E3E">
        <w:t>subsection</w:t>
      </w:r>
      <w:r>
        <w:t xml:space="preserve"> (1) if it is necessary to give effect to the Agreement.</w:t>
      </w:r>
    </w:p>
    <w:p w14:paraId="3223C406" w14:textId="77777777" w:rsidR="009C1390" w:rsidRDefault="009C1390">
      <w:pPr>
        <w:pStyle w:val="DraftHeading2"/>
        <w:tabs>
          <w:tab w:val="right" w:pos="1247"/>
        </w:tabs>
        <w:ind w:left="1361" w:hanging="1361"/>
      </w:pPr>
      <w:r>
        <w:tab/>
        <w:t>(3)</w:t>
      </w:r>
      <w:r>
        <w:tab/>
        <w:t>This section does not apply to the carrying out of works if an approved Utility agreement exists in respect of those works.</w:t>
      </w:r>
    </w:p>
    <w:p w14:paraId="2123F8BE" w14:textId="77777777" w:rsidR="009C1390" w:rsidRDefault="009C1390">
      <w:pPr>
        <w:pStyle w:val="DraftHeading2"/>
        <w:tabs>
          <w:tab w:val="right" w:pos="1247"/>
        </w:tabs>
        <w:ind w:left="1361" w:hanging="1361"/>
      </w:pPr>
      <w:r>
        <w:tab/>
        <w:t>(4)</w:t>
      </w:r>
      <w:r>
        <w:tab/>
        <w:t>A direction under this section may specify—</w:t>
      </w:r>
    </w:p>
    <w:p w14:paraId="7C0A4D56" w14:textId="77777777" w:rsidR="009C1390" w:rsidRDefault="009C1390">
      <w:pPr>
        <w:pStyle w:val="DraftHeading3"/>
        <w:tabs>
          <w:tab w:val="right" w:pos="1757"/>
        </w:tabs>
        <w:ind w:left="1871" w:hanging="1871"/>
      </w:pPr>
      <w:r>
        <w:tab/>
        <w:t>(a)</w:t>
      </w:r>
      <w:r>
        <w:tab/>
        <w:t>the manner in which and the standard to which the direction must be complied with; and</w:t>
      </w:r>
    </w:p>
    <w:p w14:paraId="3245E4EA" w14:textId="77777777" w:rsidR="009C1390" w:rsidRDefault="009C1390">
      <w:pPr>
        <w:pStyle w:val="DraftHeading3"/>
        <w:tabs>
          <w:tab w:val="right" w:pos="1757"/>
        </w:tabs>
        <w:ind w:left="1871" w:hanging="1871"/>
      </w:pPr>
      <w:r>
        <w:tab/>
        <w:t>(b)</w:t>
      </w:r>
      <w:r>
        <w:tab/>
        <w:t>the period (being not less than 28 days) within which the direction must be complied with.</w:t>
      </w:r>
    </w:p>
    <w:p w14:paraId="3E6BA479" w14:textId="77777777" w:rsidR="009C1390" w:rsidRDefault="009C1390"/>
    <w:p w14:paraId="42918A07" w14:textId="77777777" w:rsidR="009C1390" w:rsidRDefault="009C1390"/>
    <w:p w14:paraId="646900BD" w14:textId="77777777" w:rsidR="009C1390" w:rsidRDefault="009C1390"/>
    <w:p w14:paraId="2B4E3677" w14:textId="77777777" w:rsidR="009C1390" w:rsidRDefault="009C1390">
      <w:pPr>
        <w:pStyle w:val="DraftHeading2"/>
        <w:tabs>
          <w:tab w:val="right" w:pos="1247"/>
        </w:tabs>
        <w:ind w:left="1361" w:hanging="1361"/>
      </w:pPr>
      <w:r>
        <w:lastRenderedPageBreak/>
        <w:tab/>
        <w:t>(5)</w:t>
      </w:r>
      <w:r>
        <w:tab/>
        <w:t>If a direction under this section provides for compliance with a standard in relation to a matter that standard is to apply in relation to that matter despite anything to the contrary in any other Act or law.</w:t>
      </w:r>
    </w:p>
    <w:p w14:paraId="728C4AF8" w14:textId="77777777" w:rsidR="009C1390" w:rsidRDefault="009C1390" w:rsidP="009E119B">
      <w:pPr>
        <w:pStyle w:val="DraftHeading1"/>
        <w:tabs>
          <w:tab w:val="right" w:pos="680"/>
        </w:tabs>
        <w:ind w:left="850" w:hanging="850"/>
      </w:pPr>
      <w:r>
        <w:tab/>
      </w:r>
      <w:bookmarkStart w:id="230" w:name="_Toc226010214"/>
      <w:r>
        <w:t>174</w:t>
      </w:r>
      <w:r w:rsidR="009E119B">
        <w:tab/>
      </w:r>
      <w:r>
        <w:t>Direction to Freeway Corporation after notice to Minister</w:t>
      </w:r>
      <w:bookmarkEnd w:id="230"/>
    </w:p>
    <w:p w14:paraId="0B2500D6" w14:textId="77777777" w:rsidR="009C1390" w:rsidRDefault="009C1390">
      <w:pPr>
        <w:pStyle w:val="DraftHeading2"/>
        <w:tabs>
          <w:tab w:val="right" w:pos="1247"/>
        </w:tabs>
        <w:ind w:left="1361" w:hanging="1361"/>
      </w:pPr>
      <w:r>
        <w:tab/>
        <w:t>(1)</w:t>
      </w:r>
      <w:r>
        <w:tab/>
        <w:t>The Minister, after consultation with the Utility Minister, may give a direction under this section if—</w:t>
      </w:r>
    </w:p>
    <w:p w14:paraId="259DC538" w14:textId="77777777" w:rsidR="009C1390" w:rsidRDefault="009C1390">
      <w:pPr>
        <w:pStyle w:val="DraftHeading3"/>
        <w:tabs>
          <w:tab w:val="right" w:pos="1757"/>
        </w:tabs>
        <w:ind w:left="1871" w:hanging="1871"/>
      </w:pPr>
      <w:r>
        <w:tab/>
        <w:t>(a)</w:t>
      </w:r>
      <w:r>
        <w:tab/>
        <w:t xml:space="preserve">the Freeway Corporation has given the Minister notice under section 172; and </w:t>
      </w:r>
    </w:p>
    <w:p w14:paraId="30A3C704" w14:textId="77777777" w:rsidR="009C1390" w:rsidRDefault="009C1390">
      <w:pPr>
        <w:pStyle w:val="DraftHeading3"/>
        <w:tabs>
          <w:tab w:val="right" w:pos="1757"/>
        </w:tabs>
        <w:ind w:left="1871" w:hanging="1871"/>
      </w:pPr>
      <w:r>
        <w:tab/>
        <w:t>(b)</w:t>
      </w:r>
      <w:r>
        <w:tab/>
        <w:t>the Minister considers that a delay in relocating or reinstating the Utility infrastructure—</w:t>
      </w:r>
    </w:p>
    <w:p w14:paraId="1616BDD8" w14:textId="77777777" w:rsidR="009C1390" w:rsidRDefault="009C1390">
      <w:pPr>
        <w:pStyle w:val="DraftHeading4"/>
        <w:tabs>
          <w:tab w:val="right" w:pos="2268"/>
        </w:tabs>
        <w:ind w:left="2381" w:hanging="2381"/>
      </w:pPr>
      <w:r>
        <w:tab/>
        <w:t>(i)</w:t>
      </w:r>
      <w:r>
        <w:tab/>
        <w:t>would be contrary to the public interest; or</w:t>
      </w:r>
    </w:p>
    <w:p w14:paraId="017DD5B3" w14:textId="77777777" w:rsidR="009C1390" w:rsidRDefault="009C1390">
      <w:pPr>
        <w:pStyle w:val="DraftHeading4"/>
        <w:tabs>
          <w:tab w:val="right" w:pos="2268"/>
        </w:tabs>
        <w:ind w:left="2381" w:hanging="2381"/>
      </w:pPr>
      <w:r>
        <w:tab/>
        <w:t>(ii)</w:t>
      </w:r>
      <w:r w:rsidR="009E119B">
        <w:tab/>
      </w:r>
      <w:r>
        <w:t>would, in all the circumstances, be unreasonable.</w:t>
      </w:r>
    </w:p>
    <w:p w14:paraId="537BD96A" w14:textId="77777777" w:rsidR="009C1390" w:rsidRDefault="009C1390">
      <w:pPr>
        <w:pStyle w:val="DraftHeading2"/>
        <w:tabs>
          <w:tab w:val="right" w:pos="1247"/>
        </w:tabs>
        <w:ind w:left="1361" w:hanging="1361"/>
      </w:pPr>
      <w:r>
        <w:tab/>
        <w:t>(2)</w:t>
      </w:r>
      <w:r>
        <w:tab/>
        <w:t xml:space="preserve">A direction under </w:t>
      </w:r>
      <w:r w:rsidR="00334E3E">
        <w:t>subsection</w:t>
      </w:r>
      <w:r>
        <w:t xml:space="preserve"> (1)—</w:t>
      </w:r>
    </w:p>
    <w:p w14:paraId="5150A9D9" w14:textId="77777777" w:rsidR="009C1390" w:rsidRDefault="009C1390">
      <w:pPr>
        <w:pStyle w:val="DraftHeading3"/>
        <w:tabs>
          <w:tab w:val="right" w:pos="1757"/>
        </w:tabs>
        <w:ind w:left="1871" w:hanging="1871"/>
      </w:pPr>
      <w:r>
        <w:tab/>
        <w:t>(a)</w:t>
      </w:r>
      <w:r>
        <w:tab/>
        <w:t>may direct the Freeway Corporation to relocate, rectify or otherwise deal with the Utility infrastructure; and</w:t>
      </w:r>
    </w:p>
    <w:p w14:paraId="1E90D62E" w14:textId="77777777" w:rsidR="009C1390" w:rsidRDefault="009C1390">
      <w:pPr>
        <w:pStyle w:val="DraftHeading3"/>
        <w:tabs>
          <w:tab w:val="right" w:pos="1757"/>
        </w:tabs>
        <w:ind w:left="1871" w:hanging="1871"/>
      </w:pPr>
      <w:r>
        <w:tab/>
        <w:t>(b)</w:t>
      </w:r>
      <w:r>
        <w:tab/>
        <w:t>may direct the Freeway Corporation to comply with specified standards (including safety, operational and accreditation standards) that are to apply to the relocation or rectification of the Utility infrastructure; and</w:t>
      </w:r>
    </w:p>
    <w:p w14:paraId="35756F37" w14:textId="77777777" w:rsidR="009C1390" w:rsidRDefault="009C1390"/>
    <w:p w14:paraId="753855E9" w14:textId="77777777" w:rsidR="009C1390" w:rsidRDefault="009C1390"/>
    <w:p w14:paraId="0D44D00C" w14:textId="77777777" w:rsidR="009C1390" w:rsidRDefault="009C1390"/>
    <w:p w14:paraId="23EE0E57" w14:textId="77777777" w:rsidR="009C1390" w:rsidRDefault="009C1390"/>
    <w:p w14:paraId="7EA8D8FF" w14:textId="77777777" w:rsidR="009C1390" w:rsidRDefault="009C1390">
      <w:pPr>
        <w:pStyle w:val="DraftHeading3"/>
        <w:tabs>
          <w:tab w:val="right" w:pos="1757"/>
        </w:tabs>
        <w:ind w:left="1871" w:hanging="1871"/>
      </w:pPr>
      <w:r>
        <w:lastRenderedPageBreak/>
        <w:tab/>
        <w:t>(c)</w:t>
      </w:r>
      <w:r>
        <w:tab/>
        <w:t>may direct the Freeway Corporation to comply with any safety or technical requirements imposed by law in respect of the carrying out of the required works (including any requirements imposed on the Utility or any other person specified in the direction in respect of those works) that are not inconsistent with the Agreement; and</w:t>
      </w:r>
    </w:p>
    <w:p w14:paraId="2E99B416" w14:textId="77777777" w:rsidR="009C1390" w:rsidRDefault="009C1390">
      <w:pPr>
        <w:pStyle w:val="DraftHeading3"/>
        <w:tabs>
          <w:tab w:val="right" w:pos="1757"/>
        </w:tabs>
        <w:ind w:left="1871" w:hanging="1871"/>
      </w:pPr>
      <w:r>
        <w:tab/>
        <w:t>(d)</w:t>
      </w:r>
      <w:r>
        <w:tab/>
        <w:t>must direct the Freeway Corporation to take reasonable care and take all reasonable steps to minimise damage to the Utility infrastructure and disruption to the infrastructure services.</w:t>
      </w:r>
    </w:p>
    <w:p w14:paraId="599E76CC" w14:textId="77777777" w:rsidR="009C1390" w:rsidRDefault="009C1390">
      <w:pPr>
        <w:pStyle w:val="DraftHeading2"/>
        <w:tabs>
          <w:tab w:val="right" w:pos="1247"/>
        </w:tabs>
        <w:ind w:left="1361" w:hanging="1361"/>
      </w:pPr>
      <w:r>
        <w:tab/>
        <w:t>(3)</w:t>
      </w:r>
      <w:r>
        <w:tab/>
        <w:t xml:space="preserve">If a direction directs the Freeway Corporation, under </w:t>
      </w:r>
      <w:r w:rsidR="00334E3E">
        <w:t>subsection</w:t>
      </w:r>
      <w:r>
        <w:t xml:space="preserve"> (2)(b), to comply with specified standards in relation to a matter, those standards are to apply in relation to that matter despite anything to the contrary in any other Act or law.</w:t>
      </w:r>
    </w:p>
    <w:p w14:paraId="2F4062E7" w14:textId="77777777" w:rsidR="009C1390" w:rsidRDefault="009C1390" w:rsidP="009E119B">
      <w:pPr>
        <w:pStyle w:val="DraftHeading1"/>
        <w:tabs>
          <w:tab w:val="right" w:pos="680"/>
        </w:tabs>
        <w:ind w:left="850" w:hanging="850"/>
      </w:pPr>
      <w:r>
        <w:tab/>
      </w:r>
      <w:bookmarkStart w:id="231" w:name="_Toc226010215"/>
      <w:r>
        <w:t>175</w:t>
      </w:r>
      <w:r w:rsidR="009E119B">
        <w:tab/>
      </w:r>
      <w:r>
        <w:t>Direction to Freeway Corporation after application to Minister</w:t>
      </w:r>
      <w:bookmarkEnd w:id="231"/>
    </w:p>
    <w:p w14:paraId="541EF5E2" w14:textId="77777777" w:rsidR="009C1390" w:rsidRDefault="009C1390">
      <w:pPr>
        <w:pStyle w:val="DraftHeading2"/>
        <w:tabs>
          <w:tab w:val="right" w:pos="1247"/>
        </w:tabs>
        <w:ind w:left="1361" w:hanging="1361"/>
      </w:pPr>
      <w:r>
        <w:tab/>
        <w:t>(1)</w:t>
      </w:r>
      <w:r>
        <w:tab/>
        <w:t>The Freeway Corporation may apply to the Minister for a direction under this section if—</w:t>
      </w:r>
    </w:p>
    <w:p w14:paraId="42CBC142" w14:textId="77777777" w:rsidR="009C1390" w:rsidRDefault="009C1390">
      <w:pPr>
        <w:pStyle w:val="DraftHeading3"/>
        <w:tabs>
          <w:tab w:val="right" w:pos="1757"/>
        </w:tabs>
        <w:ind w:left="1871" w:hanging="1871"/>
      </w:pPr>
      <w:r>
        <w:tab/>
        <w:t>(a)</w:t>
      </w:r>
      <w:r>
        <w:tab/>
        <w:t>a Utility has not completed the works required by a direction under section 173 within the period specified in the direction; or</w:t>
      </w:r>
    </w:p>
    <w:p w14:paraId="1DC1D8DF" w14:textId="77777777" w:rsidR="009C1390" w:rsidRDefault="009C1390">
      <w:pPr>
        <w:pStyle w:val="DraftHeading3"/>
        <w:tabs>
          <w:tab w:val="right" w:pos="1757"/>
        </w:tabs>
        <w:ind w:left="1871" w:hanging="1871"/>
      </w:pPr>
      <w:r>
        <w:tab/>
        <w:t>(b)</w:t>
      </w:r>
      <w:r>
        <w:tab/>
        <w:t>the Freeway Corporation believes on reasonable grounds that the works required by a direction under section 173 will not be completed within the period specified in the direction.</w:t>
      </w:r>
    </w:p>
    <w:p w14:paraId="30A998F6" w14:textId="77777777" w:rsidR="009C1390" w:rsidRDefault="009C1390">
      <w:pPr>
        <w:pStyle w:val="DraftHeading2"/>
        <w:tabs>
          <w:tab w:val="right" w:pos="1247"/>
        </w:tabs>
        <w:ind w:left="1361" w:hanging="1361"/>
      </w:pPr>
      <w:r>
        <w:tab/>
        <w:t>(2)</w:t>
      </w:r>
      <w:r>
        <w:tab/>
        <w:t>On an application under this section, the Minister, after consultation with the Utility Minister, may direct the Freeway Corporation to carry out or complete the works required by the relevant direction under section 173.</w:t>
      </w:r>
    </w:p>
    <w:p w14:paraId="755DE6D0" w14:textId="77777777" w:rsidR="009C1390" w:rsidRDefault="009C1390">
      <w:pPr>
        <w:pStyle w:val="DraftHeading2"/>
        <w:tabs>
          <w:tab w:val="right" w:pos="1247"/>
        </w:tabs>
        <w:ind w:left="1361" w:hanging="1361"/>
      </w:pPr>
      <w:r>
        <w:lastRenderedPageBreak/>
        <w:tab/>
        <w:t>(3)</w:t>
      </w:r>
      <w:r>
        <w:tab/>
        <w:t xml:space="preserve">Without limiting </w:t>
      </w:r>
      <w:r w:rsidR="00334E3E">
        <w:t>subsection</w:t>
      </w:r>
      <w:r>
        <w:t xml:space="preserve"> (2), a direction under this section may specify a period within which the works must be performed even if this is a different period from any period provided for in the relevant direction under section 173.</w:t>
      </w:r>
    </w:p>
    <w:p w14:paraId="2E6CA469" w14:textId="77777777" w:rsidR="009C1390" w:rsidRDefault="009C1390">
      <w:pPr>
        <w:pStyle w:val="DraftHeading2"/>
        <w:tabs>
          <w:tab w:val="right" w:pos="1247"/>
        </w:tabs>
        <w:ind w:left="1361" w:hanging="1361"/>
      </w:pPr>
      <w:r>
        <w:tab/>
        <w:t>(4)</w:t>
      </w:r>
      <w:r>
        <w:tab/>
        <w:t>If the Freeway Corporation complies under a direction under this section with a requirement imposed on a Utility or any other person, the Utility or other person is not required to comply with that requirement.</w:t>
      </w:r>
    </w:p>
    <w:p w14:paraId="18EC2AE3" w14:textId="77777777" w:rsidR="009C1390" w:rsidRDefault="009C1390" w:rsidP="009E119B">
      <w:pPr>
        <w:pStyle w:val="DraftHeading1"/>
        <w:tabs>
          <w:tab w:val="right" w:pos="680"/>
        </w:tabs>
        <w:ind w:left="850" w:hanging="850"/>
      </w:pPr>
      <w:r>
        <w:tab/>
      </w:r>
      <w:bookmarkStart w:id="232" w:name="_Toc226010216"/>
      <w:r>
        <w:t>176</w:t>
      </w:r>
      <w:r w:rsidR="009E119B">
        <w:tab/>
      </w:r>
      <w:r>
        <w:t>Requirements for directions</w:t>
      </w:r>
      <w:bookmarkEnd w:id="232"/>
    </w:p>
    <w:p w14:paraId="3735F8AB" w14:textId="77777777" w:rsidR="009C1390" w:rsidRDefault="009C1390">
      <w:pPr>
        <w:pStyle w:val="DraftHeading2"/>
        <w:tabs>
          <w:tab w:val="right" w:pos="1247"/>
        </w:tabs>
        <w:ind w:left="1361" w:hanging="1361"/>
      </w:pPr>
      <w:r>
        <w:tab/>
        <w:t>(1)</w:t>
      </w:r>
      <w:r>
        <w:tab/>
        <w:t>A direction under section 173, 174 or 175 must be in writing.</w:t>
      </w:r>
    </w:p>
    <w:p w14:paraId="2C91866C" w14:textId="77777777" w:rsidR="009C1390" w:rsidRDefault="009C1390">
      <w:pPr>
        <w:pStyle w:val="DraftHeading2"/>
        <w:tabs>
          <w:tab w:val="right" w:pos="1247"/>
        </w:tabs>
        <w:ind w:left="1361" w:hanging="1361"/>
      </w:pPr>
      <w:r>
        <w:tab/>
        <w:t>(2)</w:t>
      </w:r>
      <w:r>
        <w:tab/>
        <w:t>The Minister must ensure that a direction under section 173, 174 or 175 does not cause unreasonable delay or add unreasonable cost to the Project.</w:t>
      </w:r>
    </w:p>
    <w:p w14:paraId="65DEAFF4" w14:textId="77777777" w:rsidR="009C1390" w:rsidRDefault="009C1390">
      <w:pPr>
        <w:pStyle w:val="DraftHeading2"/>
        <w:tabs>
          <w:tab w:val="right" w:pos="1247"/>
        </w:tabs>
        <w:ind w:left="1361" w:hanging="1361"/>
      </w:pPr>
      <w:r>
        <w:tab/>
        <w:t>(3)</w:t>
      </w:r>
      <w:r w:rsidR="009E119B">
        <w:tab/>
      </w:r>
      <w:r>
        <w:t>Subject to this section, a direction under section 173, 174 or 175 must not be inconsistent with this Act or the Agreement.</w:t>
      </w:r>
    </w:p>
    <w:p w14:paraId="2B1111DD" w14:textId="77777777" w:rsidR="009C1390" w:rsidRDefault="009C1390" w:rsidP="009E119B">
      <w:pPr>
        <w:pStyle w:val="DraftHeading1"/>
        <w:tabs>
          <w:tab w:val="right" w:pos="680"/>
        </w:tabs>
        <w:ind w:left="850" w:hanging="850"/>
      </w:pPr>
      <w:r>
        <w:tab/>
      </w:r>
      <w:bookmarkStart w:id="233" w:name="_Toc226010217"/>
      <w:r>
        <w:t>177</w:t>
      </w:r>
      <w:r w:rsidR="009E119B">
        <w:tab/>
      </w:r>
      <w:r>
        <w:t>Direction to prevail over requirement to consent</w:t>
      </w:r>
      <w:bookmarkEnd w:id="233"/>
    </w:p>
    <w:p w14:paraId="48E7062E" w14:textId="77777777" w:rsidR="009C1390" w:rsidRDefault="009C1390" w:rsidP="00152E6D">
      <w:pPr>
        <w:pStyle w:val="BodySectionSub"/>
      </w:pPr>
      <w:r>
        <w:t>A direction under section 174 or 175 prevails over any provision of any other Act that requires the Utility to consent to the carrying out of the work that is subject to the direction.</w:t>
      </w:r>
    </w:p>
    <w:p w14:paraId="61E4E3B5" w14:textId="77777777" w:rsidR="009C1390" w:rsidRPr="00D10CC8" w:rsidRDefault="009C1390" w:rsidP="00D10CC8">
      <w:pPr>
        <w:pStyle w:val="Heading-DIVISION"/>
        <w:rPr>
          <w:sz w:val="28"/>
        </w:rPr>
      </w:pPr>
      <w:bookmarkStart w:id="234" w:name="_Toc226010218"/>
      <w:r w:rsidRPr="00D10CC8">
        <w:rPr>
          <w:sz w:val="28"/>
        </w:rPr>
        <w:t xml:space="preserve">Division 7—Liability for </w:t>
      </w:r>
      <w:r w:rsidR="00CF7B6F" w:rsidRPr="00D10CC8">
        <w:rPr>
          <w:sz w:val="28"/>
        </w:rPr>
        <w:t>c</w:t>
      </w:r>
      <w:r w:rsidRPr="00D10CC8">
        <w:rPr>
          <w:sz w:val="28"/>
        </w:rPr>
        <w:t>osts</w:t>
      </w:r>
      <w:bookmarkEnd w:id="234"/>
    </w:p>
    <w:p w14:paraId="25007E28" w14:textId="77777777" w:rsidR="009C1390" w:rsidRDefault="009C1390" w:rsidP="009E119B">
      <w:pPr>
        <w:pStyle w:val="DraftHeading1"/>
        <w:tabs>
          <w:tab w:val="right" w:pos="680"/>
        </w:tabs>
        <w:ind w:left="850" w:hanging="850"/>
      </w:pPr>
      <w:r>
        <w:tab/>
      </w:r>
      <w:bookmarkStart w:id="235" w:name="_Toc226010219"/>
      <w:r>
        <w:t>178</w:t>
      </w:r>
      <w:r w:rsidR="009E119B">
        <w:tab/>
      </w:r>
      <w:r>
        <w:t>Freeway Corporation to be liable for certain relocation and rectification costs</w:t>
      </w:r>
      <w:bookmarkEnd w:id="235"/>
      <w:r>
        <w:t xml:space="preserve"> </w:t>
      </w:r>
    </w:p>
    <w:p w14:paraId="1EF4917C" w14:textId="77777777" w:rsidR="009C1390" w:rsidRDefault="009C1390">
      <w:pPr>
        <w:pStyle w:val="BodySectionSub"/>
      </w:pPr>
      <w:r>
        <w:t>Subject to this Division, the Freeway Corporation is liable to pay the fair and reasonable costs of relocating or rectifying any Utility infrastructure that is affected by the Project construction work.</w:t>
      </w:r>
    </w:p>
    <w:p w14:paraId="277E0A6E" w14:textId="77777777" w:rsidR="009C1390" w:rsidRDefault="009C1390"/>
    <w:p w14:paraId="2962E345" w14:textId="77777777" w:rsidR="009C1390" w:rsidRDefault="009C1390" w:rsidP="009E119B">
      <w:pPr>
        <w:pStyle w:val="DraftHeading1"/>
        <w:tabs>
          <w:tab w:val="right" w:pos="680"/>
        </w:tabs>
        <w:ind w:left="850" w:hanging="850"/>
      </w:pPr>
      <w:r>
        <w:lastRenderedPageBreak/>
        <w:tab/>
      </w:r>
      <w:bookmarkStart w:id="236" w:name="_Toc226010220"/>
      <w:r>
        <w:t>179</w:t>
      </w:r>
      <w:r w:rsidR="009E119B">
        <w:tab/>
      </w:r>
      <w:r>
        <w:t>Standard to apply to relocation or rectification</w:t>
      </w:r>
      <w:bookmarkEnd w:id="236"/>
    </w:p>
    <w:p w14:paraId="51B5A894" w14:textId="77777777" w:rsidR="009C1390" w:rsidRDefault="009C1390">
      <w:pPr>
        <w:pStyle w:val="DraftHeading2"/>
        <w:tabs>
          <w:tab w:val="right" w:pos="1247"/>
        </w:tabs>
        <w:ind w:left="1361" w:hanging="1361"/>
      </w:pPr>
      <w:r>
        <w:tab/>
        <w:t>(1)</w:t>
      </w:r>
      <w:r>
        <w:tab/>
        <w:t>For the purposes of section 178, the standard applied to the relocation or rectification must result in the Utility infrastructure having the same or a similar technical capability and having at least the same remaining life as it had before it was affected.</w:t>
      </w:r>
    </w:p>
    <w:p w14:paraId="41111FCA" w14:textId="77777777" w:rsidR="009C1390" w:rsidRDefault="009C1390">
      <w:pPr>
        <w:pStyle w:val="DraftHeading2"/>
        <w:tabs>
          <w:tab w:val="right" w:pos="1247"/>
        </w:tabs>
        <w:ind w:left="1361" w:hanging="1361"/>
      </w:pPr>
      <w:r>
        <w:tab/>
        <w:t>(2)</w:t>
      </w:r>
      <w:r>
        <w:tab/>
        <w:t xml:space="preserve">If new Utility infrastructure is required to meet the standard referred to in </w:t>
      </w:r>
      <w:r w:rsidR="00334E3E">
        <w:t>subsection</w:t>
      </w:r>
      <w:r>
        <w:t xml:space="preserve"> (1), the Freeway Corporation is liable for the cost of that new infrastructure.</w:t>
      </w:r>
    </w:p>
    <w:p w14:paraId="48FD630C" w14:textId="77777777" w:rsidR="009C1390" w:rsidRDefault="009C1390" w:rsidP="009E119B">
      <w:pPr>
        <w:pStyle w:val="DraftHeading1"/>
        <w:tabs>
          <w:tab w:val="right" w:pos="680"/>
        </w:tabs>
        <w:ind w:left="850" w:hanging="850"/>
      </w:pPr>
      <w:r>
        <w:tab/>
      </w:r>
      <w:bookmarkStart w:id="237" w:name="_Toc226010221"/>
      <w:r>
        <w:t>180</w:t>
      </w:r>
      <w:r w:rsidR="009E119B">
        <w:tab/>
      </w:r>
      <w:r>
        <w:t>Liability for costs of disruption of infrastructure services</w:t>
      </w:r>
      <w:bookmarkEnd w:id="237"/>
    </w:p>
    <w:p w14:paraId="3BCD94F5" w14:textId="77777777" w:rsidR="009C1390" w:rsidRDefault="009C1390">
      <w:pPr>
        <w:pStyle w:val="DraftHeading2"/>
        <w:tabs>
          <w:tab w:val="right" w:pos="1247"/>
        </w:tabs>
        <w:ind w:left="1361" w:hanging="1361"/>
      </w:pPr>
      <w:r>
        <w:tab/>
        <w:t>(1)</w:t>
      </w:r>
      <w:r>
        <w:tab/>
        <w:t>The Freeway Corporation is liable for the costs incurred by a Utility as a direct result of any disruption of the infrastructure services provided by the Utility caused by the carrying out of Project construction work.</w:t>
      </w:r>
    </w:p>
    <w:p w14:paraId="58D84D6D" w14:textId="77777777" w:rsidR="009C1390" w:rsidRDefault="009C1390">
      <w:pPr>
        <w:pStyle w:val="DraftHeading2"/>
        <w:tabs>
          <w:tab w:val="right" w:pos="1247"/>
        </w:tabs>
        <w:ind w:left="1361" w:hanging="1361"/>
      </w:pPr>
      <w:r>
        <w:tab/>
        <w:t>(2)</w:t>
      </w:r>
      <w:r>
        <w:tab/>
        <w:t xml:space="preserve">For the purposes of </w:t>
      </w:r>
      <w:r w:rsidR="00334E3E">
        <w:t>subsection</w:t>
      </w:r>
      <w:r>
        <w:t xml:space="preserve"> (1), the costs may include any of the following—</w:t>
      </w:r>
    </w:p>
    <w:p w14:paraId="7D1F20F1" w14:textId="77777777" w:rsidR="009C1390" w:rsidRDefault="009C1390">
      <w:pPr>
        <w:pStyle w:val="DraftHeading3"/>
        <w:tabs>
          <w:tab w:val="right" w:pos="1757"/>
        </w:tabs>
        <w:ind w:left="1871" w:hanging="1871"/>
      </w:pPr>
      <w:r>
        <w:tab/>
        <w:t>(a)</w:t>
      </w:r>
      <w:r>
        <w:tab/>
        <w:t>an amount imposed on the Utility under a contract for failing to provide the infrastructure service;</w:t>
      </w:r>
    </w:p>
    <w:p w14:paraId="2E3FAF4B" w14:textId="77777777" w:rsidR="009C1390" w:rsidRDefault="009C1390">
      <w:pPr>
        <w:pStyle w:val="DraftHeading3"/>
        <w:tabs>
          <w:tab w:val="right" w:pos="1757"/>
        </w:tabs>
        <w:ind w:left="1871" w:hanging="1871"/>
      </w:pPr>
      <w:r>
        <w:tab/>
        <w:t>(b)</w:t>
      </w:r>
      <w:r>
        <w:tab/>
        <w:t>liquidated damages for breach of a contract with a third party;</w:t>
      </w:r>
    </w:p>
    <w:p w14:paraId="5C349FE5" w14:textId="77777777" w:rsidR="009C1390" w:rsidRDefault="009C1390">
      <w:pPr>
        <w:pStyle w:val="DraftHeading3"/>
        <w:tabs>
          <w:tab w:val="right" w:pos="1757"/>
        </w:tabs>
        <w:ind w:left="1871" w:hanging="1871"/>
      </w:pPr>
      <w:r>
        <w:tab/>
        <w:t>(c)</w:t>
      </w:r>
      <w:r>
        <w:tab/>
        <w:t>loss of revenue.</w:t>
      </w:r>
    </w:p>
    <w:p w14:paraId="69E6F140" w14:textId="77777777" w:rsidR="009C1390" w:rsidRDefault="009C1390">
      <w:pPr>
        <w:pStyle w:val="DraftHeading2"/>
        <w:tabs>
          <w:tab w:val="right" w:pos="1247"/>
        </w:tabs>
        <w:ind w:left="1361" w:hanging="1361"/>
      </w:pPr>
      <w:r>
        <w:tab/>
        <w:t>(3)</w:t>
      </w:r>
      <w:r>
        <w:tab/>
        <w:t xml:space="preserve">Except as provided in </w:t>
      </w:r>
      <w:r w:rsidR="00334E3E">
        <w:t>subsection</w:t>
      </w:r>
      <w:r>
        <w:t xml:space="preserve"> (2)(b), the Freeway Corporation is not liable under </w:t>
      </w:r>
      <w:r w:rsidR="00334E3E">
        <w:t>subsection</w:t>
      </w:r>
      <w:r>
        <w:t xml:space="preserve"> (1) for loss or damage arising from breach of contract with a third party.</w:t>
      </w:r>
    </w:p>
    <w:p w14:paraId="5BC21504" w14:textId="77777777" w:rsidR="009C1390" w:rsidRDefault="009C1390">
      <w:pPr>
        <w:pStyle w:val="DraftHeading2"/>
        <w:tabs>
          <w:tab w:val="right" w:pos="1247"/>
        </w:tabs>
        <w:ind w:left="1361" w:hanging="1361"/>
      </w:pPr>
      <w:r>
        <w:tab/>
        <w:t>(4)</w:t>
      </w:r>
      <w:r>
        <w:tab/>
        <w:t>The Freeway Corporation is liable for costs under this section on the basis that the Utility makes all reasonable efforts to mitigate its loss.</w:t>
      </w:r>
    </w:p>
    <w:p w14:paraId="3FAD2274" w14:textId="77777777" w:rsidR="009C1390" w:rsidRDefault="009C1390">
      <w:pPr>
        <w:pStyle w:val="DraftHeading2"/>
        <w:tabs>
          <w:tab w:val="right" w:pos="1247"/>
        </w:tabs>
        <w:ind w:left="1361" w:hanging="1361"/>
      </w:pPr>
      <w:r>
        <w:lastRenderedPageBreak/>
        <w:tab/>
        <w:t>(5)</w:t>
      </w:r>
      <w:r>
        <w:tab/>
        <w:t>If the Utility does not make all reasonable efforts to mitigate its loss, the Freeway Corporation is only liable for the costs that would have been incurred if the Utility had made all reasonable efforts to mitigate its loss.</w:t>
      </w:r>
    </w:p>
    <w:p w14:paraId="700F9A79" w14:textId="77777777" w:rsidR="009C1390" w:rsidRDefault="009C1390" w:rsidP="009E119B">
      <w:pPr>
        <w:pStyle w:val="DraftHeading1"/>
        <w:tabs>
          <w:tab w:val="right" w:pos="680"/>
        </w:tabs>
        <w:ind w:left="850" w:hanging="850"/>
      </w:pPr>
      <w:r>
        <w:tab/>
      </w:r>
      <w:bookmarkStart w:id="238" w:name="_Toc226010222"/>
      <w:r>
        <w:t>181</w:t>
      </w:r>
      <w:r w:rsidR="009E119B">
        <w:tab/>
      </w:r>
      <w:r>
        <w:t>Utility liable for differential if it requests upgrade</w:t>
      </w:r>
      <w:bookmarkEnd w:id="238"/>
    </w:p>
    <w:p w14:paraId="21A60819" w14:textId="77777777" w:rsidR="009C1390" w:rsidRDefault="009C1390">
      <w:pPr>
        <w:pStyle w:val="BodySectionSub"/>
      </w:pPr>
      <w:r>
        <w:t>If a Utility requests that a higher standard than the standard required by section 179 should apply to the relocation or rectification of Utility infrastructure, the Utility is liable to pay the difference in cost between the lower and higher standard.</w:t>
      </w:r>
    </w:p>
    <w:p w14:paraId="79916F89" w14:textId="77777777" w:rsidR="009C1390" w:rsidRDefault="009C1390" w:rsidP="009E119B">
      <w:pPr>
        <w:pStyle w:val="DraftHeading1"/>
        <w:tabs>
          <w:tab w:val="right" w:pos="680"/>
        </w:tabs>
        <w:ind w:left="850" w:hanging="850"/>
      </w:pPr>
      <w:r>
        <w:tab/>
      </w:r>
      <w:bookmarkStart w:id="239" w:name="_Toc226010223"/>
      <w:r>
        <w:t>182</w:t>
      </w:r>
      <w:r w:rsidR="009E119B">
        <w:tab/>
      </w:r>
      <w:r>
        <w:t>Utility liable for delay costs</w:t>
      </w:r>
      <w:bookmarkEnd w:id="239"/>
    </w:p>
    <w:p w14:paraId="5B70CD69" w14:textId="77777777" w:rsidR="009C1390" w:rsidRDefault="009C1390">
      <w:pPr>
        <w:pStyle w:val="DraftHeading2"/>
        <w:tabs>
          <w:tab w:val="right" w:pos="1247"/>
        </w:tabs>
        <w:ind w:left="1361" w:hanging="1361"/>
      </w:pPr>
      <w:r>
        <w:tab/>
        <w:t>(1)</w:t>
      </w:r>
      <w:r>
        <w:tab/>
        <w:t>If the failure of a Utility to notify the Freeway Corporation of Utility infrastructure caused the Freeway Corporation to incur costs as a result of a delay in carrying out Project construction work, the Utility is liable to pay those costs to the Freeway Corporation.</w:t>
      </w:r>
    </w:p>
    <w:p w14:paraId="11850BB1" w14:textId="77777777" w:rsidR="009C1390" w:rsidRDefault="009C1390">
      <w:pPr>
        <w:pStyle w:val="DraftHeading2"/>
        <w:tabs>
          <w:tab w:val="right" w:pos="1247"/>
        </w:tabs>
        <w:ind w:left="1361" w:hanging="1361"/>
      </w:pPr>
      <w:r>
        <w:tab/>
        <w:t>(2)</w:t>
      </w:r>
      <w:r>
        <w:tab/>
        <w:t>A Utility is liable for costs under this section on the basis that the Freeway Corporation makes all reasonable efforts to mitigate its loss.</w:t>
      </w:r>
    </w:p>
    <w:p w14:paraId="381E30E9" w14:textId="77777777" w:rsidR="009C1390" w:rsidRDefault="009C1390">
      <w:pPr>
        <w:pStyle w:val="DraftHeading2"/>
        <w:tabs>
          <w:tab w:val="right" w:pos="1247"/>
        </w:tabs>
        <w:ind w:left="1361" w:hanging="1361"/>
      </w:pPr>
      <w:r>
        <w:tab/>
        <w:t>(3)</w:t>
      </w:r>
      <w:r>
        <w:tab/>
        <w:t>If the Freeway Corporation does not make all reasonable efforts to mitigate its loss, the Utility is only liable for the costs that would have been incurred if the Freeway Corporation had made all reasonable efforts to mitigate its loss.</w:t>
      </w:r>
    </w:p>
    <w:p w14:paraId="7947298A" w14:textId="77777777" w:rsidR="009C1390" w:rsidRDefault="009C1390" w:rsidP="009E119B">
      <w:pPr>
        <w:pStyle w:val="DraftHeading1"/>
        <w:tabs>
          <w:tab w:val="right" w:pos="680"/>
        </w:tabs>
        <w:ind w:left="850" w:hanging="850"/>
      </w:pPr>
      <w:r>
        <w:tab/>
      </w:r>
      <w:bookmarkStart w:id="240" w:name="_Toc226010224"/>
      <w:r>
        <w:t>183</w:t>
      </w:r>
      <w:r w:rsidR="009E119B">
        <w:tab/>
      </w:r>
      <w:r>
        <w:t>Limitation of liability</w:t>
      </w:r>
      <w:bookmarkEnd w:id="240"/>
    </w:p>
    <w:p w14:paraId="3A119D9A" w14:textId="77777777" w:rsidR="009C1390" w:rsidRDefault="009C1390">
      <w:pPr>
        <w:pStyle w:val="BodySectionSub"/>
      </w:pPr>
      <w:r>
        <w:t>Except as provided in this Part, the Freeway Corporation is not liable to pay damages or other compensation to the Utility or any other person as a result of any effect of the Project on—</w:t>
      </w:r>
    </w:p>
    <w:p w14:paraId="50D7EA32" w14:textId="77777777" w:rsidR="009C1390" w:rsidRDefault="009C1390">
      <w:pPr>
        <w:pStyle w:val="DraftHeading3"/>
        <w:tabs>
          <w:tab w:val="right" w:pos="1757"/>
        </w:tabs>
        <w:ind w:left="1871" w:hanging="1871"/>
      </w:pPr>
      <w:r>
        <w:tab/>
        <w:t>(a)</w:t>
      </w:r>
      <w:r>
        <w:tab/>
        <w:t>the Utility infrastructure of the Utility; or</w:t>
      </w:r>
    </w:p>
    <w:p w14:paraId="0640646C" w14:textId="77777777" w:rsidR="009C1390" w:rsidRDefault="009C1390">
      <w:pPr>
        <w:pStyle w:val="DraftHeading3"/>
        <w:tabs>
          <w:tab w:val="right" w:pos="1757"/>
        </w:tabs>
        <w:ind w:left="1871" w:hanging="1871"/>
      </w:pPr>
      <w:r>
        <w:tab/>
        <w:t>(b)</w:t>
      </w:r>
      <w:r w:rsidR="009E119B">
        <w:tab/>
      </w:r>
      <w:r>
        <w:t>the provision of infrastructure services by the Utility using Utility infrastructure.</w:t>
      </w:r>
    </w:p>
    <w:p w14:paraId="6F59380E" w14:textId="77777777" w:rsidR="009C1390" w:rsidRDefault="009C1390" w:rsidP="009E119B">
      <w:pPr>
        <w:pStyle w:val="DraftHeading1"/>
        <w:tabs>
          <w:tab w:val="right" w:pos="680"/>
        </w:tabs>
        <w:ind w:left="850" w:hanging="850"/>
      </w:pPr>
      <w:r>
        <w:lastRenderedPageBreak/>
        <w:tab/>
      </w:r>
      <w:bookmarkStart w:id="241" w:name="_Toc226010225"/>
      <w:r>
        <w:t>184</w:t>
      </w:r>
      <w:r w:rsidR="009E119B">
        <w:tab/>
      </w:r>
      <w:r>
        <w:t>Dispute as to cost of relocation or rectification</w:t>
      </w:r>
      <w:bookmarkEnd w:id="241"/>
    </w:p>
    <w:p w14:paraId="4CC87376" w14:textId="77777777" w:rsidR="009C1390" w:rsidRDefault="009C1390">
      <w:pPr>
        <w:pStyle w:val="DraftHeading2"/>
        <w:tabs>
          <w:tab w:val="right" w:pos="1247"/>
        </w:tabs>
        <w:ind w:left="1361" w:hanging="1361"/>
      </w:pPr>
      <w:r>
        <w:tab/>
        <w:t>(1)</w:t>
      </w:r>
      <w:r>
        <w:tab/>
        <w:t>If a dispute arises between the Freeway Corporation and a Utility as to the cost of relocation or rectification of Utility infrastructure, the Freeway Corporation or the Utility may refer the matter to the Minister and the Utility Minister for determination under Division 8.</w:t>
      </w:r>
    </w:p>
    <w:p w14:paraId="410251CE" w14:textId="77777777" w:rsidR="009C1390" w:rsidRDefault="009C1390">
      <w:pPr>
        <w:pStyle w:val="DraftHeading2"/>
        <w:tabs>
          <w:tab w:val="right" w:pos="1247"/>
        </w:tabs>
        <w:ind w:left="1361" w:hanging="1361"/>
      </w:pPr>
      <w:r>
        <w:tab/>
        <w:t>(2)</w:t>
      </w:r>
      <w:r>
        <w:tab/>
        <w:t>The person referring the matter for determination must notify the Authority of that referral.</w:t>
      </w:r>
    </w:p>
    <w:p w14:paraId="110920CF" w14:textId="77777777" w:rsidR="009C1390" w:rsidRDefault="009C1390" w:rsidP="009E119B">
      <w:pPr>
        <w:pStyle w:val="DraftHeading1"/>
        <w:tabs>
          <w:tab w:val="right" w:pos="680"/>
        </w:tabs>
        <w:ind w:left="850" w:hanging="850"/>
      </w:pPr>
      <w:r>
        <w:tab/>
      </w:r>
      <w:bookmarkStart w:id="242" w:name="_Toc226010226"/>
      <w:r>
        <w:t>185</w:t>
      </w:r>
      <w:r w:rsidR="009E119B">
        <w:tab/>
      </w:r>
      <w:r>
        <w:t>Certification of work</w:t>
      </w:r>
      <w:bookmarkEnd w:id="242"/>
    </w:p>
    <w:p w14:paraId="263C57ED" w14:textId="77777777" w:rsidR="009C1390" w:rsidRDefault="009C1390">
      <w:pPr>
        <w:pStyle w:val="DraftHeading2"/>
        <w:tabs>
          <w:tab w:val="right" w:pos="1247"/>
        </w:tabs>
        <w:ind w:left="1361" w:hanging="1361"/>
      </w:pPr>
      <w:r>
        <w:tab/>
        <w:t>(1)</w:t>
      </w:r>
      <w:r>
        <w:tab/>
        <w:t>On completion by the Freeway Corporation of any work of relocation or rectification of Utility infrastructure under Division 6, the Utility must assess the work and—</w:t>
      </w:r>
    </w:p>
    <w:p w14:paraId="7405F7CF" w14:textId="77777777" w:rsidR="009C1390" w:rsidRDefault="009C1390">
      <w:pPr>
        <w:pStyle w:val="DraftHeading3"/>
        <w:tabs>
          <w:tab w:val="right" w:pos="1757"/>
        </w:tabs>
        <w:ind w:left="1871" w:hanging="1871"/>
      </w:pPr>
      <w:r>
        <w:tab/>
        <w:t>(a)</w:t>
      </w:r>
      <w:r>
        <w:tab/>
        <w:t>if it is satisfied that the work is satisfactory and complete, certify that fact to the Freeway Corporation; or</w:t>
      </w:r>
    </w:p>
    <w:p w14:paraId="2400C2CD" w14:textId="77777777" w:rsidR="009C1390" w:rsidRDefault="009C1390">
      <w:pPr>
        <w:pStyle w:val="DraftHeading3"/>
        <w:tabs>
          <w:tab w:val="right" w:pos="1757"/>
        </w:tabs>
        <w:ind w:left="1871" w:hanging="1871"/>
      </w:pPr>
      <w:r>
        <w:tab/>
        <w:t>(b)</w:t>
      </w:r>
      <w:r>
        <w:tab/>
        <w:t>if it is not satisfied that the work is satisfactory or complete, notify the Freeway Corporation that more work is required.</w:t>
      </w:r>
    </w:p>
    <w:p w14:paraId="4C3DFD07" w14:textId="77777777" w:rsidR="009C1390" w:rsidRDefault="009C1390">
      <w:pPr>
        <w:pStyle w:val="DraftHeading2"/>
        <w:tabs>
          <w:tab w:val="right" w:pos="1247"/>
        </w:tabs>
        <w:ind w:left="1361" w:hanging="1361"/>
      </w:pPr>
      <w:r>
        <w:tab/>
        <w:t>(2)</w:t>
      </w:r>
      <w:r>
        <w:tab/>
        <w:t xml:space="preserve">The notice under </w:t>
      </w:r>
      <w:r w:rsidR="00334E3E">
        <w:t>subsection</w:t>
      </w:r>
      <w:r>
        <w:t xml:space="preserve"> (1)(b) must specify as clearly as possible the work that is required.</w:t>
      </w:r>
    </w:p>
    <w:p w14:paraId="0120C51F" w14:textId="77777777" w:rsidR="009C1390" w:rsidRDefault="009C1390">
      <w:pPr>
        <w:pStyle w:val="DraftHeading2"/>
        <w:tabs>
          <w:tab w:val="right" w:pos="1247"/>
        </w:tabs>
        <w:ind w:left="1361" w:hanging="1361"/>
      </w:pPr>
      <w:r>
        <w:tab/>
        <w:t>(3)</w:t>
      </w:r>
      <w:r>
        <w:tab/>
        <w:t xml:space="preserve">If the Utility does not give a certificate or notice under </w:t>
      </w:r>
      <w:r w:rsidR="00334E3E">
        <w:t>subsection</w:t>
      </w:r>
      <w:r>
        <w:t xml:space="preserve"> (1) within 14 days after the Freeway Corporation notifies it of the completion of the work, the Utility is deemed to be satisfied with the work.</w:t>
      </w:r>
    </w:p>
    <w:p w14:paraId="6136E5FD" w14:textId="77777777" w:rsidR="009C1390" w:rsidRDefault="009C1390">
      <w:pPr>
        <w:pStyle w:val="DraftHeading2"/>
        <w:tabs>
          <w:tab w:val="right" w:pos="1247"/>
        </w:tabs>
        <w:ind w:left="1361" w:hanging="1361"/>
      </w:pPr>
      <w:r>
        <w:tab/>
        <w:t>(4)</w:t>
      </w:r>
      <w:r>
        <w:tab/>
        <w:t xml:space="preserve">If the Utility gives a notice under </w:t>
      </w:r>
      <w:r w:rsidR="00334E3E">
        <w:t>subsection</w:t>
      </w:r>
      <w:r>
        <w:t xml:space="preserve"> (1)(b), the Freeway Corporation must complete the further work required in the notice within the period of 30 days after receipt of the notice or any longer period specified in the notice.</w:t>
      </w:r>
    </w:p>
    <w:p w14:paraId="12220FCD" w14:textId="77777777" w:rsidR="009C1390" w:rsidRDefault="009C1390">
      <w:pPr>
        <w:pStyle w:val="DraftHeading2"/>
        <w:tabs>
          <w:tab w:val="right" w:pos="1247"/>
        </w:tabs>
        <w:ind w:left="1361" w:hanging="1361"/>
      </w:pPr>
      <w:r>
        <w:tab/>
        <w:t>(5)</w:t>
      </w:r>
      <w:r>
        <w:tab/>
        <w:t>This section does not apply if the Freeway Corporation is unable to identify the Utility that owns or opera</w:t>
      </w:r>
      <w:r w:rsidR="00EA00F6">
        <w:t>tes the Utility infrastructure.</w:t>
      </w:r>
    </w:p>
    <w:p w14:paraId="3FC4F833" w14:textId="77777777" w:rsidR="009C1390" w:rsidRDefault="009C1390" w:rsidP="009E119B">
      <w:pPr>
        <w:pStyle w:val="DraftHeading1"/>
        <w:tabs>
          <w:tab w:val="right" w:pos="680"/>
        </w:tabs>
        <w:ind w:left="850" w:hanging="850"/>
      </w:pPr>
      <w:r>
        <w:lastRenderedPageBreak/>
        <w:tab/>
      </w:r>
      <w:bookmarkStart w:id="243" w:name="_Toc226010227"/>
      <w:r>
        <w:t>186</w:t>
      </w:r>
      <w:r w:rsidR="009E119B">
        <w:tab/>
      </w:r>
      <w:r>
        <w:t>Referral of matters by Utilities to Ministers for determination</w:t>
      </w:r>
      <w:bookmarkEnd w:id="243"/>
    </w:p>
    <w:p w14:paraId="0272965F" w14:textId="77777777" w:rsidR="009C1390" w:rsidRDefault="009C1390" w:rsidP="00152E6D">
      <w:pPr>
        <w:pStyle w:val="BodySectionSub"/>
      </w:pPr>
      <w:r>
        <w:t>The Utility may refer the matter to the Minister and the Utility Minister for determination under Division 8 if the Freeway Corporation does not complete the further work to the Utility's satisfaction within the specified time under section 185.</w:t>
      </w:r>
    </w:p>
    <w:p w14:paraId="00FF65D3" w14:textId="77777777" w:rsidR="009C1390" w:rsidRDefault="009C1390" w:rsidP="009E119B">
      <w:pPr>
        <w:pStyle w:val="DraftHeading1"/>
        <w:tabs>
          <w:tab w:val="right" w:pos="680"/>
        </w:tabs>
        <w:ind w:left="850" w:hanging="850"/>
      </w:pPr>
      <w:r>
        <w:tab/>
      </w:r>
      <w:bookmarkStart w:id="244" w:name="_Toc226010228"/>
      <w:r>
        <w:t>187</w:t>
      </w:r>
      <w:r w:rsidR="009E119B">
        <w:tab/>
      </w:r>
      <w:r>
        <w:t>Referral of matters by Freeway Corporation to Ministers for determination</w:t>
      </w:r>
      <w:bookmarkEnd w:id="244"/>
    </w:p>
    <w:p w14:paraId="60F202AE" w14:textId="77777777" w:rsidR="009C1390" w:rsidRDefault="009C1390" w:rsidP="00152E6D">
      <w:pPr>
        <w:pStyle w:val="BodySectionSub"/>
      </w:pPr>
      <w:r>
        <w:t>The Freeway Corporation may refer the matter to the Minister and the Utility Minister for determination under Division 8 if the Utility refuses to certify the work on the completion of the further work under section 185 or unreasonably delays giving that certification.</w:t>
      </w:r>
    </w:p>
    <w:p w14:paraId="3F5DB26F" w14:textId="77777777" w:rsidR="009C1390" w:rsidRDefault="009C1390" w:rsidP="009E119B">
      <w:pPr>
        <w:pStyle w:val="DraftHeading1"/>
        <w:tabs>
          <w:tab w:val="right" w:pos="680"/>
        </w:tabs>
        <w:ind w:left="850" w:hanging="850"/>
      </w:pPr>
      <w:r>
        <w:tab/>
      </w:r>
      <w:bookmarkStart w:id="245" w:name="_Toc226010229"/>
      <w:r>
        <w:t>188</w:t>
      </w:r>
      <w:r w:rsidR="009E119B">
        <w:tab/>
      </w:r>
      <w:r>
        <w:t>Freeway Corporation no longer liable if work satisfactory</w:t>
      </w:r>
      <w:bookmarkEnd w:id="245"/>
    </w:p>
    <w:p w14:paraId="08932245" w14:textId="77777777" w:rsidR="009C1390" w:rsidRDefault="009C1390" w:rsidP="00EA00F6">
      <w:pPr>
        <w:pStyle w:val="BodySectionSub"/>
      </w:pPr>
      <w:r>
        <w:t>The Freeway Corporation ceases to be liable to carry out any further work in respect of a specific work of relocation or rectification if—</w:t>
      </w:r>
    </w:p>
    <w:p w14:paraId="0F9671A8" w14:textId="77777777" w:rsidR="009C1390" w:rsidRDefault="009C1390">
      <w:pPr>
        <w:pStyle w:val="DraftHeading3"/>
        <w:tabs>
          <w:tab w:val="right" w:pos="1757"/>
        </w:tabs>
        <w:ind w:left="1871" w:hanging="1871"/>
      </w:pPr>
      <w:r>
        <w:tab/>
        <w:t>(a)</w:t>
      </w:r>
      <w:r>
        <w:tab/>
        <w:t xml:space="preserve">a certificate is given under section 185 in respect of the work; or </w:t>
      </w:r>
    </w:p>
    <w:p w14:paraId="1993038A" w14:textId="77777777" w:rsidR="009C1390" w:rsidRDefault="009C1390">
      <w:pPr>
        <w:pStyle w:val="DraftHeading3"/>
        <w:tabs>
          <w:tab w:val="right" w:pos="1757"/>
        </w:tabs>
        <w:ind w:left="1871" w:hanging="1871"/>
      </w:pPr>
      <w:r>
        <w:tab/>
        <w:t>(b)</w:t>
      </w:r>
      <w:r>
        <w:tab/>
        <w:t>the work is deemed under that section to be satisfactory; or</w:t>
      </w:r>
    </w:p>
    <w:p w14:paraId="37FB7FE1" w14:textId="77777777" w:rsidR="009C1390" w:rsidRDefault="009C1390">
      <w:pPr>
        <w:pStyle w:val="DraftHeading3"/>
        <w:tabs>
          <w:tab w:val="right" w:pos="1757"/>
        </w:tabs>
        <w:ind w:left="1871" w:hanging="1871"/>
      </w:pPr>
      <w:r>
        <w:tab/>
        <w:t>(c)</w:t>
      </w:r>
      <w:r>
        <w:tab/>
        <w:t>the work is determined under Division 8 to be satisfactory.</w:t>
      </w:r>
    </w:p>
    <w:p w14:paraId="46659DCD" w14:textId="77777777" w:rsidR="009C1390" w:rsidRDefault="009C1390"/>
    <w:p w14:paraId="43638AC1" w14:textId="77777777" w:rsidR="009C1390" w:rsidRDefault="009C1390"/>
    <w:p w14:paraId="5CCEDA50" w14:textId="77777777" w:rsidR="009C1390" w:rsidRDefault="009C1390"/>
    <w:p w14:paraId="069A24DB" w14:textId="77777777" w:rsidR="009C1390" w:rsidRDefault="009C1390"/>
    <w:p w14:paraId="62848759" w14:textId="77777777" w:rsidR="009C1390" w:rsidRDefault="009C1390"/>
    <w:p w14:paraId="11495E77" w14:textId="77777777" w:rsidR="009C1390" w:rsidRPr="00D10CC8" w:rsidRDefault="009C1390" w:rsidP="00D10CC8">
      <w:pPr>
        <w:pStyle w:val="Heading-DIVISION"/>
        <w:rPr>
          <w:sz w:val="28"/>
        </w:rPr>
      </w:pPr>
      <w:bookmarkStart w:id="246" w:name="_Toc226010230"/>
      <w:r w:rsidRPr="00D10CC8">
        <w:rPr>
          <w:sz w:val="28"/>
        </w:rPr>
        <w:lastRenderedPageBreak/>
        <w:t>Division 8</w:t>
      </w:r>
      <w:r w:rsidRPr="00D10CC8">
        <w:rPr>
          <w:bCs/>
          <w:sz w:val="28"/>
        </w:rPr>
        <w:t>—</w:t>
      </w:r>
      <w:r w:rsidRPr="00D10CC8">
        <w:rPr>
          <w:sz w:val="28"/>
        </w:rPr>
        <w:t xml:space="preserve">Dispute </w:t>
      </w:r>
      <w:r w:rsidR="00CF7B6F" w:rsidRPr="00D10CC8">
        <w:rPr>
          <w:sz w:val="28"/>
        </w:rPr>
        <w:t>r</w:t>
      </w:r>
      <w:r w:rsidRPr="00D10CC8">
        <w:rPr>
          <w:sz w:val="28"/>
        </w:rPr>
        <w:t>esolution</w:t>
      </w:r>
      <w:bookmarkEnd w:id="246"/>
    </w:p>
    <w:p w14:paraId="46B9BBBE" w14:textId="77777777" w:rsidR="009C1390" w:rsidRDefault="009C1390" w:rsidP="009E119B">
      <w:pPr>
        <w:pStyle w:val="DraftHeading1"/>
        <w:tabs>
          <w:tab w:val="right" w:pos="680"/>
        </w:tabs>
        <w:ind w:left="850" w:hanging="850"/>
      </w:pPr>
      <w:r>
        <w:tab/>
      </w:r>
      <w:bookmarkStart w:id="247" w:name="_Toc226010231"/>
      <w:r>
        <w:t>189</w:t>
      </w:r>
      <w:r w:rsidR="009E119B">
        <w:tab/>
      </w:r>
      <w:r>
        <w:t>Who can determine matters referred to the Ministers?</w:t>
      </w:r>
      <w:bookmarkEnd w:id="247"/>
    </w:p>
    <w:p w14:paraId="5E6450EC" w14:textId="77777777" w:rsidR="009C1390" w:rsidRDefault="009C1390">
      <w:pPr>
        <w:pStyle w:val="BodySectionSub"/>
      </w:pPr>
      <w:r>
        <w:t>On the referral of a matter to them under this Part, the Minister and the Utility Minister must—</w:t>
      </w:r>
    </w:p>
    <w:p w14:paraId="498152F6" w14:textId="77777777" w:rsidR="009C1390" w:rsidRDefault="009C1390">
      <w:pPr>
        <w:pStyle w:val="DraftHeading3"/>
        <w:tabs>
          <w:tab w:val="right" w:pos="1757"/>
        </w:tabs>
        <w:ind w:left="1871" w:hanging="1871"/>
      </w:pPr>
      <w:r>
        <w:tab/>
        <w:t>(a)</w:t>
      </w:r>
      <w:r>
        <w:tab/>
        <w:t>determine the matter; or</w:t>
      </w:r>
    </w:p>
    <w:p w14:paraId="0158906C" w14:textId="77777777" w:rsidR="009C1390" w:rsidRDefault="009C1390">
      <w:pPr>
        <w:pStyle w:val="DraftHeading3"/>
        <w:tabs>
          <w:tab w:val="right" w:pos="1757"/>
        </w:tabs>
        <w:ind w:left="1871" w:hanging="1871"/>
      </w:pPr>
      <w:r>
        <w:tab/>
        <w:t>(b)</w:t>
      </w:r>
      <w:r>
        <w:tab/>
        <w:t>appoint a person to determine the matter.</w:t>
      </w:r>
    </w:p>
    <w:p w14:paraId="3DA925AC" w14:textId="77777777" w:rsidR="009C1390" w:rsidRDefault="009C1390" w:rsidP="009E119B">
      <w:pPr>
        <w:pStyle w:val="DraftHeading1"/>
        <w:tabs>
          <w:tab w:val="right" w:pos="680"/>
        </w:tabs>
        <w:ind w:left="850" w:hanging="850"/>
      </w:pPr>
      <w:r>
        <w:tab/>
      </w:r>
      <w:bookmarkStart w:id="248" w:name="_Toc226010232"/>
      <w:r>
        <w:t>190</w:t>
      </w:r>
      <w:r w:rsidR="009E119B">
        <w:tab/>
      </w:r>
      <w:r>
        <w:t>What must be considered in determining a matter?</w:t>
      </w:r>
      <w:bookmarkEnd w:id="248"/>
    </w:p>
    <w:p w14:paraId="1D17184C" w14:textId="77777777" w:rsidR="009C1390" w:rsidRDefault="009C1390">
      <w:pPr>
        <w:pStyle w:val="BodySectionSub"/>
      </w:pPr>
      <w:r>
        <w:t>In determining a matter, the decision-maker—</w:t>
      </w:r>
    </w:p>
    <w:p w14:paraId="1A0BCE43" w14:textId="77777777" w:rsidR="009C1390" w:rsidRDefault="009C1390">
      <w:pPr>
        <w:pStyle w:val="DraftHeading3"/>
        <w:tabs>
          <w:tab w:val="right" w:pos="1757"/>
        </w:tabs>
        <w:ind w:left="1871" w:hanging="1871"/>
      </w:pPr>
      <w:r>
        <w:tab/>
        <w:t>(a)</w:t>
      </w:r>
      <w:r>
        <w:tab/>
        <w:t>must have regard to—</w:t>
      </w:r>
    </w:p>
    <w:p w14:paraId="51F4B216" w14:textId="77777777" w:rsidR="009C1390" w:rsidRDefault="009C1390">
      <w:pPr>
        <w:pStyle w:val="DraftHeading4"/>
        <w:tabs>
          <w:tab w:val="right" w:pos="2268"/>
        </w:tabs>
        <w:ind w:left="2381" w:hanging="2381"/>
      </w:pPr>
      <w:r>
        <w:tab/>
        <w:t>(i)</w:t>
      </w:r>
      <w:r>
        <w:tab/>
        <w:t>any submission (whether written or oral) of the Freeway Corporation or the Utility; and</w:t>
      </w:r>
    </w:p>
    <w:p w14:paraId="3360D65A" w14:textId="77777777" w:rsidR="009C1390" w:rsidRDefault="009C1390">
      <w:pPr>
        <w:pStyle w:val="DraftHeading4"/>
        <w:tabs>
          <w:tab w:val="right" w:pos="2268"/>
        </w:tabs>
        <w:ind w:left="2381" w:hanging="2381"/>
      </w:pPr>
      <w:r>
        <w:tab/>
        <w:t>(ii)</w:t>
      </w:r>
      <w:r>
        <w:tab/>
        <w:t>in the case of a matter referred under section 164, the public interest in minimising the disruption of the services provided by the Utility; and</w:t>
      </w:r>
    </w:p>
    <w:p w14:paraId="250C04CD" w14:textId="77777777" w:rsidR="009C1390" w:rsidRDefault="009C1390">
      <w:pPr>
        <w:pStyle w:val="DraftHeading3"/>
        <w:tabs>
          <w:tab w:val="right" w:pos="1757"/>
        </w:tabs>
        <w:ind w:left="1871" w:hanging="1871"/>
      </w:pPr>
      <w:r>
        <w:tab/>
        <w:t>(b)</w:t>
      </w:r>
      <w:r>
        <w:tab/>
        <w:t>may have regard to any other information or material that the decision-maker thinks fit.</w:t>
      </w:r>
    </w:p>
    <w:p w14:paraId="5920F899" w14:textId="77777777" w:rsidR="009C1390" w:rsidRDefault="009C1390" w:rsidP="009E119B">
      <w:pPr>
        <w:pStyle w:val="DraftHeading1"/>
        <w:tabs>
          <w:tab w:val="right" w:pos="680"/>
        </w:tabs>
        <w:ind w:left="850" w:hanging="850"/>
      </w:pPr>
      <w:r>
        <w:tab/>
      </w:r>
      <w:bookmarkStart w:id="249" w:name="_Toc226010233"/>
      <w:r>
        <w:t>191</w:t>
      </w:r>
      <w:r w:rsidR="009E119B">
        <w:tab/>
      </w:r>
      <w:r>
        <w:t>Requirements for determinations</w:t>
      </w:r>
      <w:bookmarkEnd w:id="249"/>
    </w:p>
    <w:p w14:paraId="60EDF466" w14:textId="77777777" w:rsidR="009C1390" w:rsidRDefault="009C1390">
      <w:pPr>
        <w:pStyle w:val="DraftHeading2"/>
        <w:tabs>
          <w:tab w:val="right" w:pos="1247"/>
        </w:tabs>
        <w:ind w:left="1361" w:hanging="1361"/>
      </w:pPr>
      <w:r>
        <w:tab/>
        <w:t>(1)</w:t>
      </w:r>
      <w:r>
        <w:tab/>
        <w:t>A determination under this Division must be in writing.</w:t>
      </w:r>
    </w:p>
    <w:p w14:paraId="23C5DFB2" w14:textId="77777777" w:rsidR="009C1390" w:rsidRDefault="009C1390">
      <w:pPr>
        <w:pStyle w:val="DraftHeading2"/>
        <w:tabs>
          <w:tab w:val="right" w:pos="1247"/>
        </w:tabs>
        <w:ind w:left="1361" w:hanging="1361"/>
      </w:pPr>
      <w:r>
        <w:tab/>
        <w:t>(2)</w:t>
      </w:r>
      <w:r>
        <w:tab/>
        <w:t>The decision-maker must ensure that the determination does not cause unreasonable delay or add unreasonable cost to the Project.</w:t>
      </w:r>
    </w:p>
    <w:p w14:paraId="7923860E" w14:textId="77777777" w:rsidR="009C1390" w:rsidRDefault="009C1390">
      <w:pPr>
        <w:pStyle w:val="DraftHeading2"/>
        <w:tabs>
          <w:tab w:val="right" w:pos="1247"/>
        </w:tabs>
        <w:ind w:left="1361" w:hanging="1361"/>
      </w:pPr>
      <w:r>
        <w:tab/>
        <w:t>(3)</w:t>
      </w:r>
      <w:r w:rsidR="009E119B">
        <w:tab/>
      </w:r>
      <w:r>
        <w:t>Subject to this section, a determination must not be inconsistent with this Act or the Agreement.</w:t>
      </w:r>
    </w:p>
    <w:p w14:paraId="62DAB17B" w14:textId="77777777" w:rsidR="009C1390" w:rsidRDefault="009C1390" w:rsidP="009E119B">
      <w:pPr>
        <w:pStyle w:val="DraftHeading1"/>
        <w:tabs>
          <w:tab w:val="right" w:pos="680"/>
        </w:tabs>
        <w:ind w:left="850" w:hanging="850"/>
      </w:pPr>
      <w:r>
        <w:tab/>
      </w:r>
      <w:bookmarkStart w:id="250" w:name="_Toc226010234"/>
      <w:r>
        <w:t>192</w:t>
      </w:r>
      <w:r w:rsidR="009E119B">
        <w:tab/>
      </w:r>
      <w:r>
        <w:t>Determination to prevail over inconsistent laws</w:t>
      </w:r>
      <w:bookmarkEnd w:id="250"/>
    </w:p>
    <w:p w14:paraId="7AD7B92F" w14:textId="77777777" w:rsidR="009C1390" w:rsidRDefault="009C1390">
      <w:pPr>
        <w:pStyle w:val="BodySectionSub"/>
      </w:pPr>
      <w:r>
        <w:t>If there is any inconsistency between a determination under this Division and any other Act or law, the determination prevails to the extent of the inconsistency.</w:t>
      </w:r>
    </w:p>
    <w:p w14:paraId="40E849CB" w14:textId="77777777" w:rsidR="009C1390" w:rsidRPr="00D10CC8" w:rsidRDefault="009C1390" w:rsidP="00D10CC8">
      <w:pPr>
        <w:pStyle w:val="Heading-DIVISION"/>
        <w:rPr>
          <w:sz w:val="28"/>
        </w:rPr>
      </w:pPr>
      <w:bookmarkStart w:id="251" w:name="_Toc226010235"/>
      <w:r w:rsidRPr="00D10CC8">
        <w:rPr>
          <w:sz w:val="28"/>
        </w:rPr>
        <w:lastRenderedPageBreak/>
        <w:t>Division 9</w:t>
      </w:r>
      <w:r w:rsidRPr="00D10CC8">
        <w:rPr>
          <w:bCs/>
          <w:sz w:val="28"/>
        </w:rPr>
        <w:t>—</w:t>
      </w:r>
      <w:r w:rsidRPr="00D10CC8">
        <w:rPr>
          <w:sz w:val="28"/>
        </w:rPr>
        <w:t xml:space="preserve">No </w:t>
      </w:r>
      <w:r w:rsidR="00CF7B6F" w:rsidRPr="00D10CC8">
        <w:rPr>
          <w:sz w:val="28"/>
        </w:rPr>
        <w:t>review of determination or d</w:t>
      </w:r>
      <w:r w:rsidRPr="00D10CC8">
        <w:rPr>
          <w:sz w:val="28"/>
        </w:rPr>
        <w:t>irection</w:t>
      </w:r>
      <w:bookmarkEnd w:id="251"/>
    </w:p>
    <w:p w14:paraId="2A63C531" w14:textId="77777777" w:rsidR="009C1390" w:rsidRDefault="009C1390" w:rsidP="009E119B">
      <w:pPr>
        <w:pStyle w:val="DraftHeading1"/>
        <w:tabs>
          <w:tab w:val="right" w:pos="680"/>
        </w:tabs>
        <w:ind w:left="850" w:hanging="850"/>
      </w:pPr>
      <w:r>
        <w:tab/>
      </w:r>
      <w:bookmarkStart w:id="252" w:name="_Toc226010236"/>
      <w:r>
        <w:t>193</w:t>
      </w:r>
      <w:r w:rsidR="009E119B">
        <w:tab/>
      </w:r>
      <w:r>
        <w:t>No appeal or review</w:t>
      </w:r>
      <w:bookmarkEnd w:id="252"/>
    </w:p>
    <w:p w14:paraId="5090B77A" w14:textId="77777777" w:rsidR="009C1390" w:rsidRDefault="009C1390" w:rsidP="007C7EA2">
      <w:pPr>
        <w:pStyle w:val="DraftHeading2"/>
        <w:tabs>
          <w:tab w:val="right" w:pos="1247"/>
        </w:tabs>
        <w:ind w:left="1361" w:hanging="1361"/>
      </w:pPr>
      <w:r>
        <w:tab/>
        <w:t>(1)</w:t>
      </w:r>
      <w:r>
        <w:tab/>
        <w:t xml:space="preserve">In this section </w:t>
      </w:r>
      <w:r w:rsidRPr="007C7EA2">
        <w:rPr>
          <w:b/>
          <w:bCs/>
          <w:i/>
          <w:iCs/>
        </w:rPr>
        <w:t>decision</w:t>
      </w:r>
      <w:r>
        <w:t xml:space="preserve"> means—</w:t>
      </w:r>
    </w:p>
    <w:p w14:paraId="5ADB9285" w14:textId="77777777" w:rsidR="009C1390" w:rsidRDefault="009C1390">
      <w:pPr>
        <w:pStyle w:val="DraftHeading3"/>
        <w:tabs>
          <w:tab w:val="right" w:pos="1757"/>
        </w:tabs>
        <w:ind w:left="1871" w:hanging="1871"/>
      </w:pPr>
      <w:r>
        <w:tab/>
        <w:t>(a)</w:t>
      </w:r>
      <w:r>
        <w:tab/>
        <w:t>an approval under section 157; or</w:t>
      </w:r>
    </w:p>
    <w:p w14:paraId="3490D1EF" w14:textId="77777777" w:rsidR="009C1390" w:rsidRDefault="009C1390">
      <w:pPr>
        <w:pStyle w:val="DraftHeading3"/>
        <w:tabs>
          <w:tab w:val="right" w:pos="1757"/>
        </w:tabs>
        <w:ind w:left="1871" w:hanging="1871"/>
      </w:pPr>
      <w:r>
        <w:tab/>
        <w:t>(b)</w:t>
      </w:r>
      <w:r>
        <w:tab/>
        <w:t>a direction made or purporting to be made under section 165, 166, 173, 174 or 175; or</w:t>
      </w:r>
    </w:p>
    <w:p w14:paraId="32D27A98" w14:textId="77777777" w:rsidR="009C1390" w:rsidRDefault="009C1390">
      <w:pPr>
        <w:pStyle w:val="DraftHeading3"/>
        <w:tabs>
          <w:tab w:val="right" w:pos="1757"/>
        </w:tabs>
        <w:ind w:left="1871" w:hanging="1871"/>
      </w:pPr>
      <w:r>
        <w:tab/>
        <w:t>(c)</w:t>
      </w:r>
      <w:r>
        <w:tab/>
        <w:t>a determination made or purporting to be made under Division 8.</w:t>
      </w:r>
    </w:p>
    <w:p w14:paraId="4FB5D89C" w14:textId="77777777" w:rsidR="009C1390" w:rsidRDefault="009C1390">
      <w:pPr>
        <w:pStyle w:val="DraftHeading2"/>
        <w:tabs>
          <w:tab w:val="right" w:pos="1247"/>
        </w:tabs>
        <w:ind w:left="1361" w:hanging="1361"/>
      </w:pPr>
      <w:r>
        <w:tab/>
        <w:t>(2)</w:t>
      </w:r>
      <w:r>
        <w:tab/>
        <w:t xml:space="preserve">Subject to </w:t>
      </w:r>
      <w:r w:rsidR="00334E3E">
        <w:t>subsection</w:t>
      </w:r>
      <w:r>
        <w:t xml:space="preserve"> (5), a decision is final and binding on the Freeway Corporation and the Utility.</w:t>
      </w:r>
    </w:p>
    <w:p w14:paraId="0E43A5C7" w14:textId="77777777" w:rsidR="009C1390" w:rsidRDefault="009C1390">
      <w:pPr>
        <w:pStyle w:val="DraftHeading2"/>
        <w:tabs>
          <w:tab w:val="right" w:pos="1247"/>
        </w:tabs>
        <w:ind w:left="1361" w:hanging="1361"/>
      </w:pPr>
      <w:r>
        <w:tab/>
        <w:t>(3)</w:t>
      </w:r>
      <w:r>
        <w:tab/>
        <w:t xml:space="preserve">Subject to </w:t>
      </w:r>
      <w:r w:rsidR="00334E3E">
        <w:t>subsection</w:t>
      </w:r>
      <w:r>
        <w:t xml:space="preserve"> (5), no appeal may be made to a court in respect of the decision.</w:t>
      </w:r>
    </w:p>
    <w:p w14:paraId="543B733F" w14:textId="77777777" w:rsidR="009C1390" w:rsidRDefault="009C1390">
      <w:pPr>
        <w:pStyle w:val="DraftHeading2"/>
        <w:tabs>
          <w:tab w:val="right" w:pos="1247"/>
        </w:tabs>
        <w:ind w:left="1361" w:hanging="1361"/>
      </w:pPr>
      <w:r>
        <w:tab/>
        <w:t>(4)</w:t>
      </w:r>
      <w:r>
        <w:tab/>
        <w:t xml:space="preserve">Subject to </w:t>
      </w:r>
      <w:r w:rsidR="00334E3E">
        <w:t>subsection</w:t>
      </w:r>
      <w:r>
        <w:t xml:space="preserve"> (5), no proceedings—</w:t>
      </w:r>
    </w:p>
    <w:p w14:paraId="07C11B52" w14:textId="77777777" w:rsidR="009C1390" w:rsidRDefault="009C1390">
      <w:pPr>
        <w:pStyle w:val="DraftHeading3"/>
        <w:tabs>
          <w:tab w:val="right" w:pos="1757"/>
        </w:tabs>
        <w:ind w:left="1871" w:hanging="1871"/>
      </w:pPr>
      <w:r>
        <w:tab/>
        <w:t>(a)</w:t>
      </w:r>
      <w:r>
        <w:tab/>
        <w:t>seeking the grant of any relief or remedy in the nature of certiorari, prohibition, mandamus or quo warranto, or the grant of a declaration or injunction; or</w:t>
      </w:r>
    </w:p>
    <w:p w14:paraId="1641CDB1" w14:textId="77777777" w:rsidR="009C1390" w:rsidRDefault="009C1390">
      <w:pPr>
        <w:pStyle w:val="DraftHeading3"/>
        <w:tabs>
          <w:tab w:val="right" w:pos="1757"/>
        </w:tabs>
        <w:ind w:left="1871" w:hanging="1871"/>
      </w:pPr>
      <w:r>
        <w:tab/>
        <w:t>(b)</w:t>
      </w:r>
      <w:r>
        <w:tab/>
        <w:t xml:space="preserve">seeking any order under the </w:t>
      </w:r>
      <w:r>
        <w:rPr>
          <w:b/>
          <w:bCs/>
        </w:rPr>
        <w:t>Administrative Law Act 1978</w:t>
      </w:r>
      <w:r>
        <w:rPr>
          <w:bCs/>
        </w:rPr>
        <w:t>—</w:t>
      </w:r>
    </w:p>
    <w:p w14:paraId="757CBBEA" w14:textId="77777777" w:rsidR="009C1390" w:rsidRDefault="009C1390">
      <w:pPr>
        <w:pStyle w:val="BodySectionSub"/>
      </w:pPr>
      <w:r>
        <w:t>(whether on the ground of absence of jurisdiction or any other ground) may be brought against any decision-maker in respect of a decision or any proceedings relating to that decision or any other act, matter or thing incidental to the making of that decision.</w:t>
      </w:r>
    </w:p>
    <w:p w14:paraId="4D41FE30" w14:textId="77777777" w:rsidR="009C1390" w:rsidRDefault="009C1390">
      <w:pPr>
        <w:pStyle w:val="DraftHeading2"/>
        <w:tabs>
          <w:tab w:val="right" w:pos="1247"/>
        </w:tabs>
        <w:ind w:left="1361" w:hanging="1361"/>
      </w:pPr>
      <w:r>
        <w:tab/>
        <w:t>(5)</w:t>
      </w:r>
      <w:r>
        <w:tab/>
        <w:t xml:space="preserve">Nothing in this section prevents the Freeway Corporation from challenging the validity of a decision if the Freeway Corporation believes that compliance with the decision </w:t>
      </w:r>
      <w:r>
        <w:tab/>
        <w:t>would place it in breach of the Agreement.</w:t>
      </w:r>
    </w:p>
    <w:p w14:paraId="77C14CC7" w14:textId="77777777" w:rsidR="009C1390" w:rsidRPr="00D10CC8" w:rsidRDefault="009C1390" w:rsidP="00D10CC8">
      <w:pPr>
        <w:pStyle w:val="Heading-PART"/>
        <w:rPr>
          <w:caps w:val="0"/>
          <w:sz w:val="32"/>
        </w:rPr>
      </w:pPr>
      <w:r w:rsidRPr="00D10CC8">
        <w:rPr>
          <w:caps w:val="0"/>
          <w:sz w:val="32"/>
        </w:rPr>
        <w:br w:type="page"/>
      </w:r>
      <w:bookmarkStart w:id="253" w:name="_Toc226010237"/>
      <w:r w:rsidRPr="00D10CC8">
        <w:rPr>
          <w:caps w:val="0"/>
          <w:sz w:val="32"/>
        </w:rPr>
        <w:lastRenderedPageBreak/>
        <w:t>Part 9</w:t>
      </w:r>
      <w:r w:rsidRPr="00D10CC8">
        <w:rPr>
          <w:bCs/>
          <w:caps w:val="0"/>
          <w:sz w:val="32"/>
        </w:rPr>
        <w:t>—</w:t>
      </w:r>
      <w:r w:rsidRPr="00D10CC8">
        <w:rPr>
          <w:caps w:val="0"/>
          <w:sz w:val="32"/>
        </w:rPr>
        <w:t>Tolls</w:t>
      </w:r>
      <w:bookmarkEnd w:id="253"/>
    </w:p>
    <w:p w14:paraId="4DAB6A39" w14:textId="77777777" w:rsidR="009C1390" w:rsidRPr="00D10CC8" w:rsidRDefault="009C1390" w:rsidP="00D10CC8">
      <w:pPr>
        <w:pStyle w:val="Heading-DIVISION"/>
        <w:rPr>
          <w:sz w:val="28"/>
        </w:rPr>
      </w:pPr>
      <w:bookmarkStart w:id="254" w:name="_Toc226010238"/>
      <w:r w:rsidRPr="00D10CC8">
        <w:rPr>
          <w:sz w:val="28"/>
        </w:rPr>
        <w:t>Division 1</w:t>
      </w:r>
      <w:r w:rsidRPr="00D10CC8">
        <w:rPr>
          <w:bCs/>
          <w:sz w:val="28"/>
        </w:rPr>
        <w:t>—</w:t>
      </w:r>
      <w:r w:rsidRPr="00D10CC8">
        <w:rPr>
          <w:sz w:val="28"/>
        </w:rPr>
        <w:t xml:space="preserve">Right to </w:t>
      </w:r>
      <w:r w:rsidR="00CF7B6F" w:rsidRPr="00D10CC8">
        <w:rPr>
          <w:sz w:val="28"/>
        </w:rPr>
        <w:t>toll</w:t>
      </w:r>
      <w:bookmarkEnd w:id="254"/>
    </w:p>
    <w:p w14:paraId="4416F754" w14:textId="77777777" w:rsidR="009C1390" w:rsidRDefault="009C1390" w:rsidP="009E119B">
      <w:pPr>
        <w:pStyle w:val="DraftHeading1"/>
        <w:tabs>
          <w:tab w:val="right" w:pos="680"/>
        </w:tabs>
        <w:ind w:left="850" w:hanging="850"/>
      </w:pPr>
      <w:r>
        <w:tab/>
      </w:r>
      <w:bookmarkStart w:id="255" w:name="_Toc226010239"/>
      <w:r>
        <w:t>194</w:t>
      </w:r>
      <w:r w:rsidR="009E119B">
        <w:tab/>
      </w:r>
      <w:r>
        <w:t>Freeway Corporation may fix, charge and collect tolls and toll administration fees</w:t>
      </w:r>
      <w:bookmarkEnd w:id="255"/>
    </w:p>
    <w:p w14:paraId="401B3D90" w14:textId="77777777" w:rsidR="009C1390" w:rsidRDefault="009C1390">
      <w:pPr>
        <w:pStyle w:val="BodySectionSub"/>
      </w:pPr>
      <w:r>
        <w:t>The Freeway Corporation may fix, charge and collect tolls for the use of a vehicle in a toll zone and toll administration fees but may do so only in accordance with this Act and the Agreement.</w:t>
      </w:r>
    </w:p>
    <w:p w14:paraId="7015944D" w14:textId="77777777" w:rsidR="009C1390" w:rsidRDefault="009C1390" w:rsidP="009E119B">
      <w:pPr>
        <w:pStyle w:val="DraftHeading1"/>
        <w:tabs>
          <w:tab w:val="right" w:pos="680"/>
        </w:tabs>
        <w:ind w:left="850" w:hanging="850"/>
      </w:pPr>
      <w:r>
        <w:tab/>
      </w:r>
      <w:bookmarkStart w:id="256" w:name="_Toc226010240"/>
      <w:r>
        <w:t>195</w:t>
      </w:r>
      <w:r w:rsidR="009E119B">
        <w:tab/>
      </w:r>
      <w:r>
        <w:t>Fixing of tolls and toll administration fees</w:t>
      </w:r>
      <w:bookmarkEnd w:id="256"/>
    </w:p>
    <w:p w14:paraId="06E749C2" w14:textId="77777777" w:rsidR="009C1390" w:rsidRDefault="009C1390">
      <w:pPr>
        <w:pStyle w:val="DraftHeading2"/>
        <w:tabs>
          <w:tab w:val="right" w:pos="1247"/>
        </w:tabs>
        <w:ind w:left="1361" w:hanging="1361"/>
      </w:pPr>
      <w:r>
        <w:tab/>
        <w:t>(1)</w:t>
      </w:r>
      <w:r>
        <w:tab/>
        <w:t>The Freeway Corporation in accordance with this Act and the Agreement by notice published in the Government Gazette—</w:t>
      </w:r>
    </w:p>
    <w:p w14:paraId="72054DA6" w14:textId="77777777" w:rsidR="00786FCA" w:rsidRPr="00786FCA" w:rsidRDefault="00786FCA" w:rsidP="00905A63">
      <w:pPr>
        <w:pStyle w:val="SideNote"/>
        <w:framePr w:wrap="around"/>
      </w:pPr>
      <w:r>
        <w:t xml:space="preserve">S. 195(1)(a) amended by No. </w:t>
      </w:r>
      <w:r w:rsidR="00472BA1">
        <w:t>95/2005</w:t>
      </w:r>
      <w:r>
        <w:t xml:space="preserve"> s. 4(4)(b).</w:t>
      </w:r>
    </w:p>
    <w:p w14:paraId="5080BFA8" w14:textId="77777777" w:rsidR="009C1390" w:rsidRDefault="009C1390">
      <w:pPr>
        <w:pStyle w:val="DraftHeading3"/>
        <w:tabs>
          <w:tab w:val="right" w:pos="1757"/>
        </w:tabs>
        <w:ind w:left="1871" w:hanging="1871"/>
      </w:pPr>
      <w:r>
        <w:tab/>
        <w:t>(a)</w:t>
      </w:r>
      <w:r>
        <w:tab/>
        <w:t xml:space="preserve">may specify toll zones on </w:t>
      </w:r>
      <w:r w:rsidR="00786FCA">
        <w:t>EastLink</w:t>
      </w:r>
      <w:r>
        <w:t>; and</w:t>
      </w:r>
    </w:p>
    <w:p w14:paraId="76456EAA" w14:textId="77777777" w:rsidR="006A3024" w:rsidRDefault="006A3024" w:rsidP="00404523"/>
    <w:p w14:paraId="60B35968" w14:textId="77777777" w:rsidR="006A3024" w:rsidRPr="006A3024" w:rsidRDefault="006A3024" w:rsidP="00404523"/>
    <w:p w14:paraId="5B79C91D" w14:textId="77777777" w:rsidR="009C1390" w:rsidRDefault="009C1390">
      <w:pPr>
        <w:pStyle w:val="DraftHeading3"/>
        <w:tabs>
          <w:tab w:val="right" w:pos="1757"/>
        </w:tabs>
        <w:ind w:left="1871" w:hanging="1871"/>
      </w:pPr>
      <w:r>
        <w:tab/>
        <w:t>(b)</w:t>
      </w:r>
      <w:r>
        <w:tab/>
        <w:t>may fix tolls that are payable in respect of the use of vehicles in toll zones; and</w:t>
      </w:r>
    </w:p>
    <w:p w14:paraId="6A2551AC" w14:textId="77777777" w:rsidR="009C1390" w:rsidRDefault="009C1390">
      <w:pPr>
        <w:pStyle w:val="DraftHeading3"/>
        <w:tabs>
          <w:tab w:val="right" w:pos="1757"/>
        </w:tabs>
        <w:ind w:left="1871" w:hanging="1871"/>
      </w:pPr>
      <w:r>
        <w:tab/>
        <w:t>(c)</w:t>
      </w:r>
      <w:r>
        <w:tab/>
        <w:t>may fix toll administration fees that are payable to the Freeway Corporation and specify the circumstances in which they are payable.</w:t>
      </w:r>
    </w:p>
    <w:p w14:paraId="34BB2228" w14:textId="77777777" w:rsidR="009C1390" w:rsidRDefault="009C1390">
      <w:pPr>
        <w:pStyle w:val="DraftHeading2"/>
        <w:tabs>
          <w:tab w:val="right" w:pos="1247"/>
        </w:tabs>
        <w:ind w:left="1361" w:hanging="1361"/>
      </w:pPr>
      <w:r>
        <w:tab/>
        <w:t>(2)</w:t>
      </w:r>
      <w:r>
        <w:tab/>
        <w:t xml:space="preserve">A notice under </w:t>
      </w:r>
      <w:r w:rsidR="00334E3E">
        <w:t>subsection</w:t>
      </w:r>
      <w:r>
        <w:t xml:space="preserve"> (1) may specify different tolls in respect of different cases or classes of case including different zones or groups of zones, different classes of vehicle and the use of different vehicles at different times, or any combination of these.</w:t>
      </w:r>
    </w:p>
    <w:p w14:paraId="0A1A16E0" w14:textId="77777777" w:rsidR="00335AB8" w:rsidRDefault="00335AB8" w:rsidP="00335AB8"/>
    <w:p w14:paraId="25EC47A6" w14:textId="77777777" w:rsidR="00335AB8" w:rsidRDefault="00335AB8" w:rsidP="00335AB8"/>
    <w:p w14:paraId="74856E96" w14:textId="77777777" w:rsidR="00335AB8" w:rsidRDefault="00335AB8" w:rsidP="00335AB8"/>
    <w:p w14:paraId="3DF0750A" w14:textId="77777777" w:rsidR="00013415" w:rsidRDefault="00013415" w:rsidP="00905A63">
      <w:pPr>
        <w:pStyle w:val="SideNote"/>
        <w:framePr w:wrap="around"/>
      </w:pPr>
      <w:r>
        <w:lastRenderedPageBreak/>
        <w:t xml:space="preserve">S. 195(2A) inserted by No. </w:t>
      </w:r>
      <w:r w:rsidR="00CF4372">
        <w:t>14/2005</w:t>
      </w:r>
      <w:r>
        <w:t xml:space="preserve"> s. 19</w:t>
      </w:r>
      <w:r w:rsidR="004532DF">
        <w:t>, amended by No. 49/2019 s. 186(Sch. 4 item 15.11)</w:t>
      </w:r>
      <w:r>
        <w:t>.</w:t>
      </w:r>
    </w:p>
    <w:p w14:paraId="4CC6E6E9" w14:textId="77777777" w:rsidR="00013415" w:rsidRPr="00013415" w:rsidRDefault="00013415" w:rsidP="00013415">
      <w:pPr>
        <w:pStyle w:val="DraftHeading2"/>
        <w:tabs>
          <w:tab w:val="right" w:pos="1247"/>
        </w:tabs>
        <w:ind w:left="1361" w:hanging="1361"/>
      </w:pPr>
      <w:r>
        <w:tab/>
      </w:r>
      <w:r w:rsidRPr="00013415">
        <w:t>(2A)</w:t>
      </w:r>
      <w:r>
        <w:tab/>
        <w:t xml:space="preserve">In addition to any other fees fixed under </w:t>
      </w:r>
      <w:r w:rsidR="00334E3E">
        <w:t>subsection</w:t>
      </w:r>
      <w:r>
        <w:t xml:space="preserve"> (1)(c), a notice under </w:t>
      </w:r>
      <w:r w:rsidR="00334E3E">
        <w:t>subsection</w:t>
      </w:r>
      <w:r>
        <w:t xml:space="preserve"> (1) may, without specifying an amount, permit the Freeway Corporation to recover, as toll administration fees in respect of a vehicle, any fees from time to time charged by </w:t>
      </w:r>
      <w:r w:rsidR="004532DF" w:rsidRPr="005B1AF4">
        <w:t>the Transport Secretary</w:t>
      </w:r>
      <w:r>
        <w:t xml:space="preserve"> to the Freeway Corporation under the </w:t>
      </w:r>
      <w:r>
        <w:rPr>
          <w:b/>
          <w:bCs/>
        </w:rPr>
        <w:t>Road Safety Act 1986</w:t>
      </w:r>
      <w:r>
        <w:t xml:space="preserve"> for the provision of information about the ownership of the vehicle.</w:t>
      </w:r>
    </w:p>
    <w:p w14:paraId="0595502A" w14:textId="77777777" w:rsidR="009C1390" w:rsidRDefault="009C1390">
      <w:pPr>
        <w:pStyle w:val="DraftHeading2"/>
        <w:tabs>
          <w:tab w:val="right" w:pos="1247"/>
        </w:tabs>
        <w:ind w:left="1361" w:hanging="1361"/>
      </w:pPr>
      <w:r>
        <w:tab/>
        <w:t>(3)</w:t>
      </w:r>
      <w:r>
        <w:tab/>
        <w:t xml:space="preserve">A notice under </w:t>
      </w:r>
      <w:r w:rsidR="00334E3E">
        <w:t>subsection</w:t>
      </w:r>
      <w:r>
        <w:t xml:space="preserve"> (1) takes effect on the day that it is published in the Government Gazette or, if a later day is specified in the notice, on that day.</w:t>
      </w:r>
    </w:p>
    <w:p w14:paraId="4C3114BA" w14:textId="77777777" w:rsidR="00786FCA" w:rsidRPr="00786FCA" w:rsidRDefault="00786FCA" w:rsidP="00905A63">
      <w:pPr>
        <w:pStyle w:val="SideNote"/>
        <w:framePr w:wrap="around"/>
      </w:pPr>
      <w:r>
        <w:t xml:space="preserve">S. 195(4) amended by No. </w:t>
      </w:r>
      <w:r w:rsidR="00472BA1">
        <w:t>95/2005</w:t>
      </w:r>
      <w:r>
        <w:t xml:space="preserve"> s. 4(4)(b).</w:t>
      </w:r>
    </w:p>
    <w:p w14:paraId="11F509A0" w14:textId="77777777" w:rsidR="009C1390" w:rsidRDefault="009C1390">
      <w:pPr>
        <w:pStyle w:val="DraftHeading2"/>
        <w:tabs>
          <w:tab w:val="right" w:pos="1247"/>
        </w:tabs>
        <w:ind w:left="1361" w:hanging="1361"/>
      </w:pPr>
      <w:r>
        <w:tab/>
        <w:t>(4)</w:t>
      </w:r>
      <w:r>
        <w:tab/>
        <w:t xml:space="preserve">A day fixed under </w:t>
      </w:r>
      <w:r w:rsidR="00334E3E">
        <w:t>subsection</w:t>
      </w:r>
      <w:r>
        <w:t xml:space="preserve"> (3) in relation to </w:t>
      </w:r>
      <w:r w:rsidR="00786FCA">
        <w:t>EastLink</w:t>
      </w:r>
      <w:r>
        <w:t xml:space="preserve"> or part of </w:t>
      </w:r>
      <w:r w:rsidR="00786FCA">
        <w:t>EastLink</w:t>
      </w:r>
      <w:r>
        <w:t xml:space="preserve"> must be on or after the day fixed under section 196 for the commencement of tolling on </w:t>
      </w:r>
      <w:r w:rsidR="00786FCA">
        <w:t>EastLink</w:t>
      </w:r>
      <w:r>
        <w:t xml:space="preserve"> or that part of </w:t>
      </w:r>
      <w:r w:rsidR="00786FCA">
        <w:t>EastLink</w:t>
      </w:r>
      <w:r>
        <w:t>.</w:t>
      </w:r>
    </w:p>
    <w:p w14:paraId="007F01BE" w14:textId="77777777" w:rsidR="009C1390" w:rsidRDefault="009C1390">
      <w:pPr>
        <w:pStyle w:val="DraftHeading2"/>
        <w:tabs>
          <w:tab w:val="right" w:pos="1247"/>
        </w:tabs>
        <w:ind w:left="1361" w:hanging="1361"/>
      </w:pPr>
      <w:r>
        <w:tab/>
        <w:t>(5)</w:t>
      </w:r>
      <w:r w:rsidR="009E119B">
        <w:tab/>
      </w:r>
      <w:r>
        <w:t xml:space="preserve">In any proceedings under this Part, the production of a Government Gazette purporting to contain a notice under </w:t>
      </w:r>
      <w:r w:rsidR="00334E3E">
        <w:t>subsection</w:t>
      </w:r>
      <w:r>
        <w:t xml:space="preserve"> (1) is evidence of the valid publication of the notice and of the fixing of the toll or toll administration fee in accordance with this Act and the Agreement.</w:t>
      </w:r>
    </w:p>
    <w:p w14:paraId="2372757F" w14:textId="77777777" w:rsidR="009C1390" w:rsidRDefault="009C1390" w:rsidP="009E119B">
      <w:pPr>
        <w:pStyle w:val="DraftHeading1"/>
        <w:tabs>
          <w:tab w:val="right" w:pos="680"/>
        </w:tabs>
        <w:ind w:left="850" w:hanging="850"/>
      </w:pPr>
      <w:r>
        <w:tab/>
      </w:r>
      <w:bookmarkStart w:id="257" w:name="_Toc226010241"/>
      <w:r>
        <w:t>196</w:t>
      </w:r>
      <w:r w:rsidR="009E119B">
        <w:tab/>
      </w:r>
      <w:r>
        <w:t>Commencement of tolling</w:t>
      </w:r>
      <w:bookmarkEnd w:id="257"/>
    </w:p>
    <w:p w14:paraId="791247B3" w14:textId="77777777" w:rsidR="00951937" w:rsidRPr="00786FCA" w:rsidRDefault="00951937" w:rsidP="00905A63">
      <w:pPr>
        <w:pStyle w:val="SideNote"/>
        <w:framePr w:wrap="around"/>
      </w:pPr>
      <w:r>
        <w:t xml:space="preserve">S. 196(1) amended by No. </w:t>
      </w:r>
      <w:r w:rsidR="00472BA1">
        <w:t>95/2005</w:t>
      </w:r>
      <w:r>
        <w:t xml:space="preserve"> s. 4(4)(b).</w:t>
      </w:r>
    </w:p>
    <w:p w14:paraId="4D559D11" w14:textId="77777777" w:rsidR="009C1390" w:rsidRDefault="009C1390">
      <w:pPr>
        <w:pStyle w:val="DraftHeading2"/>
        <w:tabs>
          <w:tab w:val="right" w:pos="1247"/>
        </w:tabs>
        <w:ind w:left="1361" w:hanging="1361"/>
      </w:pPr>
      <w:r>
        <w:tab/>
        <w:t>(1)</w:t>
      </w:r>
      <w:r>
        <w:tab/>
        <w:t xml:space="preserve">The Governor in Council, by Order published in the Government Gazette, may fix a day for the commencement of tolling on </w:t>
      </w:r>
      <w:r w:rsidR="00951937">
        <w:t>EastLink</w:t>
      </w:r>
      <w:r>
        <w:t xml:space="preserve"> or part of </w:t>
      </w:r>
      <w:r w:rsidR="00951937">
        <w:t>EastLink</w:t>
      </w:r>
      <w:r>
        <w:t>.</w:t>
      </w:r>
    </w:p>
    <w:p w14:paraId="68778125" w14:textId="77777777" w:rsidR="009C1390" w:rsidRDefault="009C1390">
      <w:pPr>
        <w:pStyle w:val="DraftHeading2"/>
        <w:tabs>
          <w:tab w:val="right" w:pos="1247"/>
        </w:tabs>
        <w:ind w:left="1361" w:hanging="1361"/>
      </w:pPr>
      <w:r>
        <w:tab/>
        <w:t>(2)</w:t>
      </w:r>
      <w:r>
        <w:tab/>
        <w:t xml:space="preserve">A day fixed under </w:t>
      </w:r>
      <w:r w:rsidR="00334E3E">
        <w:t>subsection</w:t>
      </w:r>
      <w:r>
        <w:t xml:space="preserve"> (1) must be determined in accordance with this Act and the Agreement.</w:t>
      </w:r>
    </w:p>
    <w:p w14:paraId="4BA25ED4" w14:textId="77777777" w:rsidR="006D543A" w:rsidRDefault="006D543A" w:rsidP="006D543A"/>
    <w:p w14:paraId="2F1CC48E" w14:textId="77777777" w:rsidR="006A3024" w:rsidRDefault="006A3024" w:rsidP="006D543A"/>
    <w:p w14:paraId="7DAD57BF" w14:textId="77777777" w:rsidR="006D543A" w:rsidRDefault="006D543A" w:rsidP="006D543A"/>
    <w:p w14:paraId="7E0C2442" w14:textId="77777777" w:rsidR="009C1390" w:rsidRPr="00D10CC8" w:rsidRDefault="009C1390" w:rsidP="00D10CC8">
      <w:pPr>
        <w:pStyle w:val="Heading-DIVISION"/>
        <w:rPr>
          <w:sz w:val="28"/>
        </w:rPr>
      </w:pPr>
      <w:bookmarkStart w:id="258" w:name="_Toc226010242"/>
      <w:r w:rsidRPr="00D10CC8">
        <w:rPr>
          <w:sz w:val="28"/>
        </w:rPr>
        <w:lastRenderedPageBreak/>
        <w:t>Division 2—Charge an</w:t>
      </w:r>
      <w:r w:rsidR="00CF7B6F" w:rsidRPr="00D10CC8">
        <w:rPr>
          <w:sz w:val="28"/>
        </w:rPr>
        <w:t>d collection of t</w:t>
      </w:r>
      <w:r w:rsidRPr="00D10CC8">
        <w:rPr>
          <w:sz w:val="28"/>
        </w:rPr>
        <w:t>olls</w:t>
      </w:r>
      <w:bookmarkEnd w:id="258"/>
    </w:p>
    <w:p w14:paraId="32D7EB24" w14:textId="77777777" w:rsidR="0006559C" w:rsidRDefault="0006559C" w:rsidP="00905A63">
      <w:pPr>
        <w:pStyle w:val="SideNote"/>
        <w:framePr w:wrap="around"/>
      </w:pPr>
      <w:r>
        <w:t>S. 197AA inserted by No. 74/2007 s. 40.</w:t>
      </w:r>
    </w:p>
    <w:p w14:paraId="2064A4F6" w14:textId="77777777" w:rsidR="005C7F77" w:rsidRDefault="0006559C" w:rsidP="0006559C">
      <w:pPr>
        <w:pStyle w:val="DraftHeading1"/>
        <w:tabs>
          <w:tab w:val="right" w:pos="680"/>
        </w:tabs>
        <w:ind w:left="850" w:hanging="850"/>
      </w:pPr>
      <w:r>
        <w:tab/>
      </w:r>
      <w:bookmarkStart w:id="259" w:name="_Toc226010243"/>
      <w:r w:rsidRPr="0006559C">
        <w:t>197AA</w:t>
      </w:r>
      <w:r>
        <w:tab/>
        <w:t>Authorisation of authorised persons</w:t>
      </w:r>
      <w:bookmarkEnd w:id="259"/>
    </w:p>
    <w:p w14:paraId="501945E3" w14:textId="77777777" w:rsidR="0006559C" w:rsidRDefault="0006559C" w:rsidP="0006559C">
      <w:pPr>
        <w:pStyle w:val="BodySectionSub"/>
      </w:pPr>
      <w:r>
        <w:t>The Freeway Corporation may, in writing, authorise a person to carry out functions under this Part.</w:t>
      </w:r>
    </w:p>
    <w:p w14:paraId="749AEB1B" w14:textId="77777777" w:rsidR="009C1390" w:rsidRDefault="009C1390" w:rsidP="009E119B">
      <w:pPr>
        <w:pStyle w:val="DraftHeading1"/>
        <w:tabs>
          <w:tab w:val="right" w:pos="680"/>
        </w:tabs>
        <w:ind w:left="850" w:hanging="850"/>
      </w:pPr>
      <w:r>
        <w:tab/>
      </w:r>
      <w:bookmarkStart w:id="260" w:name="_Toc226010244"/>
      <w:r>
        <w:t>197</w:t>
      </w:r>
      <w:r w:rsidR="009E119B">
        <w:tab/>
      </w:r>
      <w:r>
        <w:t>Liability to pay toll charged</w:t>
      </w:r>
      <w:bookmarkEnd w:id="260"/>
    </w:p>
    <w:p w14:paraId="763A5C3F" w14:textId="77777777" w:rsidR="009C1390" w:rsidRDefault="009C1390">
      <w:pPr>
        <w:pStyle w:val="DraftHeading2"/>
        <w:tabs>
          <w:tab w:val="right" w:pos="1247"/>
        </w:tabs>
        <w:ind w:left="1361" w:hanging="1361"/>
      </w:pPr>
      <w:r>
        <w:tab/>
        <w:t>(1)</w:t>
      </w:r>
      <w:r>
        <w:tab/>
        <w:t>Subject to this Part, a person who is the driver of a vehicle used in a toll zone is liable to pay to the Freeway Corporation—</w:t>
      </w:r>
    </w:p>
    <w:p w14:paraId="37F1DD64" w14:textId="77777777" w:rsidR="009C1390" w:rsidRDefault="009C1390">
      <w:pPr>
        <w:pStyle w:val="DraftHeading3"/>
        <w:tabs>
          <w:tab w:val="right" w:pos="1757"/>
        </w:tabs>
        <w:ind w:left="1871" w:hanging="1871"/>
      </w:pPr>
      <w:r>
        <w:tab/>
        <w:t>(a)</w:t>
      </w:r>
      <w:r>
        <w:tab/>
        <w:t>the toll charged by the Freeway Corporation for that use; and</w:t>
      </w:r>
    </w:p>
    <w:p w14:paraId="54C70C96" w14:textId="77777777" w:rsidR="00013415" w:rsidRDefault="00013415" w:rsidP="00905A63">
      <w:pPr>
        <w:pStyle w:val="SideNote"/>
        <w:framePr w:wrap="around"/>
      </w:pPr>
      <w:r>
        <w:t xml:space="preserve">S. 197(1)(b) amended by No. </w:t>
      </w:r>
      <w:r w:rsidR="00CF4372">
        <w:t>14/2005</w:t>
      </w:r>
      <w:r>
        <w:t xml:space="preserve"> s. 20.</w:t>
      </w:r>
    </w:p>
    <w:p w14:paraId="733AA65D" w14:textId="77777777" w:rsidR="009C1390" w:rsidRDefault="009C1390">
      <w:pPr>
        <w:pStyle w:val="DraftHeading3"/>
        <w:tabs>
          <w:tab w:val="right" w:pos="1757"/>
        </w:tabs>
        <w:ind w:left="1871" w:hanging="1871"/>
      </w:pPr>
      <w:r>
        <w:tab/>
        <w:t>(b)</w:t>
      </w:r>
      <w:r>
        <w:tab/>
        <w:t xml:space="preserve">the relevant toll administration </w:t>
      </w:r>
      <w:r w:rsidR="00013415">
        <w:t xml:space="preserve">fees </w:t>
      </w:r>
      <w:r>
        <w:t>charged by the Freeway Corporation.</w:t>
      </w:r>
    </w:p>
    <w:p w14:paraId="2C0D2FC1" w14:textId="77777777" w:rsidR="00013415" w:rsidRPr="00013415" w:rsidRDefault="00013415" w:rsidP="00013415"/>
    <w:p w14:paraId="10EDBD3B" w14:textId="77777777" w:rsidR="00013415" w:rsidRDefault="00013415" w:rsidP="00905A63">
      <w:pPr>
        <w:pStyle w:val="SideNote"/>
        <w:framePr w:wrap="around"/>
      </w:pPr>
      <w:r>
        <w:t>S. 197(2) amended by No</w:t>
      </w:r>
      <w:r w:rsidR="006B55BF">
        <w:t>s</w:t>
      </w:r>
      <w:r>
        <w:t xml:space="preserve"> </w:t>
      </w:r>
      <w:r w:rsidR="00CF4372">
        <w:t>14/2005</w:t>
      </w:r>
      <w:r>
        <w:t xml:space="preserve"> s. 20</w:t>
      </w:r>
      <w:r w:rsidR="006B55BF">
        <w:t>,</w:t>
      </w:r>
      <w:r w:rsidR="00AE4FBA">
        <w:t xml:space="preserve"> 74/2007 s. </w:t>
      </w:r>
      <w:r w:rsidR="007F6C7E">
        <w:t>41</w:t>
      </w:r>
      <w:r w:rsidR="008D16CE">
        <w:t>, 8/2019 s. 93</w:t>
      </w:r>
      <w:r w:rsidR="007F6C7E">
        <w:t>.</w:t>
      </w:r>
    </w:p>
    <w:p w14:paraId="0B814A2B" w14:textId="77777777" w:rsidR="009C1390" w:rsidRDefault="009C1390">
      <w:pPr>
        <w:pStyle w:val="DraftHeading2"/>
        <w:tabs>
          <w:tab w:val="right" w:pos="1247"/>
        </w:tabs>
        <w:ind w:left="1361" w:hanging="1361"/>
      </w:pPr>
      <w:r>
        <w:tab/>
        <w:t>(2)</w:t>
      </w:r>
      <w:r>
        <w:tab/>
        <w:t xml:space="preserve">Subject to section 199, </w:t>
      </w:r>
      <w:r w:rsidR="008D16CE" w:rsidRPr="00D1685D">
        <w:t>the operator of the vehicle, or in the case of a vehicle that is attached to a trailer and the operator of the vehicle cannot be identified by a tolling device, the operator of the trailer,</w:t>
      </w:r>
      <w:r>
        <w:t xml:space="preserve"> is liable for the payment of the toll and toll administration </w:t>
      </w:r>
      <w:r w:rsidR="00013415">
        <w:t xml:space="preserve">fees </w:t>
      </w:r>
      <w:r>
        <w:t>as if that person were the driver of the vehicle at the time the vehicle was driven in the toll zone.</w:t>
      </w:r>
    </w:p>
    <w:p w14:paraId="7A06FCE7" w14:textId="77777777" w:rsidR="002D26F0" w:rsidRDefault="002D26F0" w:rsidP="00905A63">
      <w:pPr>
        <w:pStyle w:val="SideNote"/>
        <w:framePr w:wrap="around"/>
      </w:pPr>
      <w:r>
        <w:t>S. 197(3) amended by No. 74/2007 s. 41.</w:t>
      </w:r>
    </w:p>
    <w:p w14:paraId="79212D57" w14:textId="77777777" w:rsidR="009C1390" w:rsidRDefault="009C1390">
      <w:pPr>
        <w:pStyle w:val="DraftHeading2"/>
        <w:tabs>
          <w:tab w:val="right" w:pos="1247"/>
        </w:tabs>
        <w:ind w:left="1361" w:hanging="1361"/>
      </w:pPr>
      <w:r>
        <w:tab/>
        <w:t>(3)</w:t>
      </w:r>
      <w:r>
        <w:tab/>
      </w:r>
      <w:r w:rsidR="00334E3E">
        <w:t>Subsection</w:t>
      </w:r>
      <w:r>
        <w:t xml:space="preserve"> (2) does not affect the liability of the driver of a vehicle to pay a toll or toll administration fee, but if the toll or toll administration fee is paid to the Freeway Corporation, no further action may be taken by the Freeway Corporation to recover that toll or toll administration fee from the driver, </w:t>
      </w:r>
      <w:r w:rsidR="006B55BF">
        <w:t>operator</w:t>
      </w:r>
      <w:r>
        <w:t xml:space="preserve"> or any other person.</w:t>
      </w:r>
    </w:p>
    <w:p w14:paraId="08D55387" w14:textId="77777777" w:rsidR="005C7F77" w:rsidRDefault="005C7F77" w:rsidP="005C7F77"/>
    <w:p w14:paraId="7AF20B53" w14:textId="77777777" w:rsidR="005C7F77" w:rsidRDefault="005C7F77" w:rsidP="005C7F77"/>
    <w:p w14:paraId="32A97294" w14:textId="77777777" w:rsidR="005C7F77" w:rsidRPr="005C7F77" w:rsidRDefault="005C7F77" w:rsidP="005C7F77"/>
    <w:p w14:paraId="299D6252" w14:textId="77777777" w:rsidR="00335F4D" w:rsidRDefault="00335F4D" w:rsidP="00905A63">
      <w:pPr>
        <w:pStyle w:val="SideNote"/>
        <w:framePr w:wrap="around"/>
      </w:pPr>
      <w:r>
        <w:lastRenderedPageBreak/>
        <w:t xml:space="preserve">S. 198 (Heading) amended by No. </w:t>
      </w:r>
      <w:r w:rsidR="00CF4372">
        <w:t>14/2005</w:t>
      </w:r>
      <w:r>
        <w:t xml:space="preserve"> s. 21(1).</w:t>
      </w:r>
    </w:p>
    <w:p w14:paraId="15D1B35E" w14:textId="77777777" w:rsidR="009C1390" w:rsidRDefault="009C1390" w:rsidP="009E119B">
      <w:pPr>
        <w:pStyle w:val="DraftHeading1"/>
        <w:tabs>
          <w:tab w:val="right" w:pos="680"/>
        </w:tabs>
        <w:ind w:left="850" w:hanging="850"/>
        <w:rPr>
          <w:bCs/>
        </w:rPr>
      </w:pPr>
      <w:r>
        <w:tab/>
      </w:r>
      <w:bookmarkStart w:id="261" w:name="_Toc226010245"/>
      <w:r>
        <w:t>198</w:t>
      </w:r>
      <w:r w:rsidR="009E119B">
        <w:tab/>
      </w:r>
      <w:r>
        <w:t xml:space="preserve">Exemptions from toll and toll administration </w:t>
      </w:r>
      <w:r w:rsidR="00335F4D" w:rsidRPr="00335F4D">
        <w:rPr>
          <w:bCs/>
        </w:rPr>
        <w:t>fees</w:t>
      </w:r>
      <w:bookmarkEnd w:id="261"/>
    </w:p>
    <w:p w14:paraId="28DACCE1" w14:textId="77777777" w:rsidR="00335F4D" w:rsidRDefault="00335F4D" w:rsidP="00F01D70"/>
    <w:p w14:paraId="6CF2A243" w14:textId="77777777" w:rsidR="00335F4D" w:rsidRDefault="00335F4D" w:rsidP="00F01D70"/>
    <w:p w14:paraId="3347CBF7" w14:textId="77777777" w:rsidR="00335F4D" w:rsidRDefault="00335F4D" w:rsidP="00905A63">
      <w:pPr>
        <w:pStyle w:val="SideNote"/>
        <w:framePr w:wrap="around"/>
      </w:pPr>
      <w:r>
        <w:t>S. 198(1) amended by No</w:t>
      </w:r>
      <w:r w:rsidR="00226335">
        <w:t>s</w:t>
      </w:r>
      <w:r>
        <w:t xml:space="preserve"> </w:t>
      </w:r>
      <w:r w:rsidR="00CF4372">
        <w:t>14/2005</w:t>
      </w:r>
      <w:r>
        <w:t xml:space="preserve"> s. 21(2)</w:t>
      </w:r>
      <w:r w:rsidR="00226335">
        <w:t>, 74/2007 s. 42(1)</w:t>
      </w:r>
      <w:r>
        <w:t>.</w:t>
      </w:r>
    </w:p>
    <w:p w14:paraId="6468A4A9" w14:textId="77777777" w:rsidR="009C1390" w:rsidRDefault="009C1390">
      <w:pPr>
        <w:pStyle w:val="DraftHeading2"/>
        <w:tabs>
          <w:tab w:val="right" w:pos="1247"/>
        </w:tabs>
        <w:ind w:left="1361" w:hanging="1361"/>
      </w:pPr>
      <w:r>
        <w:tab/>
        <w:t>(1)</w:t>
      </w:r>
      <w:r>
        <w:tab/>
        <w:t xml:space="preserve">A toll and toll administration </w:t>
      </w:r>
      <w:r w:rsidR="00335F4D">
        <w:t xml:space="preserve">fees are </w:t>
      </w:r>
      <w:r>
        <w:t>not payable under section 197 in respect of a vehicle that is the subject of a</w:t>
      </w:r>
      <w:r w:rsidR="00226335" w:rsidRPr="00226335">
        <w:t xml:space="preserve"> </w:t>
      </w:r>
      <w:r w:rsidR="00226335">
        <w:t>tollway billing arrangement</w:t>
      </w:r>
      <w:r>
        <w:t>.</w:t>
      </w:r>
    </w:p>
    <w:p w14:paraId="1D81D0BF" w14:textId="77777777" w:rsidR="00226335" w:rsidRPr="00226335" w:rsidRDefault="00226335" w:rsidP="00226335">
      <w:pPr>
        <w:numPr>
          <w:ins w:id="262" w:author="Stephen Chen" w:date="2008-04-03T12:08:00Z"/>
        </w:numPr>
      </w:pPr>
    </w:p>
    <w:p w14:paraId="1831F1B3" w14:textId="77777777" w:rsidR="00335F4D" w:rsidRDefault="00335F4D" w:rsidP="00905A63">
      <w:pPr>
        <w:pStyle w:val="SideNote"/>
        <w:framePr w:wrap="around"/>
      </w:pPr>
      <w:r>
        <w:t xml:space="preserve">S. 198(2) amended by No. </w:t>
      </w:r>
      <w:r w:rsidR="00CF4372">
        <w:t>14/2005</w:t>
      </w:r>
      <w:r>
        <w:t xml:space="preserve"> s. 21(2).</w:t>
      </w:r>
    </w:p>
    <w:p w14:paraId="4F12305A" w14:textId="77777777" w:rsidR="009C1390" w:rsidRDefault="009C1390">
      <w:pPr>
        <w:pStyle w:val="DraftHeading2"/>
        <w:tabs>
          <w:tab w:val="right" w:pos="1247"/>
        </w:tabs>
        <w:ind w:left="1361" w:hanging="1361"/>
      </w:pPr>
      <w:r>
        <w:tab/>
        <w:t>(2)</w:t>
      </w:r>
      <w:r>
        <w:tab/>
        <w:t xml:space="preserve">A toll and toll administration </w:t>
      </w:r>
      <w:r w:rsidR="00335F4D">
        <w:t xml:space="preserve">fees are </w:t>
      </w:r>
      <w:r>
        <w:t>not payable under section 197 in respect of a vehicle that under the regulations is exempt from the payment of tolls.</w:t>
      </w:r>
    </w:p>
    <w:p w14:paraId="07D5BBC0" w14:textId="77777777" w:rsidR="009C1390" w:rsidRDefault="009C1390">
      <w:pPr>
        <w:pStyle w:val="DraftHeading2"/>
        <w:tabs>
          <w:tab w:val="right" w:pos="1247"/>
        </w:tabs>
        <w:ind w:left="1361" w:hanging="1361"/>
      </w:pPr>
      <w:r>
        <w:tab/>
        <w:t>(3)</w:t>
      </w:r>
      <w:r>
        <w:tab/>
        <w:t>Nothing in this section prevents any charge being made under a freeway use agreement.</w:t>
      </w:r>
    </w:p>
    <w:p w14:paraId="2D905A11" w14:textId="77777777" w:rsidR="00335F4D" w:rsidRDefault="00335F4D" w:rsidP="00905A63">
      <w:pPr>
        <w:pStyle w:val="SideNote"/>
        <w:framePr w:wrap="around"/>
      </w:pPr>
      <w:r>
        <w:t xml:space="preserve">S. 198(4) inserted by No. </w:t>
      </w:r>
      <w:r w:rsidR="00CF4372">
        <w:t>14/2005</w:t>
      </w:r>
      <w:r>
        <w:t xml:space="preserve"> s. 21(3)</w:t>
      </w:r>
      <w:r w:rsidR="00EA06B5">
        <w:t>, amended by No</w:t>
      </w:r>
      <w:r w:rsidR="00226335">
        <w:t>s</w:t>
      </w:r>
      <w:r w:rsidR="00EA06B5">
        <w:t xml:space="preserve"> </w:t>
      </w:r>
      <w:r w:rsidR="00472BA1">
        <w:t>95/2005</w:t>
      </w:r>
      <w:r w:rsidR="00EA06B5">
        <w:t xml:space="preserve"> s. 4(5)</w:t>
      </w:r>
      <w:r w:rsidR="00226335">
        <w:t>, 74/2007 s. 42(1)</w:t>
      </w:r>
      <w:r>
        <w:t>.</w:t>
      </w:r>
    </w:p>
    <w:p w14:paraId="15DC0330" w14:textId="77777777" w:rsidR="00335F4D" w:rsidRDefault="00335F4D" w:rsidP="00335F4D">
      <w:pPr>
        <w:pStyle w:val="DraftHeading3"/>
        <w:tabs>
          <w:tab w:val="right" w:pos="1247"/>
        </w:tabs>
        <w:ind w:left="1361" w:hanging="1361"/>
      </w:pPr>
      <w:r>
        <w:tab/>
      </w:r>
      <w:r w:rsidRPr="00335F4D">
        <w:t>(4)</w:t>
      </w:r>
      <w:r>
        <w:tab/>
        <w:t xml:space="preserve">Nothing in this section prevents a </w:t>
      </w:r>
      <w:r w:rsidR="00226335">
        <w:t xml:space="preserve">tollway billing arrangement </w:t>
      </w:r>
      <w:r>
        <w:t>from being entered into within the allowable agreement period after the use of the vehicle in a toll zone.</w:t>
      </w:r>
    </w:p>
    <w:p w14:paraId="34730714" w14:textId="77777777" w:rsidR="00EA06B5" w:rsidRDefault="00EA06B5" w:rsidP="00404523"/>
    <w:p w14:paraId="3BE35E69" w14:textId="77777777" w:rsidR="00226335" w:rsidRPr="00EA06B5" w:rsidRDefault="00226335" w:rsidP="00404523"/>
    <w:p w14:paraId="1CA9BB50" w14:textId="77777777" w:rsidR="00335F4D" w:rsidRDefault="00335F4D" w:rsidP="00905A63">
      <w:pPr>
        <w:pStyle w:val="SideNote"/>
        <w:framePr w:wrap="around"/>
      </w:pPr>
      <w:r>
        <w:t xml:space="preserve">S. 198(5) inserted by No. </w:t>
      </w:r>
      <w:r w:rsidR="00CF4372">
        <w:t>14/2005</w:t>
      </w:r>
      <w:r>
        <w:t xml:space="preserve"> s. 21(3)</w:t>
      </w:r>
      <w:r w:rsidR="00226335">
        <w:t>, amended by No. 74/2007 s. 42(2).</w:t>
      </w:r>
    </w:p>
    <w:p w14:paraId="3683A562" w14:textId="77777777" w:rsidR="00335F4D" w:rsidRDefault="00335F4D" w:rsidP="007C7EA2">
      <w:pPr>
        <w:pStyle w:val="DraftHeading2"/>
        <w:tabs>
          <w:tab w:val="right" w:pos="1247"/>
        </w:tabs>
        <w:ind w:left="1361" w:hanging="1361"/>
      </w:pPr>
      <w:r>
        <w:tab/>
      </w:r>
      <w:r w:rsidRPr="00335F4D">
        <w:t>(5)</w:t>
      </w:r>
      <w:r>
        <w:tab/>
        <w:t xml:space="preserve">In this section </w:t>
      </w:r>
      <w:r w:rsidRPr="007C7EA2">
        <w:rPr>
          <w:b/>
          <w:bCs/>
          <w:i/>
          <w:iCs/>
        </w:rPr>
        <w:t>allowable agreement period</w:t>
      </w:r>
      <w:r>
        <w:t xml:space="preserve"> means</w:t>
      </w:r>
      <w:r w:rsidR="0096124C">
        <w:t xml:space="preserve"> </w:t>
      </w:r>
      <w:r w:rsidR="00226335">
        <w:t>3 days, beginning on the day after the day on which the vehicle was used in a toll zone</w:t>
      </w:r>
      <w:r>
        <w:t>, or if a longer period is prescribed, that longer period.</w:t>
      </w:r>
    </w:p>
    <w:p w14:paraId="736C78B7" w14:textId="77777777" w:rsidR="008F2687" w:rsidRPr="008F2687" w:rsidRDefault="008F2687" w:rsidP="002C5AFE">
      <w:pPr>
        <w:numPr>
          <w:ins w:id="263" w:author="Stephen Chen" w:date="2008-04-03T12:17:00Z"/>
        </w:numPr>
      </w:pPr>
    </w:p>
    <w:p w14:paraId="235FF5B3" w14:textId="77777777" w:rsidR="008F2687" w:rsidRDefault="008F2687" w:rsidP="00905A63">
      <w:pPr>
        <w:pStyle w:val="SideNote"/>
        <w:framePr w:wrap="around"/>
      </w:pPr>
      <w:bookmarkStart w:id="264" w:name="OLE_LINK1"/>
      <w:bookmarkStart w:id="265" w:name="OLE_LINK2"/>
      <w:r>
        <w:t xml:space="preserve">S. 199 </w:t>
      </w:r>
      <w:r w:rsidR="002D26F0">
        <w:t xml:space="preserve">amended by No. 14/2005 s. 22, </w:t>
      </w:r>
      <w:r>
        <w:t>substituted by No. 74/2007 s. 43.</w:t>
      </w:r>
    </w:p>
    <w:bookmarkEnd w:id="264"/>
    <w:bookmarkEnd w:id="265"/>
    <w:p w14:paraId="33619930" w14:textId="77777777" w:rsidR="00A36395" w:rsidRDefault="008F2687" w:rsidP="008F2687">
      <w:pPr>
        <w:pStyle w:val="DraftHeading1"/>
        <w:tabs>
          <w:tab w:val="right" w:pos="680"/>
        </w:tabs>
        <w:ind w:left="850" w:hanging="850"/>
      </w:pPr>
      <w:r>
        <w:tab/>
      </w:r>
      <w:bookmarkStart w:id="266" w:name="_Toc226010246"/>
      <w:r w:rsidR="00A36395" w:rsidRPr="008F2687">
        <w:t>199</w:t>
      </w:r>
      <w:r w:rsidR="00A36395">
        <w:tab/>
        <w:t>Operator not liable if effective tolling statement made</w:t>
      </w:r>
      <w:bookmarkEnd w:id="266"/>
    </w:p>
    <w:p w14:paraId="423E9304" w14:textId="77777777" w:rsidR="002415A4" w:rsidRDefault="002415A4" w:rsidP="00F12ACF"/>
    <w:p w14:paraId="759ACC5A" w14:textId="77777777" w:rsidR="002415A4" w:rsidRDefault="002415A4" w:rsidP="00F12ACF"/>
    <w:p w14:paraId="4E9E98F9" w14:textId="77777777" w:rsidR="002415A4" w:rsidRDefault="002415A4" w:rsidP="00905A63">
      <w:pPr>
        <w:pStyle w:val="SideNote"/>
        <w:framePr w:wrap="around"/>
      </w:pPr>
      <w:r>
        <w:t>S. 199(1) amended by No. 8/2019 s. 94(1).</w:t>
      </w:r>
    </w:p>
    <w:p w14:paraId="355F6119" w14:textId="77777777" w:rsidR="00A36395" w:rsidRDefault="008F2687" w:rsidP="008F2687">
      <w:pPr>
        <w:pStyle w:val="DraftHeading2"/>
        <w:tabs>
          <w:tab w:val="right" w:pos="1247"/>
        </w:tabs>
        <w:ind w:left="1361" w:hanging="1361"/>
      </w:pPr>
      <w:r>
        <w:tab/>
      </w:r>
      <w:r w:rsidR="00A36395" w:rsidRPr="008F2687">
        <w:t>(1)</w:t>
      </w:r>
      <w:r w:rsidR="00A36395">
        <w:tab/>
        <w:t xml:space="preserve">The operator of a </w:t>
      </w:r>
      <w:r w:rsidR="008D16CE" w:rsidRPr="00D1685D">
        <w:t>vehicle or trailer is not liable under section 197 to pay a toll or toll administration fee for the use of the vehicle or the trailer</w:t>
      </w:r>
      <w:r w:rsidR="00A36395">
        <w:t xml:space="preserve"> in a toll zone if, within the period of </w:t>
      </w:r>
      <w:r w:rsidR="00A36395">
        <w:lastRenderedPageBreak/>
        <w:t>14</w:t>
      </w:r>
      <w:r w:rsidR="002C5AFE">
        <w:t> </w:t>
      </w:r>
      <w:r w:rsidR="00A36395">
        <w:t>days after the request for payment of the toll or toll administration fee, the operator gives to an authorised person—</w:t>
      </w:r>
    </w:p>
    <w:p w14:paraId="271CD15A" w14:textId="77777777" w:rsidR="005C7F77" w:rsidRDefault="008F2687" w:rsidP="008F2687">
      <w:pPr>
        <w:pStyle w:val="DraftHeading3"/>
        <w:tabs>
          <w:tab w:val="right" w:pos="1757"/>
        </w:tabs>
        <w:ind w:left="1871" w:hanging="1871"/>
      </w:pPr>
      <w:r>
        <w:tab/>
      </w:r>
      <w:r w:rsidR="00A36395" w:rsidRPr="008F2687">
        <w:t>(a)</w:t>
      </w:r>
      <w:r w:rsidR="00A36395">
        <w:tab/>
        <w:t>an illegal user statement; or</w:t>
      </w:r>
    </w:p>
    <w:p w14:paraId="1798384C" w14:textId="77777777" w:rsidR="00A36395" w:rsidRDefault="008F2687" w:rsidP="008F2687">
      <w:pPr>
        <w:pStyle w:val="DraftHeading3"/>
        <w:tabs>
          <w:tab w:val="right" w:pos="1757"/>
        </w:tabs>
        <w:ind w:left="1871" w:hanging="1871"/>
      </w:pPr>
      <w:r>
        <w:tab/>
      </w:r>
      <w:r w:rsidR="00A36395" w:rsidRPr="008F2687">
        <w:t>(b)</w:t>
      </w:r>
      <w:r w:rsidR="00A36395">
        <w:tab/>
        <w:t>a known user statement; or</w:t>
      </w:r>
    </w:p>
    <w:p w14:paraId="45B483D7" w14:textId="77777777" w:rsidR="00A36395" w:rsidRDefault="008F2687" w:rsidP="008F2687">
      <w:pPr>
        <w:pStyle w:val="DraftHeading3"/>
        <w:tabs>
          <w:tab w:val="right" w:pos="1757"/>
        </w:tabs>
        <w:ind w:left="1871" w:hanging="1871"/>
      </w:pPr>
      <w:r>
        <w:tab/>
      </w:r>
      <w:r w:rsidR="00A36395" w:rsidRPr="008F2687">
        <w:t>(c)</w:t>
      </w:r>
      <w:r w:rsidR="00A36395">
        <w:tab/>
        <w:t>a sold vehicle statement—</w:t>
      </w:r>
    </w:p>
    <w:p w14:paraId="3932ACD7" w14:textId="77777777" w:rsidR="00A36395" w:rsidRDefault="00A36395" w:rsidP="008F2687">
      <w:pPr>
        <w:pStyle w:val="BodySectionSub"/>
      </w:pPr>
      <w:r>
        <w:t>and the authorised person accepts the statement as an effective statement for the purposes of this Part.</w:t>
      </w:r>
    </w:p>
    <w:p w14:paraId="681D96DC" w14:textId="77777777" w:rsidR="00A36395" w:rsidRDefault="008F2687" w:rsidP="008F2687">
      <w:pPr>
        <w:pStyle w:val="DraftHeading2"/>
        <w:tabs>
          <w:tab w:val="right" w:pos="1247"/>
        </w:tabs>
        <w:ind w:left="1361" w:hanging="1361"/>
      </w:pPr>
      <w:r>
        <w:tab/>
      </w:r>
      <w:r w:rsidR="00A36395" w:rsidRPr="008F2687">
        <w:t>(2)</w:t>
      </w:r>
      <w:r w:rsidR="00A36395">
        <w:tab/>
        <w:t>Information contained in a known user statement or a sold vehicle statement identifying a person is sufficient for the purposes of this Part if it contains—</w:t>
      </w:r>
    </w:p>
    <w:p w14:paraId="52315F32" w14:textId="77777777" w:rsidR="00A36395" w:rsidRDefault="008F2687" w:rsidP="008F2687">
      <w:pPr>
        <w:pStyle w:val="DraftHeading3"/>
        <w:tabs>
          <w:tab w:val="right" w:pos="1757"/>
        </w:tabs>
        <w:ind w:left="1871" w:hanging="1871"/>
      </w:pPr>
      <w:r>
        <w:tab/>
      </w:r>
      <w:r w:rsidR="00A36395" w:rsidRPr="008F2687">
        <w:t>(a)</w:t>
      </w:r>
      <w:r w:rsidR="00A36395">
        <w:tab/>
        <w:t>in the case of an individual, the individual's full name and current home address and either the individual's date of birth or the number of the licence or permit authorising the individual to drive and, if that licence or permit is issued by a corresponding body, the name of that body; and</w:t>
      </w:r>
    </w:p>
    <w:p w14:paraId="4B1DE2DF" w14:textId="77777777" w:rsidR="00A36395" w:rsidRDefault="008F2687" w:rsidP="008F2687">
      <w:pPr>
        <w:pStyle w:val="DraftHeading3"/>
        <w:tabs>
          <w:tab w:val="right" w:pos="1757"/>
        </w:tabs>
        <w:ind w:left="1871" w:hanging="1871"/>
      </w:pPr>
      <w:r>
        <w:tab/>
      </w:r>
      <w:r w:rsidR="00A36395" w:rsidRPr="008F2687">
        <w:t>(b)</w:t>
      </w:r>
      <w:r w:rsidR="00A36395">
        <w:tab/>
        <w:t>in the case of a person other than an individual, its full name and current address and (where applicable) its Australian Business Number or Australian Company Number; and</w:t>
      </w:r>
    </w:p>
    <w:p w14:paraId="54955974" w14:textId="77777777" w:rsidR="00A36395" w:rsidRPr="009473DE" w:rsidRDefault="008F2687" w:rsidP="008F2687">
      <w:pPr>
        <w:pStyle w:val="DraftHeading3"/>
        <w:tabs>
          <w:tab w:val="right" w:pos="1757"/>
        </w:tabs>
        <w:ind w:left="1871" w:hanging="1871"/>
      </w:pPr>
      <w:r>
        <w:tab/>
      </w:r>
      <w:r w:rsidR="00A36395" w:rsidRPr="008F2687">
        <w:t>(c)</w:t>
      </w:r>
      <w:r w:rsidR="00A36395">
        <w:tab/>
        <w:t>reasons for nominating the individual under</w:t>
      </w:r>
      <w:r w:rsidR="005C7F77">
        <w:t> </w:t>
      </w:r>
      <w:r w:rsidR="00A36395">
        <w:t>paragraph (a) or the person under paragraph</w:t>
      </w:r>
      <w:r w:rsidR="005C7F77">
        <w:t> </w:t>
      </w:r>
      <w:r w:rsidR="00A36395">
        <w:t>(b);</w:t>
      </w:r>
    </w:p>
    <w:p w14:paraId="0095AC2F" w14:textId="77777777" w:rsidR="00A36395" w:rsidRDefault="008F2687" w:rsidP="008F2687">
      <w:pPr>
        <w:pStyle w:val="DraftHeading3"/>
        <w:tabs>
          <w:tab w:val="right" w:pos="1757"/>
        </w:tabs>
        <w:ind w:left="1871" w:hanging="1871"/>
      </w:pPr>
      <w:r>
        <w:tab/>
      </w:r>
      <w:r w:rsidR="00A36395" w:rsidRPr="008F2687">
        <w:t>(d)</w:t>
      </w:r>
      <w:r w:rsidR="00A36395">
        <w:tab/>
        <w:t>in any case, any other prescribed information.</w:t>
      </w:r>
    </w:p>
    <w:p w14:paraId="08FB2FEA" w14:textId="77777777" w:rsidR="00A36395" w:rsidRDefault="008F2687" w:rsidP="008F2687">
      <w:pPr>
        <w:pStyle w:val="DraftHeading2"/>
        <w:tabs>
          <w:tab w:val="right" w:pos="1247"/>
        </w:tabs>
        <w:ind w:left="1361" w:hanging="1361"/>
      </w:pPr>
      <w:r>
        <w:tab/>
      </w:r>
      <w:r w:rsidR="00A36395" w:rsidRPr="008F2687">
        <w:t>(3)</w:t>
      </w:r>
      <w:r w:rsidR="00A36395">
        <w:tab/>
        <w:t>A statement containing all the information required by subsection (2) may be accepted by an authorised person as an effective statement for the purposes of this Part.</w:t>
      </w:r>
    </w:p>
    <w:p w14:paraId="2769D743" w14:textId="77777777" w:rsidR="00A36395" w:rsidRPr="009506EC" w:rsidRDefault="008F2687" w:rsidP="008F2687">
      <w:pPr>
        <w:pStyle w:val="DraftHeading2"/>
        <w:tabs>
          <w:tab w:val="right" w:pos="1247"/>
        </w:tabs>
        <w:ind w:left="1361" w:hanging="1361"/>
      </w:pPr>
      <w:r>
        <w:lastRenderedPageBreak/>
        <w:tab/>
      </w:r>
      <w:r w:rsidR="00A36395" w:rsidRPr="008F2687">
        <w:t>(4)</w:t>
      </w:r>
      <w:r w:rsidR="00A36395">
        <w:tab/>
        <w:t>In addition, an authorised person may decide to accept a known user statement or a sold vehicle statement as an effective statement for the purposes of this Part even if it does not contain all the information required by subsection (2) if the authorised person is satisfied that it contains sufficient information to identify and locate the nominated person.</w:t>
      </w:r>
    </w:p>
    <w:p w14:paraId="2273ED9C" w14:textId="77777777" w:rsidR="00A36395" w:rsidRDefault="008F2687" w:rsidP="008F2687">
      <w:pPr>
        <w:pStyle w:val="DraftHeading2"/>
        <w:tabs>
          <w:tab w:val="right" w:pos="1247"/>
        </w:tabs>
        <w:ind w:left="1361" w:hanging="1361"/>
      </w:pPr>
      <w:r>
        <w:tab/>
      </w:r>
      <w:r w:rsidR="00A36395" w:rsidRPr="008F2687">
        <w:t>(5)</w:t>
      </w:r>
      <w:r w:rsidR="00A36395">
        <w:tab/>
        <w:t>An authorised person may decide to accept an illegal user statement as an effective statement for the purposes of this Part if satisfied as to the matters, and any reasons set out in support of those matters, stated in the statement.</w:t>
      </w:r>
    </w:p>
    <w:p w14:paraId="546F47B5" w14:textId="77777777" w:rsidR="008D16CE" w:rsidRDefault="008D16CE" w:rsidP="00905A63">
      <w:pPr>
        <w:pStyle w:val="SideNote"/>
        <w:framePr w:wrap="around"/>
      </w:pPr>
      <w:r>
        <w:t>S. 199(6) amended by No. 8/2019 s. 94(2).</w:t>
      </w:r>
    </w:p>
    <w:p w14:paraId="4C1EDEA1" w14:textId="77777777" w:rsidR="00A36395" w:rsidRDefault="008F2687" w:rsidP="008F2687">
      <w:pPr>
        <w:pStyle w:val="DraftHeading2"/>
        <w:tabs>
          <w:tab w:val="right" w:pos="1247"/>
        </w:tabs>
        <w:ind w:left="1361" w:hanging="1361"/>
      </w:pPr>
      <w:r>
        <w:tab/>
      </w:r>
      <w:r w:rsidR="00A36395" w:rsidRPr="008F2687">
        <w:t>(6)</w:t>
      </w:r>
      <w:r w:rsidR="00A36395">
        <w:tab/>
        <w:t xml:space="preserve">In any proceedings for the recovery of a toll or toll administration fee, an effective statement that is a known user statement or a sold vehicle statement is evidence that the person named in the statement was </w:t>
      </w:r>
      <w:r w:rsidR="008D16CE" w:rsidRPr="00D1685D">
        <w:t>the driver of the vehicle or the operator of the trailer</w:t>
      </w:r>
      <w:r w:rsidR="00A36395">
        <w:t xml:space="preserve"> at all the relevant times relating to the matter specified in the statement, if the proceedings are—</w:t>
      </w:r>
    </w:p>
    <w:p w14:paraId="574FAFFC" w14:textId="77777777" w:rsidR="00A36395" w:rsidRDefault="008F2687" w:rsidP="008F2687">
      <w:pPr>
        <w:pStyle w:val="DraftHeading3"/>
        <w:tabs>
          <w:tab w:val="right" w:pos="1757"/>
        </w:tabs>
        <w:ind w:left="1871" w:hanging="1871"/>
      </w:pPr>
      <w:r>
        <w:tab/>
      </w:r>
      <w:r w:rsidR="00A36395" w:rsidRPr="008F2687">
        <w:t>(a)</w:t>
      </w:r>
      <w:r w:rsidR="00A36395">
        <w:tab/>
        <w:t>against the person named in the statement; and</w:t>
      </w:r>
    </w:p>
    <w:p w14:paraId="271F4D29" w14:textId="77777777" w:rsidR="00A36395" w:rsidRPr="00911C6E" w:rsidRDefault="008F2687" w:rsidP="008F2687">
      <w:pPr>
        <w:pStyle w:val="DraftHeading3"/>
        <w:tabs>
          <w:tab w:val="right" w:pos="1757"/>
        </w:tabs>
        <w:ind w:left="1871" w:hanging="1871"/>
      </w:pPr>
      <w:r>
        <w:tab/>
      </w:r>
      <w:r w:rsidR="00A36395" w:rsidRPr="008F2687">
        <w:t>(b)</w:t>
      </w:r>
      <w:r w:rsidR="00A36395">
        <w:tab/>
        <w:t>in respect of the matter named in the statement.</w:t>
      </w:r>
    </w:p>
    <w:p w14:paraId="76DFE5F9" w14:textId="77777777" w:rsidR="00B00433" w:rsidRDefault="00B00433" w:rsidP="00905A63">
      <w:pPr>
        <w:pStyle w:val="SideNote"/>
        <w:framePr w:wrap="around"/>
      </w:pPr>
      <w:r>
        <w:t>S. 199A inserted by No. 74/2007 s. 43.</w:t>
      </w:r>
    </w:p>
    <w:p w14:paraId="0686779F" w14:textId="77777777" w:rsidR="005C7F77" w:rsidRDefault="008F2687" w:rsidP="008F2687">
      <w:pPr>
        <w:pStyle w:val="DraftHeading1"/>
        <w:tabs>
          <w:tab w:val="right" w:pos="680"/>
        </w:tabs>
        <w:ind w:left="850" w:hanging="850"/>
      </w:pPr>
      <w:r>
        <w:tab/>
      </w:r>
      <w:bookmarkStart w:id="267" w:name="_Toc226010247"/>
      <w:r w:rsidR="00A36395" w:rsidRPr="008F2687">
        <w:t>199A</w:t>
      </w:r>
      <w:r w:rsidR="00A36395">
        <w:tab/>
        <w:t>Cancellation of acceptance of statement</w:t>
      </w:r>
      <w:bookmarkEnd w:id="267"/>
    </w:p>
    <w:p w14:paraId="6FA7D378" w14:textId="77777777" w:rsidR="00A36395" w:rsidRDefault="008F2687" w:rsidP="008F2687">
      <w:pPr>
        <w:pStyle w:val="DraftHeading2"/>
        <w:tabs>
          <w:tab w:val="right" w:pos="1247"/>
        </w:tabs>
        <w:ind w:left="1361" w:hanging="1361"/>
      </w:pPr>
      <w:r>
        <w:tab/>
      </w:r>
      <w:r w:rsidR="00A36395" w:rsidRPr="008F2687">
        <w:t>(1)</w:t>
      </w:r>
      <w:r w:rsidR="00A36395">
        <w:tab/>
        <w:t>An authorised person may cancel the acceptance of a known user statement or sold vehicle statement as an effective statement for the purposes of this Part if—</w:t>
      </w:r>
    </w:p>
    <w:p w14:paraId="14689217" w14:textId="77777777" w:rsidR="00A36395" w:rsidRDefault="008F2687" w:rsidP="008F2687">
      <w:pPr>
        <w:pStyle w:val="DraftHeading3"/>
        <w:tabs>
          <w:tab w:val="right" w:pos="1757"/>
        </w:tabs>
        <w:ind w:left="1871" w:hanging="1871"/>
      </w:pPr>
      <w:r>
        <w:tab/>
      </w:r>
      <w:r w:rsidR="00A36395" w:rsidRPr="008F2687">
        <w:t>(a)</w:t>
      </w:r>
      <w:r w:rsidR="00A36395">
        <w:tab/>
        <w:t>the person nominated in the statement as being the responsible person gives to an authorised person within the prescribed period a nomination rejection statement; and</w:t>
      </w:r>
    </w:p>
    <w:p w14:paraId="0AB93AA0" w14:textId="77777777" w:rsidR="002C5AFE" w:rsidRPr="002C5AFE" w:rsidRDefault="002C5AFE" w:rsidP="002C5AFE"/>
    <w:p w14:paraId="7F0ABD6D" w14:textId="77777777" w:rsidR="00A36395" w:rsidRDefault="008F2687" w:rsidP="008F2687">
      <w:pPr>
        <w:pStyle w:val="DraftHeading3"/>
        <w:tabs>
          <w:tab w:val="right" w:pos="1757"/>
        </w:tabs>
        <w:ind w:left="1871" w:hanging="1871"/>
      </w:pPr>
      <w:r>
        <w:lastRenderedPageBreak/>
        <w:tab/>
      </w:r>
      <w:r w:rsidR="00A36395" w:rsidRPr="008F2687">
        <w:t>(b)</w:t>
      </w:r>
      <w:r w:rsidR="00A36395">
        <w:tab/>
        <w:t>the authorised person is satisfied, having regard to the matters stated in the nomination rejection statement, that the nomination was incorrect.</w:t>
      </w:r>
    </w:p>
    <w:p w14:paraId="5A11EC5E" w14:textId="77777777" w:rsidR="00A36395" w:rsidRDefault="008F2687" w:rsidP="008F2687">
      <w:pPr>
        <w:pStyle w:val="DraftHeading2"/>
        <w:tabs>
          <w:tab w:val="right" w:pos="1247"/>
        </w:tabs>
        <w:ind w:left="1361" w:hanging="1361"/>
      </w:pPr>
      <w:r>
        <w:tab/>
      </w:r>
      <w:r w:rsidR="00A36395" w:rsidRPr="008F2687">
        <w:t>(2)</w:t>
      </w:r>
      <w:r w:rsidR="00A36395">
        <w:tab/>
        <w:t>If the acceptance of a statement as an effective statement is cancelled under subsection (1), on that cancellation—</w:t>
      </w:r>
    </w:p>
    <w:p w14:paraId="7CA5B008" w14:textId="77777777" w:rsidR="00A36395" w:rsidRDefault="008F2687" w:rsidP="008F2687">
      <w:pPr>
        <w:pStyle w:val="DraftHeading3"/>
        <w:tabs>
          <w:tab w:val="right" w:pos="1757"/>
        </w:tabs>
        <w:ind w:left="1871" w:hanging="1871"/>
      </w:pPr>
      <w:r>
        <w:tab/>
      </w:r>
      <w:r w:rsidR="00A36395" w:rsidRPr="008F2687">
        <w:t>(a)</w:t>
      </w:r>
      <w:r w:rsidR="00A36395">
        <w:tab/>
        <w:t xml:space="preserve">the statement ceases to be effective for the purposes of this Part and cannot be used by an authorised person to make a tolling nomination statement; and </w:t>
      </w:r>
    </w:p>
    <w:p w14:paraId="7B5F1398" w14:textId="77777777" w:rsidR="00A36395" w:rsidRDefault="008F2687" w:rsidP="008F2687">
      <w:pPr>
        <w:pStyle w:val="DraftHeading3"/>
        <w:tabs>
          <w:tab w:val="right" w:pos="1757"/>
        </w:tabs>
        <w:ind w:left="1871" w:hanging="1871"/>
      </w:pPr>
      <w:r>
        <w:tab/>
      </w:r>
      <w:r w:rsidR="00A36395" w:rsidRPr="008F2687">
        <w:t>(b)</w:t>
      </w:r>
      <w:r w:rsidR="00A36395">
        <w:tab/>
        <w:t>the operator who would, but for the statement, have continued to be the responsible person in relation to the vehicle becomes again the responsible person.</w:t>
      </w:r>
    </w:p>
    <w:p w14:paraId="097FB59E" w14:textId="77777777" w:rsidR="00B00433" w:rsidRDefault="00B00433" w:rsidP="00905A63">
      <w:pPr>
        <w:pStyle w:val="SideNote"/>
        <w:framePr w:wrap="around"/>
      </w:pPr>
      <w:r>
        <w:t>S. 199B inserted by No. 74/2007 s. 43.</w:t>
      </w:r>
    </w:p>
    <w:p w14:paraId="03672A92" w14:textId="77777777" w:rsidR="00A36395" w:rsidRDefault="008F2687" w:rsidP="008F2687">
      <w:pPr>
        <w:pStyle w:val="DraftHeading1"/>
        <w:tabs>
          <w:tab w:val="right" w:pos="680"/>
        </w:tabs>
        <w:ind w:left="850" w:hanging="850"/>
      </w:pPr>
      <w:r>
        <w:tab/>
      </w:r>
      <w:bookmarkStart w:id="268" w:name="_Toc226010248"/>
      <w:r w:rsidR="00A36395" w:rsidRPr="008F2687">
        <w:t>199B</w:t>
      </w:r>
      <w:r w:rsidR="00A36395">
        <w:tab/>
        <w:t>Offence to provide false or misleading information</w:t>
      </w:r>
      <w:bookmarkEnd w:id="268"/>
    </w:p>
    <w:p w14:paraId="27D8D10C" w14:textId="77777777" w:rsidR="00A36395" w:rsidRDefault="00A36395" w:rsidP="008F2687">
      <w:pPr>
        <w:pStyle w:val="BodySectionSub"/>
      </w:pPr>
      <w:r>
        <w:t>A person must not in a statement given to the</w:t>
      </w:r>
      <w:r w:rsidR="00DB72A7">
        <w:t xml:space="preserve"> </w:t>
      </w:r>
      <w:r>
        <w:t>authorised person under section 199(1) or</w:t>
      </w:r>
      <w:r w:rsidR="00DB72A7">
        <w:t> </w:t>
      </w:r>
      <w:r>
        <w:t>199A(1) provide information that the person knows to be false or misleading.</w:t>
      </w:r>
    </w:p>
    <w:p w14:paraId="43D88111" w14:textId="77777777" w:rsidR="00A36395" w:rsidRDefault="00A36395" w:rsidP="008F2687">
      <w:pPr>
        <w:pStyle w:val="DraftPenalty2"/>
        <w:numPr>
          <w:ilvl w:val="0"/>
          <w:numId w:val="24"/>
        </w:numPr>
      </w:pPr>
      <w:r>
        <w:t>60 penalty units.</w:t>
      </w:r>
    </w:p>
    <w:p w14:paraId="63DC3C7F" w14:textId="77777777" w:rsidR="009C1390" w:rsidRDefault="009C1390" w:rsidP="009E119B">
      <w:pPr>
        <w:pStyle w:val="DraftHeading1"/>
        <w:tabs>
          <w:tab w:val="right" w:pos="680"/>
        </w:tabs>
        <w:ind w:left="850" w:hanging="850"/>
      </w:pPr>
      <w:r>
        <w:tab/>
      </w:r>
      <w:bookmarkStart w:id="269" w:name="_Toc226010249"/>
      <w:r>
        <w:t>200</w:t>
      </w:r>
      <w:r w:rsidR="009E119B">
        <w:tab/>
      </w:r>
      <w:r>
        <w:t>Charge of toll</w:t>
      </w:r>
      <w:bookmarkEnd w:id="269"/>
    </w:p>
    <w:p w14:paraId="1309AD61" w14:textId="77777777" w:rsidR="00A70F3C" w:rsidRDefault="00A70F3C" w:rsidP="00905A63">
      <w:pPr>
        <w:pStyle w:val="SideNote"/>
        <w:framePr w:wrap="around"/>
      </w:pPr>
      <w:r>
        <w:t xml:space="preserve">S. 200(1) amended by No. </w:t>
      </w:r>
      <w:r w:rsidR="00CF4372">
        <w:t>14/2005</w:t>
      </w:r>
      <w:r>
        <w:t xml:space="preserve"> s. 23(1)</w:t>
      </w:r>
      <w:r w:rsidR="008170FB">
        <w:t xml:space="preserve">, substituted by </w:t>
      </w:r>
      <w:r w:rsidR="005A15AF">
        <w:t xml:space="preserve">No. </w:t>
      </w:r>
      <w:r w:rsidR="008170FB">
        <w:t>74/2007 s. 44(1)</w:t>
      </w:r>
      <w:r>
        <w:t>.</w:t>
      </w:r>
    </w:p>
    <w:p w14:paraId="754D2286" w14:textId="77777777" w:rsidR="008170FB" w:rsidRDefault="008170FB" w:rsidP="008170FB">
      <w:pPr>
        <w:pStyle w:val="DraftHeading2"/>
        <w:tabs>
          <w:tab w:val="right" w:pos="1247"/>
        </w:tabs>
        <w:ind w:left="1361" w:hanging="1361"/>
      </w:pPr>
      <w:r>
        <w:tab/>
      </w:r>
      <w:r w:rsidRPr="008170FB">
        <w:t>(1)</w:t>
      </w:r>
      <w:r>
        <w:tab/>
        <w:t>The Freeway Corporation may make a request for payment of a toll for the use of a vehicle in a toll zone and any relevant toll administration fee from—</w:t>
      </w:r>
    </w:p>
    <w:p w14:paraId="2B32690A" w14:textId="77777777" w:rsidR="008170FB" w:rsidRDefault="008170FB" w:rsidP="008170FB">
      <w:pPr>
        <w:pStyle w:val="DraftHeading3"/>
        <w:tabs>
          <w:tab w:val="right" w:pos="1757"/>
        </w:tabs>
        <w:ind w:left="1871" w:hanging="1871"/>
      </w:pPr>
      <w:r>
        <w:tab/>
      </w:r>
      <w:r w:rsidRPr="008170FB">
        <w:t>(a)</w:t>
      </w:r>
      <w:r>
        <w:tab/>
        <w:t>the operator of the vehicle; and</w:t>
      </w:r>
    </w:p>
    <w:p w14:paraId="47F46FF0" w14:textId="77777777" w:rsidR="00F34900" w:rsidRDefault="00F34900" w:rsidP="00905A63">
      <w:pPr>
        <w:pStyle w:val="SideNote"/>
        <w:framePr w:wrap="around"/>
      </w:pPr>
      <w:r>
        <w:t>S. 200(1)(b) amended by No. 8/2019 s. 95(1).</w:t>
      </w:r>
    </w:p>
    <w:p w14:paraId="077712B9" w14:textId="77777777" w:rsidR="008170FB" w:rsidRDefault="008170FB" w:rsidP="008170FB">
      <w:pPr>
        <w:pStyle w:val="DraftHeading3"/>
        <w:tabs>
          <w:tab w:val="right" w:pos="1757"/>
        </w:tabs>
        <w:ind w:left="1871" w:hanging="1871"/>
      </w:pPr>
      <w:r>
        <w:tab/>
      </w:r>
      <w:r w:rsidRPr="008170FB">
        <w:t>(b)</w:t>
      </w:r>
      <w:r>
        <w:tab/>
        <w:t xml:space="preserve">the person nominated in a known user statement or a sold vehicle statement that has been accepted by an authorised person as an effective </w:t>
      </w:r>
      <w:r w:rsidR="00F34900" w:rsidRPr="00D1685D">
        <w:t>statement; and</w:t>
      </w:r>
    </w:p>
    <w:p w14:paraId="7E15F016" w14:textId="77777777" w:rsidR="002C5AFE" w:rsidRPr="002C5AFE" w:rsidRDefault="002C5AFE" w:rsidP="002C5AFE"/>
    <w:p w14:paraId="2AA874A1" w14:textId="77777777" w:rsidR="00F34900" w:rsidRDefault="00F34900" w:rsidP="00905A63">
      <w:pPr>
        <w:pStyle w:val="SideNote"/>
        <w:framePr w:wrap="around"/>
      </w:pPr>
      <w:r>
        <w:lastRenderedPageBreak/>
        <w:t>S. 200(1)(c) inserted by No. 8/2019 s. 95(2).</w:t>
      </w:r>
    </w:p>
    <w:p w14:paraId="1B8F090D" w14:textId="77777777" w:rsidR="00F12ACF" w:rsidRPr="00F12ACF" w:rsidRDefault="00F34900" w:rsidP="002C5AFE">
      <w:pPr>
        <w:pStyle w:val="DraftHeading3"/>
        <w:tabs>
          <w:tab w:val="right" w:pos="1757"/>
        </w:tabs>
        <w:ind w:left="1871" w:hanging="1871"/>
      </w:pPr>
      <w:r>
        <w:tab/>
      </w:r>
      <w:r w:rsidRPr="00F34900">
        <w:t>(c)</w:t>
      </w:r>
      <w:r w:rsidRPr="00D1685D">
        <w:tab/>
        <w:t>in the case that the vehicle is attached to a trailer and the operator of the vehicle cannot be identified by a tolling device, the operator of the trailer.</w:t>
      </w:r>
    </w:p>
    <w:p w14:paraId="595AF2EA" w14:textId="77777777" w:rsidR="00870227" w:rsidRDefault="00870227" w:rsidP="00905A63">
      <w:pPr>
        <w:pStyle w:val="SideNote"/>
        <w:framePr w:wrap="around"/>
      </w:pPr>
      <w:r>
        <w:t>S. 200(2) amended by No</w:t>
      </w:r>
      <w:r w:rsidR="005A15AF">
        <w:t>s</w:t>
      </w:r>
      <w:r>
        <w:t xml:space="preserve"> </w:t>
      </w:r>
      <w:r w:rsidR="00CF4372">
        <w:t>14/2005</w:t>
      </w:r>
      <w:r>
        <w:t xml:space="preserve"> s. 23(2)(a)</w:t>
      </w:r>
      <w:r w:rsidR="005A15AF">
        <w:t>, 74/2007 s. 44(2)(a)</w:t>
      </w:r>
      <w:r>
        <w:t>.</w:t>
      </w:r>
    </w:p>
    <w:p w14:paraId="1125E7E2" w14:textId="77777777" w:rsidR="005C7F77" w:rsidRDefault="009C1390">
      <w:pPr>
        <w:pStyle w:val="DraftHeading2"/>
        <w:tabs>
          <w:tab w:val="right" w:pos="1247"/>
        </w:tabs>
        <w:ind w:left="1361" w:hanging="1361"/>
      </w:pPr>
      <w:r>
        <w:tab/>
        <w:t>(2)</w:t>
      </w:r>
      <w:r>
        <w:tab/>
        <w:t xml:space="preserve">A </w:t>
      </w:r>
      <w:r w:rsidR="005A15AF">
        <w:t xml:space="preserve">request for payment </w:t>
      </w:r>
      <w:r w:rsidR="00870227">
        <w:t xml:space="preserve">under </w:t>
      </w:r>
      <w:r w:rsidR="00334E3E">
        <w:t>subsection</w:t>
      </w:r>
      <w:r w:rsidR="00870227">
        <w:t xml:space="preserve"> (1) </w:t>
      </w:r>
      <w:r>
        <w:t>must—</w:t>
      </w:r>
    </w:p>
    <w:p w14:paraId="763D79A7" w14:textId="77777777" w:rsidR="009C1390" w:rsidRDefault="009C1390">
      <w:pPr>
        <w:pStyle w:val="DraftHeading3"/>
        <w:tabs>
          <w:tab w:val="right" w:pos="1757"/>
        </w:tabs>
        <w:ind w:left="1871" w:hanging="1871"/>
      </w:pPr>
      <w:r>
        <w:tab/>
        <w:t>(a)</w:t>
      </w:r>
      <w:r>
        <w:tab/>
        <w:t>be in writing; and</w:t>
      </w:r>
    </w:p>
    <w:p w14:paraId="2F70F07C" w14:textId="77777777" w:rsidR="006D543A" w:rsidRPr="006D543A" w:rsidRDefault="006D543A" w:rsidP="006D543A"/>
    <w:p w14:paraId="1AC67F6B" w14:textId="77777777" w:rsidR="00870227" w:rsidRDefault="00870227" w:rsidP="00905A63">
      <w:pPr>
        <w:pStyle w:val="SideNote"/>
        <w:framePr w:wrap="around"/>
      </w:pPr>
      <w:r>
        <w:t>S. 200(2)(b) amended by No</w:t>
      </w:r>
      <w:r w:rsidR="00FF263C">
        <w:t>s</w:t>
      </w:r>
      <w:r>
        <w:t xml:space="preserve"> </w:t>
      </w:r>
      <w:r w:rsidR="00CF4372">
        <w:t>14/2005</w:t>
      </w:r>
      <w:r>
        <w:t xml:space="preserve"> s. 23(2)(b)</w:t>
      </w:r>
      <w:r w:rsidR="00FF263C">
        <w:t>, 74/2007 s. 44(2)(b)</w:t>
      </w:r>
      <w:r>
        <w:t>.</w:t>
      </w:r>
    </w:p>
    <w:p w14:paraId="4C12F274" w14:textId="77777777" w:rsidR="009C1390" w:rsidRDefault="009C1390">
      <w:pPr>
        <w:pStyle w:val="DraftHeading3"/>
        <w:tabs>
          <w:tab w:val="right" w:pos="1757"/>
        </w:tabs>
        <w:ind w:left="1871" w:hanging="1871"/>
      </w:pPr>
      <w:r>
        <w:tab/>
        <w:t>(b)</w:t>
      </w:r>
      <w:r>
        <w:tab/>
        <w:t xml:space="preserve">must identify separately each trip for which a toll and toll administration </w:t>
      </w:r>
      <w:r w:rsidR="00870227">
        <w:t xml:space="preserve">fees are </w:t>
      </w:r>
      <w:r w:rsidR="00FF263C">
        <w:t>payable.</w:t>
      </w:r>
    </w:p>
    <w:p w14:paraId="0DEC2A07" w14:textId="77777777" w:rsidR="006E6DFD" w:rsidRDefault="006E6DFD" w:rsidP="006E6DFD"/>
    <w:p w14:paraId="381518DF" w14:textId="77777777" w:rsidR="005C7F77" w:rsidRPr="006E6DFD" w:rsidRDefault="005C7F77" w:rsidP="006E6DFD"/>
    <w:p w14:paraId="1C68040C" w14:textId="77777777" w:rsidR="006E6DFD" w:rsidRDefault="006E6DFD" w:rsidP="00905A63">
      <w:pPr>
        <w:pStyle w:val="SideNote"/>
        <w:framePr w:wrap="around"/>
      </w:pPr>
      <w:r>
        <w:t>S. 200(2)(c) ame</w:t>
      </w:r>
      <w:r w:rsidR="003927BF">
        <w:t xml:space="preserve">nded by No. 14/2005 s. 23(2)(c), </w:t>
      </w:r>
      <w:r>
        <w:t>repealed by No. 74/2007 s. 44(2)(c).</w:t>
      </w:r>
    </w:p>
    <w:p w14:paraId="5D6FFC73" w14:textId="77777777" w:rsidR="00FF263C" w:rsidRPr="00FF263C" w:rsidRDefault="00FF263C" w:rsidP="00FF263C">
      <w:pPr>
        <w:pStyle w:val="Stars"/>
      </w:pPr>
      <w:r>
        <w:tab/>
        <w:t>*</w:t>
      </w:r>
      <w:r>
        <w:tab/>
        <w:t>*</w:t>
      </w:r>
      <w:r>
        <w:tab/>
        <w:t>*</w:t>
      </w:r>
      <w:r>
        <w:tab/>
        <w:t>*</w:t>
      </w:r>
      <w:r>
        <w:tab/>
        <w:t>*</w:t>
      </w:r>
    </w:p>
    <w:p w14:paraId="2C34BB8B" w14:textId="77777777" w:rsidR="006E6DFD" w:rsidRDefault="006E6DFD" w:rsidP="00FF263C"/>
    <w:p w14:paraId="7E0B8F52" w14:textId="77777777" w:rsidR="006E6DFD" w:rsidRPr="00FF263C" w:rsidRDefault="006E6DFD" w:rsidP="00FF263C"/>
    <w:p w14:paraId="1C86361A" w14:textId="77777777" w:rsidR="00FF263C" w:rsidRDefault="00FF263C" w:rsidP="00FF263C"/>
    <w:p w14:paraId="63D639EB" w14:textId="77777777" w:rsidR="00870227" w:rsidRDefault="00870227" w:rsidP="00905A63">
      <w:pPr>
        <w:pStyle w:val="SideNote"/>
        <w:framePr w:wrap="around"/>
      </w:pPr>
      <w:r>
        <w:t>S. 200(3)</w:t>
      </w:r>
      <w:r w:rsidR="002D26F0">
        <w:t>(4)</w:t>
      </w:r>
      <w:r>
        <w:t xml:space="preserve"> inserted by No. </w:t>
      </w:r>
      <w:r w:rsidR="00CF4372">
        <w:t>14/2005</w:t>
      </w:r>
      <w:r>
        <w:t xml:space="preserve"> s. 23(3)</w:t>
      </w:r>
      <w:r w:rsidR="00430609">
        <w:t xml:space="preserve">, </w:t>
      </w:r>
      <w:r w:rsidR="00012741">
        <w:t>repealed by No. 74/2007 s. 44(3)</w:t>
      </w:r>
      <w:r>
        <w:t>.</w:t>
      </w:r>
    </w:p>
    <w:p w14:paraId="2C78C83C" w14:textId="77777777" w:rsidR="00012741" w:rsidRDefault="00012741" w:rsidP="00012741">
      <w:pPr>
        <w:pStyle w:val="Stars"/>
      </w:pPr>
      <w:r>
        <w:tab/>
        <w:t>*</w:t>
      </w:r>
      <w:r>
        <w:tab/>
        <w:t>*</w:t>
      </w:r>
      <w:r>
        <w:tab/>
        <w:t>*</w:t>
      </w:r>
      <w:r>
        <w:tab/>
        <w:t>*</w:t>
      </w:r>
      <w:r>
        <w:tab/>
        <w:t>*</w:t>
      </w:r>
    </w:p>
    <w:p w14:paraId="30A673CC" w14:textId="77777777" w:rsidR="006E6DFD" w:rsidRDefault="006E6DFD" w:rsidP="006E6DFD"/>
    <w:p w14:paraId="7CB53651" w14:textId="77777777" w:rsidR="006E6DFD" w:rsidRPr="006E6DFD" w:rsidRDefault="006E6DFD" w:rsidP="006E6DFD"/>
    <w:p w14:paraId="4EF1C021" w14:textId="77777777" w:rsidR="006E6DFD" w:rsidRDefault="006E6DFD" w:rsidP="006E6DFD"/>
    <w:p w14:paraId="2B6491D3" w14:textId="77777777" w:rsidR="00870227" w:rsidRDefault="00870227" w:rsidP="00905A63">
      <w:pPr>
        <w:pStyle w:val="SideNote"/>
        <w:framePr w:wrap="around"/>
      </w:pPr>
      <w:r>
        <w:t xml:space="preserve">S. 200(5) inserted by No. </w:t>
      </w:r>
      <w:r w:rsidR="00CF4372">
        <w:t>14/2005</w:t>
      </w:r>
      <w:r>
        <w:t xml:space="preserve"> s. 23(3)</w:t>
      </w:r>
      <w:r w:rsidR="00564C43">
        <w:t>, amended by No. 74/2007 s. 44</w:t>
      </w:r>
      <w:r w:rsidR="00C12A20">
        <w:t>(4)</w:t>
      </w:r>
      <w:r>
        <w:t>.</w:t>
      </w:r>
    </w:p>
    <w:p w14:paraId="4C3B0B57" w14:textId="77777777" w:rsidR="00870227" w:rsidRDefault="00870227" w:rsidP="00870227">
      <w:pPr>
        <w:pStyle w:val="DraftHeading2"/>
        <w:tabs>
          <w:tab w:val="right" w:pos="1247"/>
        </w:tabs>
        <w:ind w:left="1361" w:hanging="1361"/>
      </w:pPr>
      <w:r>
        <w:tab/>
      </w:r>
      <w:r w:rsidRPr="00870227">
        <w:t>(5)</w:t>
      </w:r>
      <w:r>
        <w:tab/>
        <w:t xml:space="preserve">A </w:t>
      </w:r>
      <w:r w:rsidR="00C12A20">
        <w:t>request for payment</w:t>
      </w:r>
      <w:r w:rsidR="001F7E32">
        <w:t xml:space="preserve"> </w:t>
      </w:r>
      <w:r>
        <w:t>must not be made of a person under this section in relation to the use of a vehicle in a toll zone before the end of the allowable agreement period after that use.</w:t>
      </w:r>
    </w:p>
    <w:p w14:paraId="102EF195" w14:textId="77777777" w:rsidR="00C12A20" w:rsidRPr="00C12A20" w:rsidRDefault="00C12A20" w:rsidP="00C12A20">
      <w:pPr>
        <w:numPr>
          <w:ins w:id="270" w:author="Stephen Chen" w:date="2008-04-03T15:42:00Z"/>
        </w:numPr>
      </w:pPr>
    </w:p>
    <w:p w14:paraId="73F6A6F6" w14:textId="77777777" w:rsidR="00870227" w:rsidRDefault="00870227" w:rsidP="00905A63">
      <w:pPr>
        <w:pStyle w:val="SideNote"/>
        <w:framePr w:wrap="around"/>
      </w:pPr>
      <w:r>
        <w:t xml:space="preserve">S. 200(6) inserted by No. </w:t>
      </w:r>
      <w:r w:rsidR="00CF4372">
        <w:t>14/2005</w:t>
      </w:r>
      <w:r>
        <w:t xml:space="preserve"> s. 23(3)</w:t>
      </w:r>
      <w:r w:rsidR="00564C43">
        <w:t xml:space="preserve">, </w:t>
      </w:r>
      <w:r w:rsidR="001F7E32">
        <w:t>amended by No. 74/2007 s. 44(5)</w:t>
      </w:r>
      <w:r>
        <w:t>.</w:t>
      </w:r>
    </w:p>
    <w:p w14:paraId="5870104B" w14:textId="77777777" w:rsidR="00870227" w:rsidRDefault="00870227" w:rsidP="007C7EA2">
      <w:pPr>
        <w:pStyle w:val="DraftHeading2"/>
        <w:tabs>
          <w:tab w:val="right" w:pos="1247"/>
        </w:tabs>
        <w:ind w:left="1361" w:hanging="1361"/>
      </w:pPr>
      <w:r>
        <w:tab/>
      </w:r>
      <w:r w:rsidRPr="00870227">
        <w:t>(6)</w:t>
      </w:r>
      <w:r>
        <w:tab/>
        <w:t xml:space="preserve">In this section </w:t>
      </w:r>
      <w:r w:rsidRPr="007C7EA2">
        <w:rPr>
          <w:b/>
          <w:bCs/>
          <w:i/>
          <w:iCs/>
        </w:rPr>
        <w:t>allowable agreement period</w:t>
      </w:r>
      <w:r>
        <w:t xml:space="preserve"> means</w:t>
      </w:r>
      <w:r w:rsidR="0096124C">
        <w:t xml:space="preserve"> 3 days, beginning on the day after the day on which the vehicle was used in a toll zone</w:t>
      </w:r>
      <w:r>
        <w:t>, or if a longer period is prescribed for the purposes of section 198, that longer period.</w:t>
      </w:r>
    </w:p>
    <w:p w14:paraId="5E2E00DC" w14:textId="77777777" w:rsidR="00A75C33" w:rsidRDefault="00A75C33" w:rsidP="00905A63">
      <w:pPr>
        <w:pStyle w:val="SideNote"/>
        <w:framePr w:wrap="around"/>
      </w:pPr>
      <w:r>
        <w:lastRenderedPageBreak/>
        <w:t>S. 201 amended by No. 74/2007 s. 45</w:t>
      </w:r>
      <w:r w:rsidR="002D26F0">
        <w:t>(a)</w:t>
      </w:r>
      <w:r>
        <w:t>.</w:t>
      </w:r>
    </w:p>
    <w:p w14:paraId="25E3DC2E" w14:textId="77777777" w:rsidR="009C1390" w:rsidRDefault="009C1390" w:rsidP="009E119B">
      <w:pPr>
        <w:pStyle w:val="DraftHeading1"/>
        <w:tabs>
          <w:tab w:val="right" w:pos="680"/>
        </w:tabs>
        <w:ind w:left="850" w:hanging="850"/>
      </w:pPr>
      <w:r>
        <w:tab/>
      </w:r>
      <w:bookmarkStart w:id="271" w:name="_Toc226010250"/>
      <w:r>
        <w:t>201</w:t>
      </w:r>
      <w:r w:rsidR="009E119B">
        <w:tab/>
      </w:r>
      <w:r>
        <w:t>Payment of toll</w:t>
      </w:r>
      <w:bookmarkEnd w:id="271"/>
    </w:p>
    <w:p w14:paraId="31828589" w14:textId="77777777" w:rsidR="009C1390" w:rsidRDefault="009C1390">
      <w:pPr>
        <w:pStyle w:val="BodySectionSub"/>
        <w:rPr>
          <w:lang w:val="en-US"/>
        </w:rPr>
      </w:pPr>
      <w:r>
        <w:rPr>
          <w:lang w:val="en-US"/>
        </w:rPr>
        <w:t xml:space="preserve">If an amount is paid to the Freeway Corporation on a </w:t>
      </w:r>
      <w:r w:rsidR="00A75C33">
        <w:rPr>
          <w:lang w:val="en-US"/>
        </w:rPr>
        <w:t>request for payment</w:t>
      </w:r>
      <w:r>
        <w:rPr>
          <w:lang w:val="en-US"/>
        </w:rPr>
        <w:t xml:space="preserve"> made of a person under section 200—</w:t>
      </w:r>
    </w:p>
    <w:p w14:paraId="7749B4C7" w14:textId="77777777" w:rsidR="002D26F0" w:rsidRDefault="002D26F0" w:rsidP="00905A63">
      <w:pPr>
        <w:pStyle w:val="SideNote"/>
        <w:framePr w:wrap="around"/>
      </w:pPr>
      <w:r>
        <w:t>S. 201(a) amended by No. 74/2007 s. 45(a).</w:t>
      </w:r>
    </w:p>
    <w:p w14:paraId="61A93897" w14:textId="77777777" w:rsidR="009C1390" w:rsidRDefault="009C1390">
      <w:pPr>
        <w:pStyle w:val="DraftHeading3"/>
        <w:tabs>
          <w:tab w:val="right" w:pos="1757"/>
        </w:tabs>
        <w:ind w:left="1871" w:hanging="1871"/>
        <w:rPr>
          <w:lang w:val="en-US"/>
        </w:rPr>
      </w:pPr>
      <w:r>
        <w:rPr>
          <w:lang w:val="en-US"/>
        </w:rPr>
        <w:tab/>
        <w:t>(a)</w:t>
      </w:r>
      <w:r>
        <w:rPr>
          <w:lang w:val="en-US"/>
        </w:rPr>
        <w:tab/>
        <w:t xml:space="preserve">the Freeway Corporation must apply that amount to the trips identified in the </w:t>
      </w:r>
      <w:r w:rsidR="00A75C33">
        <w:rPr>
          <w:lang w:val="en-US"/>
        </w:rPr>
        <w:t>request for payment</w:t>
      </w:r>
      <w:r>
        <w:rPr>
          <w:lang w:val="en-US"/>
        </w:rPr>
        <w:t xml:space="preserve"> that are specified by the person making the payment; or</w:t>
      </w:r>
    </w:p>
    <w:p w14:paraId="33ECF443" w14:textId="77777777" w:rsidR="002D26F0" w:rsidRDefault="002D26F0" w:rsidP="00905A63">
      <w:pPr>
        <w:pStyle w:val="SideNote"/>
        <w:framePr w:wrap="around"/>
      </w:pPr>
      <w:r>
        <w:t>S. 201(b) amended by No. 74/2007 s. 45.</w:t>
      </w:r>
    </w:p>
    <w:p w14:paraId="24638E66" w14:textId="77777777" w:rsidR="009C1390" w:rsidRDefault="009C1390">
      <w:pPr>
        <w:pStyle w:val="DraftHeading3"/>
        <w:tabs>
          <w:tab w:val="right" w:pos="1757"/>
        </w:tabs>
        <w:ind w:left="1871" w:hanging="1871"/>
        <w:rPr>
          <w:lang w:val="en-US"/>
        </w:rPr>
      </w:pPr>
      <w:r>
        <w:rPr>
          <w:lang w:val="en-US"/>
        </w:rPr>
        <w:tab/>
        <w:t>(b)</w:t>
      </w:r>
      <w:r>
        <w:rPr>
          <w:lang w:val="en-US"/>
        </w:rPr>
        <w:tab/>
        <w:t xml:space="preserve">if the person does not specify the trips to which the amount is to be applied, the Freeway Corporation must apply that amount first to pay the earliest unpaid </w:t>
      </w:r>
      <w:r w:rsidR="00A75C33">
        <w:rPr>
          <w:lang w:val="en-US"/>
        </w:rPr>
        <w:t>request for payment</w:t>
      </w:r>
      <w:r>
        <w:rPr>
          <w:lang w:val="en-US"/>
        </w:rPr>
        <w:t xml:space="preserve"> made of that person under that section and then to pay any later unpaid </w:t>
      </w:r>
      <w:r w:rsidR="00A75C33">
        <w:rPr>
          <w:lang w:val="en-US"/>
        </w:rPr>
        <w:t>request</w:t>
      </w:r>
      <w:r w:rsidR="002D26F0">
        <w:rPr>
          <w:lang w:val="en-US"/>
        </w:rPr>
        <w:t>s</w:t>
      </w:r>
      <w:r w:rsidR="00A75C33">
        <w:rPr>
          <w:lang w:val="en-US"/>
        </w:rPr>
        <w:t xml:space="preserve"> for payment</w:t>
      </w:r>
      <w:r>
        <w:rPr>
          <w:lang w:val="en-US"/>
        </w:rPr>
        <w:t xml:space="preserve"> made of that person in the order in which the </w:t>
      </w:r>
      <w:r w:rsidR="00A75C33">
        <w:rPr>
          <w:lang w:val="en-US"/>
        </w:rPr>
        <w:t>request</w:t>
      </w:r>
      <w:r w:rsidR="002D26F0">
        <w:rPr>
          <w:lang w:val="en-US"/>
        </w:rPr>
        <w:t>s</w:t>
      </w:r>
      <w:r w:rsidR="00A75C33">
        <w:rPr>
          <w:lang w:val="en-US"/>
        </w:rPr>
        <w:t xml:space="preserve"> for payment</w:t>
      </w:r>
      <w:r>
        <w:rPr>
          <w:lang w:val="en-US"/>
        </w:rPr>
        <w:t xml:space="preserve"> were made.</w:t>
      </w:r>
    </w:p>
    <w:p w14:paraId="1A5AB3A7" w14:textId="77777777" w:rsidR="009C1390" w:rsidRDefault="009C1390" w:rsidP="009E119B">
      <w:pPr>
        <w:pStyle w:val="DraftHeading1"/>
        <w:tabs>
          <w:tab w:val="right" w:pos="680"/>
        </w:tabs>
        <w:ind w:left="850" w:hanging="850"/>
      </w:pPr>
      <w:r>
        <w:tab/>
      </w:r>
      <w:bookmarkStart w:id="272" w:name="_Toc226010251"/>
      <w:r>
        <w:t>202</w:t>
      </w:r>
      <w:r w:rsidR="009E119B">
        <w:tab/>
      </w:r>
      <w:r>
        <w:t>Declared freeway use agreements</w:t>
      </w:r>
      <w:bookmarkEnd w:id="272"/>
    </w:p>
    <w:p w14:paraId="24AAC3EB" w14:textId="77777777" w:rsidR="009C1390" w:rsidRDefault="009C1390">
      <w:pPr>
        <w:pStyle w:val="BodySectionSub"/>
        <w:rPr>
          <w:lang w:val="en-US"/>
        </w:rPr>
      </w:pPr>
      <w:r>
        <w:rPr>
          <w:lang w:val="en-US"/>
        </w:rPr>
        <w:t>The Governor in Council may, by Order published in the Government Gazette, declare a class of agreements to be declared freeway use agreements for the purposes of this Part.</w:t>
      </w:r>
    </w:p>
    <w:p w14:paraId="462AD554" w14:textId="77777777" w:rsidR="009C1390" w:rsidRDefault="009C1390" w:rsidP="009E119B">
      <w:pPr>
        <w:pStyle w:val="DraftHeading1"/>
        <w:tabs>
          <w:tab w:val="right" w:pos="680"/>
        </w:tabs>
        <w:ind w:left="850" w:hanging="850"/>
      </w:pPr>
      <w:r>
        <w:tab/>
      </w:r>
      <w:bookmarkStart w:id="273" w:name="_Toc226010252"/>
      <w:r>
        <w:t>203</w:t>
      </w:r>
      <w:r w:rsidR="009E119B">
        <w:tab/>
      </w:r>
      <w:r>
        <w:t>Prescribed tolling system not surveillance device</w:t>
      </w:r>
      <w:bookmarkEnd w:id="273"/>
    </w:p>
    <w:p w14:paraId="7446D1E0" w14:textId="77777777" w:rsidR="009C1390" w:rsidRDefault="009C1390">
      <w:pPr>
        <w:pStyle w:val="DraftHeading2"/>
        <w:tabs>
          <w:tab w:val="right" w:pos="1247"/>
        </w:tabs>
        <w:ind w:left="1361" w:hanging="1361"/>
        <w:rPr>
          <w:lang w:val="en-US"/>
        </w:rPr>
      </w:pPr>
      <w:r>
        <w:rPr>
          <w:lang w:val="en-US"/>
        </w:rPr>
        <w:tab/>
        <w:t>(1)</w:t>
      </w:r>
      <w:r>
        <w:rPr>
          <w:lang w:val="en-US"/>
        </w:rPr>
        <w:tab/>
        <w:t xml:space="preserve">A tolling system that is prescribed as a prescribed tolling system for the purposes of this Part is not a surveillance device within the meaning of the </w:t>
      </w:r>
      <w:r>
        <w:rPr>
          <w:b/>
          <w:bCs/>
          <w:lang w:val="en-US"/>
        </w:rPr>
        <w:t>Surveillance Devices Act 1999</w:t>
      </w:r>
      <w:r>
        <w:rPr>
          <w:lang w:val="en-US"/>
        </w:rPr>
        <w:t xml:space="preserve"> when installed, used or maintained for the purpose of collecting information for the purpose of tolling or road management or traffic management.</w:t>
      </w:r>
    </w:p>
    <w:p w14:paraId="5BEE80D3" w14:textId="77777777" w:rsidR="009C1390" w:rsidRDefault="009C1390">
      <w:pPr>
        <w:pStyle w:val="DraftHeading2"/>
        <w:tabs>
          <w:tab w:val="right" w:pos="1247"/>
        </w:tabs>
        <w:ind w:left="1361" w:hanging="1361"/>
        <w:rPr>
          <w:lang w:val="en-US"/>
        </w:rPr>
      </w:pPr>
      <w:r>
        <w:rPr>
          <w:lang w:val="en-US"/>
        </w:rPr>
        <w:tab/>
        <w:t>(2)</w:t>
      </w:r>
      <w:r>
        <w:rPr>
          <w:lang w:val="en-US"/>
        </w:rPr>
        <w:tab/>
        <w:t xml:space="preserve">If information is collected by means of a prescribed tolling system for a purpose set out in </w:t>
      </w:r>
      <w:r w:rsidR="00334E3E">
        <w:rPr>
          <w:lang w:val="en-US"/>
        </w:rPr>
        <w:t>subsection</w:t>
      </w:r>
      <w:r>
        <w:rPr>
          <w:lang w:val="en-US"/>
        </w:rPr>
        <w:t xml:space="preserve"> (1)—</w:t>
      </w:r>
    </w:p>
    <w:p w14:paraId="67D101A1" w14:textId="77777777" w:rsidR="00530F96" w:rsidRPr="00530F96" w:rsidRDefault="00530F96" w:rsidP="00530F96">
      <w:pPr>
        <w:rPr>
          <w:lang w:val="en-US"/>
        </w:rPr>
      </w:pPr>
    </w:p>
    <w:p w14:paraId="58387BAB" w14:textId="77777777" w:rsidR="009C1390" w:rsidRDefault="009C1390">
      <w:pPr>
        <w:pStyle w:val="DraftHeading3"/>
        <w:tabs>
          <w:tab w:val="right" w:pos="1757"/>
        </w:tabs>
        <w:ind w:left="1871" w:hanging="1871"/>
        <w:rPr>
          <w:lang w:val="en-US"/>
        </w:rPr>
      </w:pPr>
      <w:r>
        <w:rPr>
          <w:lang w:val="en-US"/>
        </w:rPr>
        <w:lastRenderedPageBreak/>
        <w:tab/>
        <w:t>(a)</w:t>
      </w:r>
      <w:r>
        <w:rPr>
          <w:lang w:val="en-US"/>
        </w:rPr>
        <w:tab/>
        <w:t>that information may be provided to the State, a public authority or a Council in compliance with a requirement under any enactment or the Agreement; and</w:t>
      </w:r>
    </w:p>
    <w:p w14:paraId="09ED2478" w14:textId="77777777" w:rsidR="009C1390" w:rsidRDefault="009C1390">
      <w:pPr>
        <w:pStyle w:val="DraftHeading3"/>
        <w:tabs>
          <w:tab w:val="right" w:pos="1757"/>
        </w:tabs>
        <w:ind w:left="1871" w:hanging="1871"/>
        <w:rPr>
          <w:lang w:val="en-US"/>
        </w:rPr>
      </w:pPr>
      <w:r>
        <w:rPr>
          <w:lang w:val="en-US"/>
        </w:rPr>
        <w:tab/>
        <w:t>(b)</w:t>
      </w:r>
      <w:r>
        <w:rPr>
          <w:lang w:val="en-US"/>
        </w:rPr>
        <w:tab/>
        <w:t>that information or access to that information may be provided to any person who is authorised by law or under the Agreement to have access to or to request the provision of that information; and</w:t>
      </w:r>
    </w:p>
    <w:p w14:paraId="699CBECC" w14:textId="77777777" w:rsidR="009C1390" w:rsidRDefault="009C1390">
      <w:pPr>
        <w:pStyle w:val="DraftHeading3"/>
        <w:tabs>
          <w:tab w:val="right" w:pos="1757"/>
        </w:tabs>
        <w:ind w:left="1871" w:hanging="1871"/>
        <w:rPr>
          <w:lang w:val="en-US"/>
        </w:rPr>
      </w:pPr>
      <w:r>
        <w:rPr>
          <w:lang w:val="en-US"/>
        </w:rPr>
        <w:tab/>
        <w:t>(c)</w:t>
      </w:r>
      <w:r>
        <w:rPr>
          <w:lang w:val="en-US"/>
        </w:rPr>
        <w:tab/>
        <w:t>that information may be used for any other purpose if it does not identify and could not lead to the identification of any person.</w:t>
      </w:r>
    </w:p>
    <w:p w14:paraId="3D508295" w14:textId="77777777" w:rsidR="00F34900" w:rsidRPr="00786FCA" w:rsidRDefault="00F34900" w:rsidP="00905A63">
      <w:pPr>
        <w:pStyle w:val="SideNote"/>
        <w:framePr w:wrap="around"/>
        <w:spacing w:before="240"/>
      </w:pPr>
      <w:r>
        <w:t>S. 203A inserted by No. 8/2019 s. 96.</w:t>
      </w:r>
    </w:p>
    <w:p w14:paraId="54AE6C3D" w14:textId="77777777" w:rsidR="00F34900" w:rsidRPr="00D1685D" w:rsidRDefault="00530F96" w:rsidP="00530F96">
      <w:pPr>
        <w:pStyle w:val="DraftHeading1"/>
        <w:tabs>
          <w:tab w:val="right" w:pos="680"/>
        </w:tabs>
        <w:ind w:left="850" w:hanging="850"/>
      </w:pPr>
      <w:r>
        <w:tab/>
      </w:r>
      <w:bookmarkStart w:id="274" w:name="_Toc226010253"/>
      <w:r w:rsidR="00F34900" w:rsidRPr="00530F96">
        <w:t>203A</w:t>
      </w:r>
      <w:r w:rsidR="00F34900" w:rsidRPr="00D1685D">
        <w:tab/>
        <w:t>Minimum debt recovery requirements</w:t>
      </w:r>
      <w:bookmarkEnd w:id="274"/>
    </w:p>
    <w:p w14:paraId="427B3F65" w14:textId="77777777" w:rsidR="00F34900" w:rsidRPr="00D1685D" w:rsidRDefault="00F34900" w:rsidP="00F12ACF">
      <w:pPr>
        <w:pStyle w:val="DraftHeading2"/>
        <w:tabs>
          <w:tab w:val="right" w:pos="1247"/>
        </w:tabs>
        <w:ind w:left="1361" w:hanging="1361"/>
      </w:pPr>
      <w:r>
        <w:tab/>
      </w:r>
      <w:r w:rsidRPr="00B50E88">
        <w:t>(1)</w:t>
      </w:r>
      <w:r w:rsidRPr="00D1685D">
        <w:tab/>
        <w:t>The Minister may specify the requirements to be met by the Freeway Corporation when taking action to recover a toll or a toll administration fee from a responsible person.</w:t>
      </w:r>
    </w:p>
    <w:p w14:paraId="0D3BDA5D" w14:textId="77777777" w:rsidR="00F34900" w:rsidRPr="00B50E88" w:rsidRDefault="00F34900" w:rsidP="00F12ACF">
      <w:pPr>
        <w:pStyle w:val="DraftHeading2"/>
        <w:tabs>
          <w:tab w:val="right" w:pos="1247"/>
        </w:tabs>
        <w:ind w:left="1361" w:hanging="1361"/>
        <w:rPr>
          <w:lang w:val="en-US"/>
        </w:rPr>
      </w:pPr>
      <w:r>
        <w:tab/>
      </w:r>
      <w:r w:rsidRPr="00B50E88">
        <w:t>(2)</w:t>
      </w:r>
      <w:r w:rsidRPr="00D1685D">
        <w:tab/>
        <w:t>The specified requirements must be published in the Government Gazette.</w:t>
      </w:r>
    </w:p>
    <w:p w14:paraId="4C34DF00" w14:textId="77777777" w:rsidR="001462D7" w:rsidRPr="00786FCA" w:rsidRDefault="00E949D1" w:rsidP="00905A63">
      <w:pPr>
        <w:pStyle w:val="SideNote"/>
        <w:framePr w:wrap="around"/>
        <w:spacing w:before="240"/>
      </w:pPr>
      <w:r>
        <w:t>Pt 9 Div. 3</w:t>
      </w:r>
      <w:r w:rsidR="001462D7">
        <w:t xml:space="preserve"> (Heading) amended by No. 74/2007 s. </w:t>
      </w:r>
      <w:r>
        <w:t>46</w:t>
      </w:r>
      <w:r w:rsidR="001462D7">
        <w:t>.</w:t>
      </w:r>
    </w:p>
    <w:p w14:paraId="235BEC34" w14:textId="77777777" w:rsidR="009C1390" w:rsidRPr="00D10CC8" w:rsidRDefault="009C1390" w:rsidP="00D10CC8">
      <w:pPr>
        <w:pStyle w:val="Heading-DIVISION"/>
        <w:rPr>
          <w:sz w:val="28"/>
        </w:rPr>
      </w:pPr>
      <w:bookmarkStart w:id="275" w:name="_Toc226010254"/>
      <w:r w:rsidRPr="00D10CC8">
        <w:rPr>
          <w:sz w:val="28"/>
        </w:rPr>
        <w:t>Division 3—Tolling</w:t>
      </w:r>
      <w:r w:rsidR="00CF7B6F" w:rsidRPr="00D10CC8">
        <w:rPr>
          <w:sz w:val="28"/>
        </w:rPr>
        <w:t xml:space="preserve"> off</w:t>
      </w:r>
      <w:r w:rsidRPr="00D10CC8">
        <w:rPr>
          <w:sz w:val="28"/>
        </w:rPr>
        <w:t>ences</w:t>
      </w:r>
      <w:r w:rsidR="00FA3271">
        <w:rPr>
          <w:sz w:val="28"/>
        </w:rPr>
        <w:t xml:space="preserve"> and registration of </w:t>
      </w:r>
      <w:r w:rsidR="001462D7" w:rsidRPr="00D10CC8">
        <w:rPr>
          <w:sz w:val="28"/>
        </w:rPr>
        <w:t>vehicles</w:t>
      </w:r>
      <w:bookmarkEnd w:id="275"/>
    </w:p>
    <w:p w14:paraId="18813B45" w14:textId="77777777" w:rsidR="001940D7" w:rsidRDefault="001940D7" w:rsidP="001940D7"/>
    <w:p w14:paraId="30CB7845" w14:textId="77777777" w:rsidR="00C200A9" w:rsidRDefault="00F07F10" w:rsidP="00905A63">
      <w:pPr>
        <w:pStyle w:val="SideNote"/>
        <w:framePr w:wrap="around"/>
      </w:pPr>
      <w:r>
        <w:t>S. 204 amended by No</w:t>
      </w:r>
      <w:r w:rsidR="00FE1102">
        <w:t>s</w:t>
      </w:r>
      <w:r>
        <w:t xml:space="preserve"> </w:t>
      </w:r>
      <w:r w:rsidR="002D26F0">
        <w:t xml:space="preserve">14/2005 s. 24, </w:t>
      </w:r>
      <w:r w:rsidR="00472BA1">
        <w:t>95/2005</w:t>
      </w:r>
      <w:r>
        <w:t xml:space="preserve"> s. 4(4)</w:t>
      </w:r>
      <w:r w:rsidR="00FE1102">
        <w:t>(b)</w:t>
      </w:r>
      <w:r>
        <w:t>(c)</w:t>
      </w:r>
      <w:r w:rsidR="00C200A9">
        <w:t>, substitu</w:t>
      </w:r>
      <w:r w:rsidR="00FE1102">
        <w:t>t</w:t>
      </w:r>
      <w:r w:rsidR="00C200A9">
        <w:t>ed</w:t>
      </w:r>
      <w:r w:rsidR="00FE1102">
        <w:t> </w:t>
      </w:r>
      <w:r w:rsidR="00C200A9">
        <w:t>by No. 74/2007</w:t>
      </w:r>
    </w:p>
    <w:p w14:paraId="08D1BD5F" w14:textId="77777777" w:rsidR="00F07F10" w:rsidRPr="00786FCA" w:rsidRDefault="00C200A9" w:rsidP="00905A63">
      <w:pPr>
        <w:pStyle w:val="SideNote"/>
        <w:framePr w:wrap="around"/>
        <w:spacing w:before="0"/>
      </w:pPr>
      <w:r>
        <w:t>s. 47</w:t>
      </w:r>
      <w:r w:rsidR="00F07F10">
        <w:t>.</w:t>
      </w:r>
    </w:p>
    <w:p w14:paraId="715A91DE" w14:textId="77777777" w:rsidR="00C13D20" w:rsidRDefault="004976C0" w:rsidP="004976C0">
      <w:pPr>
        <w:pStyle w:val="DraftHeading1"/>
        <w:tabs>
          <w:tab w:val="right" w:pos="680"/>
        </w:tabs>
        <w:ind w:left="850" w:hanging="850"/>
      </w:pPr>
      <w:r>
        <w:tab/>
      </w:r>
      <w:bookmarkStart w:id="276" w:name="_Toc226010255"/>
      <w:r w:rsidRPr="004976C0">
        <w:t>204</w:t>
      </w:r>
      <w:r>
        <w:tab/>
        <w:t>Offence to drive unregistered vehicle in toll zone</w:t>
      </w:r>
      <w:bookmarkEnd w:id="276"/>
    </w:p>
    <w:p w14:paraId="3A9ADFDE" w14:textId="77777777" w:rsidR="004976C0" w:rsidRDefault="004976C0" w:rsidP="004976C0">
      <w:pPr>
        <w:pStyle w:val="DraftHeading2"/>
        <w:tabs>
          <w:tab w:val="right" w:pos="1247"/>
        </w:tabs>
        <w:ind w:left="1361" w:hanging="1361"/>
      </w:pPr>
      <w:r>
        <w:tab/>
      </w:r>
      <w:r w:rsidRPr="004976C0">
        <w:t>(1)</w:t>
      </w:r>
      <w:r>
        <w:tab/>
        <w:t>A person must not drive a vehicle in a toll zone unless the vehicle is registered under this Part in respect of that toll zone by the Freeway Corporation.</w:t>
      </w:r>
    </w:p>
    <w:p w14:paraId="628B28FA" w14:textId="77777777" w:rsidR="004976C0" w:rsidRDefault="004976C0" w:rsidP="004976C0">
      <w:pPr>
        <w:pStyle w:val="DraftPenalty2"/>
        <w:numPr>
          <w:ilvl w:val="0"/>
          <w:numId w:val="29"/>
        </w:numPr>
      </w:pPr>
      <w:r>
        <w:t>10 penalty units.</w:t>
      </w:r>
    </w:p>
    <w:p w14:paraId="0FAFFD27" w14:textId="77777777" w:rsidR="004976C0" w:rsidRDefault="004976C0" w:rsidP="004976C0">
      <w:pPr>
        <w:pStyle w:val="DraftHeading2"/>
        <w:tabs>
          <w:tab w:val="right" w:pos="1247"/>
        </w:tabs>
        <w:ind w:left="1361" w:hanging="1361"/>
      </w:pPr>
      <w:r>
        <w:tab/>
      </w:r>
      <w:r w:rsidRPr="004976C0">
        <w:t>(2)</w:t>
      </w:r>
      <w:r>
        <w:tab/>
        <w:t>If during the course of a trip a person commits an offence against subsection (1), the person is guilty of only one offence against that subsection, regardless of how many toll zones the person drives in during the course of that trip.</w:t>
      </w:r>
    </w:p>
    <w:p w14:paraId="6D8F7E15" w14:textId="77777777" w:rsidR="004976C0" w:rsidRDefault="004976C0" w:rsidP="004976C0">
      <w:pPr>
        <w:pStyle w:val="DraftHeading2"/>
        <w:tabs>
          <w:tab w:val="right" w:pos="1247"/>
        </w:tabs>
        <w:ind w:left="1361" w:hanging="1361"/>
      </w:pPr>
      <w:r>
        <w:lastRenderedPageBreak/>
        <w:tab/>
      </w:r>
      <w:r w:rsidRPr="004976C0">
        <w:t>(3)</w:t>
      </w:r>
      <w:r>
        <w:tab/>
        <w:t>If a person drives a vehicle in a toll zone and the trip commences before midnight on a particular day and ends on the succeeding day—</w:t>
      </w:r>
    </w:p>
    <w:p w14:paraId="34E4DF52" w14:textId="77777777" w:rsidR="004976C0" w:rsidRDefault="004976C0" w:rsidP="004976C0">
      <w:pPr>
        <w:pStyle w:val="DraftHeading3"/>
        <w:tabs>
          <w:tab w:val="right" w:pos="1757"/>
        </w:tabs>
        <w:ind w:left="1871" w:hanging="1871"/>
      </w:pPr>
      <w:r>
        <w:tab/>
      </w:r>
      <w:r w:rsidRPr="004976C0">
        <w:t>(a)</w:t>
      </w:r>
      <w:r>
        <w:tab/>
        <w:t>a person is guilty of only one offence under subsection (1) in relation to that trip; and</w:t>
      </w:r>
    </w:p>
    <w:p w14:paraId="4B5811A6" w14:textId="77777777" w:rsidR="004976C0" w:rsidRDefault="004976C0" w:rsidP="004976C0">
      <w:pPr>
        <w:pStyle w:val="DraftHeading3"/>
        <w:tabs>
          <w:tab w:val="right" w:pos="1757"/>
        </w:tabs>
        <w:ind w:left="1871" w:hanging="1871"/>
      </w:pPr>
      <w:r>
        <w:tab/>
      </w:r>
      <w:r w:rsidRPr="004976C0">
        <w:t>(b)</w:t>
      </w:r>
      <w:r>
        <w:tab/>
        <w:t>the offence is to be taken to have occurred on the day on which the trip commenced.</w:t>
      </w:r>
    </w:p>
    <w:p w14:paraId="0CA9E460" w14:textId="77777777" w:rsidR="004976C0" w:rsidRDefault="004976C0" w:rsidP="004976C0">
      <w:pPr>
        <w:pStyle w:val="DraftHeading2"/>
        <w:tabs>
          <w:tab w:val="right" w:pos="1247"/>
        </w:tabs>
        <w:ind w:left="1361" w:hanging="1361"/>
      </w:pPr>
      <w:r>
        <w:tab/>
      </w:r>
      <w:r w:rsidRPr="004976C0">
        <w:t>(4)</w:t>
      </w:r>
      <w:r>
        <w:tab/>
        <w:t>In a proceeding for an offence against subsection</w:t>
      </w:r>
      <w:r w:rsidR="00455738">
        <w:t xml:space="preserve"> </w:t>
      </w:r>
      <w:r>
        <w:t>(1), it is a defence to the charge for the driver to prove that he or she believed on reasonable grounds, at the time the offence is alleged to have been committed, that the vehicle—</w:t>
      </w:r>
    </w:p>
    <w:p w14:paraId="6CAAECE5" w14:textId="77777777" w:rsidR="004976C0" w:rsidRDefault="004976C0" w:rsidP="004976C0">
      <w:pPr>
        <w:pStyle w:val="DraftHeading3"/>
        <w:tabs>
          <w:tab w:val="right" w:pos="1757"/>
        </w:tabs>
        <w:ind w:left="1871" w:hanging="1871"/>
      </w:pPr>
      <w:r>
        <w:tab/>
      </w:r>
      <w:r w:rsidRPr="004976C0">
        <w:t>(a)</w:t>
      </w:r>
      <w:r>
        <w:tab/>
        <w:t>was registered under this Part in respect of the relevant toll zone by the Freeway Corporation; or</w:t>
      </w:r>
    </w:p>
    <w:p w14:paraId="744F0BF8" w14:textId="77777777" w:rsidR="00DB513F" w:rsidRDefault="00DB513F" w:rsidP="00905A63">
      <w:pPr>
        <w:pStyle w:val="SideNote"/>
        <w:framePr w:wrap="around"/>
      </w:pPr>
      <w:r>
        <w:t>S. 204(4)(b) amended by No. 75/2010 s. 3(1).</w:t>
      </w:r>
    </w:p>
    <w:p w14:paraId="178B0FD3" w14:textId="77777777" w:rsidR="004976C0" w:rsidRDefault="004976C0" w:rsidP="004976C0">
      <w:pPr>
        <w:pStyle w:val="DraftHeading3"/>
        <w:tabs>
          <w:tab w:val="right" w:pos="1757"/>
        </w:tabs>
        <w:ind w:left="1871" w:hanging="1871"/>
      </w:pPr>
      <w:r>
        <w:tab/>
      </w:r>
      <w:r w:rsidRPr="004976C0">
        <w:t>(b)</w:t>
      </w:r>
      <w:r>
        <w:tab/>
        <w:t>was covered by a tollway billing arrangement</w:t>
      </w:r>
      <w:r w:rsidR="00DB513F" w:rsidRPr="00DB513F">
        <w:t xml:space="preserve"> </w:t>
      </w:r>
      <w:r w:rsidR="00DB513F">
        <w:t>that was not suspended at the time the offence is alleged to have been committed</w:t>
      </w:r>
      <w:r>
        <w:t>.</w:t>
      </w:r>
    </w:p>
    <w:p w14:paraId="4CEAC654" w14:textId="77777777" w:rsidR="00DB513F" w:rsidRDefault="00DB513F" w:rsidP="00905A63">
      <w:pPr>
        <w:pStyle w:val="SideNote"/>
        <w:framePr w:wrap="around"/>
      </w:pPr>
      <w:r>
        <w:t>S. 204(4A) inserted by No. 75/2010 s. 3(2).</w:t>
      </w:r>
    </w:p>
    <w:p w14:paraId="65C75297" w14:textId="77777777" w:rsidR="00DB513F" w:rsidRPr="00DB513F" w:rsidRDefault="00DB513F" w:rsidP="00DB513F">
      <w:pPr>
        <w:pStyle w:val="DraftHeading2"/>
        <w:tabs>
          <w:tab w:val="right" w:pos="1247"/>
        </w:tabs>
        <w:ind w:left="1361" w:hanging="1361"/>
      </w:pPr>
      <w:r>
        <w:tab/>
      </w:r>
      <w:r w:rsidRPr="00DB513F">
        <w:t>(4A)</w:t>
      </w:r>
      <w:r w:rsidRPr="0010202D">
        <w:tab/>
      </w:r>
      <w:r>
        <w:t xml:space="preserve">A certificate purporting to be given by the tollway operator certifying that, at the time the offence is alleged to have been committed, the tollway billing arrangement was suspended, </w:t>
      </w:r>
      <w:r w:rsidRPr="008567FC">
        <w:rPr>
          <w:rFonts w:cs="TimesNewRomanPSMT"/>
          <w:szCs w:val="24"/>
          <w:lang w:eastAsia="en-AU"/>
        </w:rPr>
        <w:t>is admissible in evidence in any proceedings and, in the absence of evidence to the contrary, is proof that, at that time, the tollway billing arrangement was suspended.</w:t>
      </w:r>
    </w:p>
    <w:p w14:paraId="2AB84F09" w14:textId="77777777" w:rsidR="004976C0" w:rsidRDefault="004976C0" w:rsidP="004976C0">
      <w:pPr>
        <w:pStyle w:val="DraftHeading2"/>
        <w:tabs>
          <w:tab w:val="right" w:pos="1247"/>
        </w:tabs>
        <w:ind w:left="1361" w:hanging="1361"/>
      </w:pPr>
      <w:r>
        <w:tab/>
      </w:r>
      <w:r w:rsidRPr="004976C0">
        <w:t>(5)</w:t>
      </w:r>
      <w:r>
        <w:tab/>
        <w:t>In a proceeding for an offence against subsection</w:t>
      </w:r>
      <w:r w:rsidR="00455738">
        <w:t xml:space="preserve"> </w:t>
      </w:r>
      <w:r>
        <w:t>(1), it is a defence to the charge for the driver to prove—</w:t>
      </w:r>
    </w:p>
    <w:p w14:paraId="7BBCE07C" w14:textId="77777777" w:rsidR="004976C0" w:rsidRDefault="004976C0" w:rsidP="004976C0">
      <w:pPr>
        <w:pStyle w:val="DraftHeading3"/>
        <w:tabs>
          <w:tab w:val="right" w:pos="1757"/>
        </w:tabs>
        <w:ind w:left="1871" w:hanging="1871"/>
      </w:pPr>
      <w:r>
        <w:tab/>
      </w:r>
      <w:r w:rsidRPr="004976C0">
        <w:t>(a)</w:t>
      </w:r>
      <w:r>
        <w:tab/>
        <w:t>that he or she received, or was issued, an invoice in respect of the trip that is the subject of the charge; and</w:t>
      </w:r>
    </w:p>
    <w:p w14:paraId="17FCFB8C" w14:textId="77777777" w:rsidR="00530F96" w:rsidRPr="00530F96" w:rsidRDefault="00530F96" w:rsidP="00530F96"/>
    <w:p w14:paraId="5F4ADF22" w14:textId="77777777" w:rsidR="004976C0" w:rsidRDefault="004976C0" w:rsidP="004976C0">
      <w:pPr>
        <w:pStyle w:val="DraftHeading3"/>
        <w:tabs>
          <w:tab w:val="right" w:pos="1757"/>
        </w:tabs>
        <w:ind w:left="1871" w:hanging="1871"/>
      </w:pPr>
      <w:r>
        <w:lastRenderedPageBreak/>
        <w:tab/>
      </w:r>
      <w:r w:rsidRPr="004976C0">
        <w:t>(b)</w:t>
      </w:r>
      <w:r>
        <w:tab/>
        <w:t>that the invoice was paid in full (even though it may also have related to trips other than the trip that is the subject of the charge) in any manner, and within the time, permitted by the invoice.</w:t>
      </w:r>
    </w:p>
    <w:p w14:paraId="565EFACF" w14:textId="77777777" w:rsidR="004976C0" w:rsidRDefault="004976C0" w:rsidP="004976C0">
      <w:pPr>
        <w:pStyle w:val="DraftHeading2"/>
        <w:tabs>
          <w:tab w:val="right" w:pos="1247"/>
        </w:tabs>
        <w:ind w:left="1361" w:hanging="1361"/>
      </w:pPr>
      <w:r>
        <w:tab/>
      </w:r>
      <w:r w:rsidRPr="004976C0">
        <w:t>(6)</w:t>
      </w:r>
      <w:r>
        <w:tab/>
        <w:t>In subsection (5),</w:t>
      </w:r>
      <w:r>
        <w:rPr>
          <w:b/>
          <w:i/>
        </w:rPr>
        <w:t xml:space="preserve"> invoice </w:t>
      </w:r>
      <w:r>
        <w:t>means a request for the payment of a toll in respect of a trip and any relevant toll administration fees.</w:t>
      </w:r>
    </w:p>
    <w:p w14:paraId="14C8C0C7" w14:textId="77777777" w:rsidR="00F34900" w:rsidRDefault="00F34900" w:rsidP="00905A63">
      <w:pPr>
        <w:pStyle w:val="SideNote"/>
        <w:framePr w:wrap="around"/>
      </w:pPr>
      <w:r>
        <w:t xml:space="preserve">S. 204(7) </w:t>
      </w:r>
      <w:r w:rsidR="002415A4">
        <w:t>substitut</w:t>
      </w:r>
      <w:r>
        <w:t>ed by No. 8/2019 s. 97(1)</w:t>
      </w:r>
      <w:r w:rsidR="00675821">
        <w:t>, amended by No. 18/2020 s. 126(1)(a)</w:t>
      </w:r>
      <w:r>
        <w:t>.</w:t>
      </w:r>
    </w:p>
    <w:p w14:paraId="74984325" w14:textId="07C40FDB" w:rsidR="00F34900" w:rsidRDefault="00F34900" w:rsidP="00F12ACF">
      <w:pPr>
        <w:pStyle w:val="DraftHeading3"/>
        <w:tabs>
          <w:tab w:val="right" w:pos="1247"/>
        </w:tabs>
        <w:ind w:left="1361" w:hanging="1361"/>
      </w:pPr>
      <w:r>
        <w:tab/>
      </w:r>
      <w:r w:rsidRPr="00B50E88">
        <w:t>(7)</w:t>
      </w:r>
      <w:r w:rsidRPr="00D1685D">
        <w:tab/>
        <w:t>Despite anything to the contrary in this Act or any other Act (other than the Charter of Human Rights and Responsibilities)—</w:t>
      </w:r>
    </w:p>
    <w:p w14:paraId="07A10693" w14:textId="5BD826D8" w:rsidR="00F2373C" w:rsidRDefault="00F2373C" w:rsidP="00F2373C"/>
    <w:p w14:paraId="0E571B5E" w14:textId="77777777" w:rsidR="0099236B" w:rsidRPr="00F2373C" w:rsidRDefault="0099236B" w:rsidP="00F2373C"/>
    <w:p w14:paraId="1054CCC5" w14:textId="77777777" w:rsidR="00675821" w:rsidRDefault="00675821" w:rsidP="00905A63">
      <w:pPr>
        <w:pStyle w:val="SideNote"/>
        <w:framePr w:wrap="around"/>
      </w:pPr>
      <w:r>
        <w:t>S. 204(7)(a) amended by No. 18/2020 s. 126(1)(b).</w:t>
      </w:r>
    </w:p>
    <w:p w14:paraId="20404B74" w14:textId="598CE503" w:rsidR="00F34900" w:rsidRDefault="00F34900" w:rsidP="00F12ACF">
      <w:pPr>
        <w:pStyle w:val="DraftHeading3"/>
        <w:tabs>
          <w:tab w:val="right" w:pos="1757"/>
        </w:tabs>
        <w:ind w:left="1871" w:hanging="1871"/>
      </w:pPr>
      <w:r>
        <w:tab/>
      </w:r>
      <w:r w:rsidRPr="00B50E88">
        <w:t>(a)</w:t>
      </w:r>
      <w:r w:rsidRPr="00D1685D">
        <w:tab/>
        <w:t xml:space="preserve">only one criminal proceeding may be commenced in respect of an offence constituted by the driving of any one vehicle in a toll zone </w:t>
      </w:r>
      <w:r w:rsidRPr="00D1685D">
        <w:rPr>
          <w:color w:val="000000"/>
          <w:szCs w:val="24"/>
        </w:rPr>
        <w:t xml:space="preserve">during the course of </w:t>
      </w:r>
      <w:r w:rsidR="00675821" w:rsidRPr="0067694E">
        <w:t>a prescribed period</w:t>
      </w:r>
      <w:r w:rsidRPr="00D1685D">
        <w:t>; and</w:t>
      </w:r>
    </w:p>
    <w:p w14:paraId="5D9B6938" w14:textId="77777777" w:rsidR="00675821" w:rsidRPr="00BE136A" w:rsidRDefault="00675821" w:rsidP="00905A63">
      <w:pPr>
        <w:pStyle w:val="SideNote"/>
        <w:framePr w:wrap="around"/>
      </w:pPr>
      <w:r>
        <w:t>S. 204(7)(b) amended by No. 18/2020 s. 126(1)(b).</w:t>
      </w:r>
    </w:p>
    <w:p w14:paraId="2E207F82" w14:textId="66FD5B7D" w:rsidR="00F34900" w:rsidRPr="00D1685D" w:rsidRDefault="00F34900" w:rsidP="00F12ACF">
      <w:pPr>
        <w:pStyle w:val="DraftHeading3"/>
        <w:tabs>
          <w:tab w:val="right" w:pos="1757"/>
        </w:tabs>
        <w:ind w:left="1871" w:hanging="1871"/>
      </w:pPr>
      <w:r>
        <w:tab/>
      </w:r>
      <w:r w:rsidRPr="00B50E88">
        <w:t>(b)</w:t>
      </w:r>
      <w:r w:rsidRPr="00D1685D">
        <w:tab/>
        <w:t xml:space="preserve">only one infringement notice may be issued in respect of an offence constituted by the driving of any one vehicle in a toll zone </w:t>
      </w:r>
      <w:r w:rsidRPr="00D1685D">
        <w:rPr>
          <w:color w:val="000000"/>
          <w:szCs w:val="24"/>
        </w:rPr>
        <w:t xml:space="preserve">during the course of </w:t>
      </w:r>
      <w:bookmarkStart w:id="277" w:name="_Hlk63057206"/>
      <w:r w:rsidR="00675821" w:rsidRPr="0067694E">
        <w:t>a prescribed period</w:t>
      </w:r>
      <w:bookmarkEnd w:id="277"/>
      <w:r w:rsidRPr="00D1685D">
        <w:t>—</w:t>
      </w:r>
    </w:p>
    <w:p w14:paraId="2FC862DD" w14:textId="77777777" w:rsidR="00F34900" w:rsidRDefault="00F34900" w:rsidP="00F12ACF">
      <w:pPr>
        <w:pStyle w:val="BodySectionSub"/>
      </w:pPr>
      <w:r w:rsidRPr="00D1685D">
        <w:t>regardless of how many toll zones the vehicle is driven in during the course of the period and how many trips the vehicle makes during the course of the period and how many different individuals drive the vehicle during the course of the period.</w:t>
      </w:r>
    </w:p>
    <w:p w14:paraId="35857A73" w14:textId="2A7F24B2" w:rsidR="004976C0" w:rsidRDefault="004976C0" w:rsidP="004976C0">
      <w:pPr>
        <w:pStyle w:val="DraftHeading2"/>
        <w:tabs>
          <w:tab w:val="right" w:pos="1247"/>
        </w:tabs>
        <w:ind w:left="1361" w:hanging="1361"/>
      </w:pPr>
      <w:r>
        <w:tab/>
      </w:r>
      <w:r w:rsidRPr="004976C0">
        <w:t>(8)</w:t>
      </w:r>
      <w:r>
        <w:tab/>
        <w:t>For the purposes of subsection (7), a criminal proceeding commenced against, or an infringement notice served on, a person in respect of an offence against subsection (1) is to be disregarded if the charge or infringement notice is withdrawn.</w:t>
      </w:r>
    </w:p>
    <w:p w14:paraId="6AAF94E2" w14:textId="77777777" w:rsidR="003157B9" w:rsidRPr="003157B9" w:rsidRDefault="003157B9" w:rsidP="003157B9"/>
    <w:p w14:paraId="5CB7502A" w14:textId="77777777" w:rsidR="004976C0" w:rsidRDefault="004976C0" w:rsidP="004976C0">
      <w:pPr>
        <w:pStyle w:val="DraftHeading2"/>
        <w:tabs>
          <w:tab w:val="right" w:pos="1247"/>
        </w:tabs>
        <w:ind w:left="1361" w:hanging="1361"/>
      </w:pPr>
      <w:r>
        <w:lastRenderedPageBreak/>
        <w:tab/>
      </w:r>
      <w:r w:rsidRPr="004976C0">
        <w:t>(9)</w:t>
      </w:r>
      <w:r>
        <w:tab/>
        <w:t>Subsection (1) does not apply in respect of a vehicle if it is exempted, in accordance with the regulations, from the requirement to be registered under this Part.</w:t>
      </w:r>
    </w:p>
    <w:p w14:paraId="7F8B328C" w14:textId="77777777" w:rsidR="004976C0" w:rsidRDefault="004976C0" w:rsidP="004976C0">
      <w:pPr>
        <w:pStyle w:val="DraftHeading2"/>
        <w:tabs>
          <w:tab w:val="right" w:pos="1247"/>
        </w:tabs>
        <w:ind w:left="1361" w:hanging="1361"/>
      </w:pPr>
      <w:r>
        <w:tab/>
      </w:r>
      <w:r w:rsidRPr="004976C0">
        <w:t>(10)</w:t>
      </w:r>
      <w:r>
        <w:tab/>
        <w:t>Subsection (1) does not apply in respect of a vehicle that under the regulations is exempt from the payment of tolls.</w:t>
      </w:r>
    </w:p>
    <w:p w14:paraId="1A1F1627" w14:textId="77777777" w:rsidR="00DB513F" w:rsidRDefault="00DB513F" w:rsidP="00905A63">
      <w:pPr>
        <w:pStyle w:val="SideNote"/>
        <w:framePr w:wrap="around"/>
      </w:pPr>
      <w:r>
        <w:t>S. 204(11) amended by No. </w:t>
      </w:r>
      <w:r w:rsidR="00272C9A">
        <w:t>75/2010 s. 3(3).</w:t>
      </w:r>
    </w:p>
    <w:p w14:paraId="35A1A239" w14:textId="77777777" w:rsidR="00751298" w:rsidRPr="00751298" w:rsidRDefault="004976C0" w:rsidP="00530F96">
      <w:pPr>
        <w:pStyle w:val="DraftHeading2"/>
        <w:tabs>
          <w:tab w:val="right" w:pos="1247"/>
        </w:tabs>
        <w:ind w:left="1361" w:hanging="1361"/>
      </w:pPr>
      <w:r>
        <w:tab/>
      </w:r>
      <w:r w:rsidRPr="004976C0">
        <w:t>(11)</w:t>
      </w:r>
      <w:r>
        <w:tab/>
        <w:t>Subsection (1) does not apply in respect of a vehicle covered by a tollway billing arrangement</w:t>
      </w:r>
      <w:r w:rsidR="00DB513F" w:rsidRPr="00DB513F">
        <w:rPr>
          <w:lang w:eastAsia="en-AU"/>
        </w:rPr>
        <w:t xml:space="preserve"> </w:t>
      </w:r>
      <w:r w:rsidR="00DB513F">
        <w:rPr>
          <w:lang w:eastAsia="en-AU"/>
        </w:rPr>
        <w:t>that was not suspended at the time the offence is alleged to have been committed</w:t>
      </w:r>
      <w:r>
        <w:t>.</w:t>
      </w:r>
    </w:p>
    <w:p w14:paraId="14D92633" w14:textId="77777777" w:rsidR="00B50E88" w:rsidRDefault="00B50E88" w:rsidP="00905A63">
      <w:pPr>
        <w:pStyle w:val="SideNote"/>
        <w:framePr w:wrap="around"/>
      </w:pPr>
      <w:r>
        <w:t>S. 204(12) amended by No. 8/2019 s. 97(2).</w:t>
      </w:r>
    </w:p>
    <w:p w14:paraId="699B1C8F" w14:textId="77777777" w:rsidR="004976C0" w:rsidRDefault="004976C0" w:rsidP="004976C0">
      <w:pPr>
        <w:pStyle w:val="DraftHeading2"/>
        <w:tabs>
          <w:tab w:val="right" w:pos="1247"/>
        </w:tabs>
        <w:ind w:left="1361" w:hanging="1361"/>
      </w:pPr>
      <w:r>
        <w:tab/>
      </w:r>
      <w:r w:rsidRPr="004976C0">
        <w:t>(12)</w:t>
      </w:r>
      <w:r>
        <w:tab/>
        <w:t>On a person being found guilty of an offence under subsection (1), any debt that arose under section 197 as a result of the person driving in the toll zone in the vehicle that was the subject of the offence is extinguished.</w:t>
      </w:r>
    </w:p>
    <w:p w14:paraId="7EA39654" w14:textId="77777777" w:rsidR="00675821" w:rsidRDefault="00675821" w:rsidP="00905A63">
      <w:pPr>
        <w:pStyle w:val="SideNote"/>
        <w:framePr w:wrap="around"/>
      </w:pPr>
      <w:r>
        <w:t>S. 204(13) inserted by No. 18/2020 s. 126(2).</w:t>
      </w:r>
    </w:p>
    <w:p w14:paraId="64CB026F" w14:textId="77777777" w:rsidR="00675821" w:rsidRPr="0067694E" w:rsidRDefault="00675821" w:rsidP="00F2373C">
      <w:pPr>
        <w:pStyle w:val="DraftHeading3"/>
        <w:tabs>
          <w:tab w:val="right" w:pos="1247"/>
        </w:tabs>
        <w:ind w:left="1361" w:hanging="1361"/>
      </w:pPr>
      <w:r>
        <w:tab/>
      </w:r>
      <w:r w:rsidRPr="00675821">
        <w:t>(13)</w:t>
      </w:r>
      <w:r w:rsidRPr="0067694E">
        <w:tab/>
        <w:t>In this section—</w:t>
      </w:r>
    </w:p>
    <w:p w14:paraId="5B294825" w14:textId="77777777" w:rsidR="00675821" w:rsidRPr="0067694E" w:rsidRDefault="00675821" w:rsidP="00F2373C">
      <w:pPr>
        <w:pStyle w:val="DraftDefinition2"/>
      </w:pPr>
      <w:r w:rsidRPr="00F2373C">
        <w:rPr>
          <w:b/>
          <w:i/>
        </w:rPr>
        <w:t>prescribed period</w:t>
      </w:r>
      <w:r w:rsidRPr="0067694E">
        <w:t xml:space="preserve"> means—</w:t>
      </w:r>
    </w:p>
    <w:p w14:paraId="59C19BE4" w14:textId="77777777" w:rsidR="00675821" w:rsidRPr="0067694E" w:rsidRDefault="00675821" w:rsidP="00F2373C">
      <w:pPr>
        <w:pStyle w:val="DraftHeading4"/>
        <w:tabs>
          <w:tab w:val="right" w:pos="2268"/>
        </w:tabs>
        <w:ind w:left="2381" w:hanging="2381"/>
      </w:pPr>
      <w:r>
        <w:tab/>
      </w:r>
      <w:r w:rsidRPr="00675821">
        <w:t>(a)</w:t>
      </w:r>
      <w:r w:rsidRPr="0067694E">
        <w:tab/>
        <w:t>a period prescribed by the regulations for the purposes of subsection (7); or</w:t>
      </w:r>
    </w:p>
    <w:p w14:paraId="73865B9B" w14:textId="77777777" w:rsidR="00675821" w:rsidRPr="00675821" w:rsidRDefault="00675821" w:rsidP="00F2373C">
      <w:pPr>
        <w:pStyle w:val="DraftHeading4"/>
        <w:tabs>
          <w:tab w:val="right" w:pos="2268"/>
        </w:tabs>
        <w:ind w:left="2381" w:hanging="2381"/>
      </w:pPr>
      <w:r>
        <w:tab/>
      </w:r>
      <w:r w:rsidRPr="00675821">
        <w:t>(b)</w:t>
      </w:r>
      <w:r w:rsidRPr="0067694E">
        <w:tab/>
        <w:t>if no period is prescribed under paragraph (a), a period of 7 days.</w:t>
      </w:r>
    </w:p>
    <w:p w14:paraId="04754B17" w14:textId="77777777" w:rsidR="00FE1102" w:rsidRPr="00786FCA" w:rsidRDefault="00FE1102" w:rsidP="00905A63">
      <w:pPr>
        <w:pStyle w:val="SideNote"/>
        <w:framePr w:wrap="around"/>
      </w:pPr>
      <w:r>
        <w:t>S. 205 amended by Nos 95/2005 s. 4(4)(b)(e), 14/2007 s. 15(4), substituted by No. 74/2007 s. 47.</w:t>
      </w:r>
    </w:p>
    <w:p w14:paraId="22CE558C" w14:textId="77777777" w:rsidR="004976C0" w:rsidRDefault="004976C0" w:rsidP="004976C0">
      <w:pPr>
        <w:pStyle w:val="DraftHeading1"/>
        <w:tabs>
          <w:tab w:val="right" w:pos="680"/>
        </w:tabs>
        <w:ind w:left="850" w:hanging="850"/>
      </w:pPr>
      <w:r>
        <w:tab/>
      </w:r>
      <w:bookmarkStart w:id="278" w:name="_Toc226010256"/>
      <w:r w:rsidRPr="004976C0">
        <w:t>205</w:t>
      </w:r>
      <w:r>
        <w:tab/>
        <w:t>Registration of vehicles</w:t>
      </w:r>
      <w:bookmarkEnd w:id="278"/>
    </w:p>
    <w:p w14:paraId="60B4AB6E" w14:textId="77777777" w:rsidR="004976C0" w:rsidRDefault="004976C0" w:rsidP="004976C0">
      <w:pPr>
        <w:pStyle w:val="DraftHeading2"/>
        <w:tabs>
          <w:tab w:val="right" w:pos="1247"/>
        </w:tabs>
        <w:ind w:left="1361" w:hanging="1361"/>
      </w:pPr>
      <w:r>
        <w:tab/>
      </w:r>
      <w:r w:rsidRPr="004976C0">
        <w:t>(1)</w:t>
      </w:r>
      <w:r>
        <w:tab/>
        <w:t>The Freeway Corporation must establish and maintain a register of vehicles.</w:t>
      </w:r>
    </w:p>
    <w:p w14:paraId="0E21976C" w14:textId="77777777" w:rsidR="004976C0" w:rsidRDefault="004976C0" w:rsidP="004976C0">
      <w:pPr>
        <w:pStyle w:val="DraftHeading2"/>
        <w:tabs>
          <w:tab w:val="right" w:pos="1247"/>
        </w:tabs>
        <w:ind w:left="1361" w:hanging="1361"/>
      </w:pPr>
      <w:r>
        <w:tab/>
      </w:r>
      <w:r w:rsidRPr="004976C0">
        <w:t>(2)</w:t>
      </w:r>
      <w:r>
        <w:tab/>
        <w:t>The Freeway Corporation may register a vehicle—</w:t>
      </w:r>
    </w:p>
    <w:p w14:paraId="39BAB266" w14:textId="77777777" w:rsidR="004976C0" w:rsidRDefault="004976C0" w:rsidP="004976C0">
      <w:pPr>
        <w:pStyle w:val="DraftHeading3"/>
        <w:tabs>
          <w:tab w:val="right" w:pos="1757"/>
        </w:tabs>
        <w:ind w:left="1871" w:hanging="1871"/>
      </w:pPr>
      <w:r>
        <w:tab/>
      </w:r>
      <w:r w:rsidRPr="004976C0">
        <w:t>(a)</w:t>
      </w:r>
      <w:r>
        <w:tab/>
        <w:t>for a specified period; or</w:t>
      </w:r>
    </w:p>
    <w:p w14:paraId="4A5AB451" w14:textId="77777777" w:rsidR="004976C0" w:rsidRDefault="004976C0" w:rsidP="004976C0">
      <w:pPr>
        <w:pStyle w:val="DraftHeading3"/>
        <w:tabs>
          <w:tab w:val="right" w:pos="1757"/>
        </w:tabs>
        <w:ind w:left="1871" w:hanging="1871"/>
      </w:pPr>
      <w:r>
        <w:tab/>
      </w:r>
      <w:r w:rsidRPr="004976C0">
        <w:t>(b)</w:t>
      </w:r>
      <w:r>
        <w:tab/>
        <w:t>until the happening of a specified event; or</w:t>
      </w:r>
    </w:p>
    <w:p w14:paraId="14C46949" w14:textId="77777777" w:rsidR="004976C0" w:rsidRDefault="004976C0" w:rsidP="004976C0">
      <w:pPr>
        <w:pStyle w:val="DraftHeading3"/>
        <w:tabs>
          <w:tab w:val="right" w:pos="1757"/>
        </w:tabs>
        <w:ind w:left="1871" w:hanging="1871"/>
      </w:pPr>
      <w:r>
        <w:tab/>
      </w:r>
      <w:r w:rsidRPr="004976C0">
        <w:t>(c)</w:t>
      </w:r>
      <w:r>
        <w:tab/>
        <w:t>for an unlimited period; or</w:t>
      </w:r>
    </w:p>
    <w:p w14:paraId="4E07D189" w14:textId="77777777" w:rsidR="004976C0" w:rsidRDefault="004976C0" w:rsidP="004976C0">
      <w:pPr>
        <w:pStyle w:val="DraftHeading3"/>
        <w:tabs>
          <w:tab w:val="right" w:pos="1757"/>
        </w:tabs>
        <w:ind w:left="1871" w:hanging="1871"/>
      </w:pPr>
      <w:r>
        <w:tab/>
      </w:r>
      <w:r w:rsidRPr="004976C0">
        <w:t>(d)</w:t>
      </w:r>
      <w:r>
        <w:tab/>
        <w:t>in respect of all toll zones or a specified toll zone or toll zones.</w:t>
      </w:r>
    </w:p>
    <w:p w14:paraId="1CFE6191" w14:textId="77777777" w:rsidR="004976C0" w:rsidRDefault="004976C0" w:rsidP="004976C0">
      <w:pPr>
        <w:pStyle w:val="DraftHeading2"/>
        <w:tabs>
          <w:tab w:val="right" w:pos="1247"/>
        </w:tabs>
        <w:ind w:left="1361" w:hanging="1361"/>
      </w:pPr>
      <w:r>
        <w:lastRenderedPageBreak/>
        <w:tab/>
      </w:r>
      <w:r w:rsidRPr="004976C0">
        <w:t>(3)</w:t>
      </w:r>
      <w:r>
        <w:tab/>
        <w:t>A person may seek the registration, under this Part, of a vehicle or more than one vehicle by application made to the Freeway Corporation in writing or orally or partly in writing and partly orally.</w:t>
      </w:r>
    </w:p>
    <w:p w14:paraId="65F1C79F" w14:textId="77777777" w:rsidR="004976C0" w:rsidRDefault="004976C0" w:rsidP="004976C0">
      <w:pPr>
        <w:pStyle w:val="DraftHeading2"/>
        <w:tabs>
          <w:tab w:val="right" w:pos="1247"/>
        </w:tabs>
        <w:ind w:left="1361" w:hanging="1361"/>
      </w:pPr>
      <w:r>
        <w:tab/>
      </w:r>
      <w:r w:rsidRPr="004976C0">
        <w:t>(4)</w:t>
      </w:r>
      <w:r>
        <w:tab/>
        <w:t>The Freeway Corporation may, in accordance with this Part, cancel or suspend the registration of a vehicle.</w:t>
      </w:r>
    </w:p>
    <w:p w14:paraId="078417B3" w14:textId="77777777" w:rsidR="00FE1102" w:rsidRPr="00786FCA" w:rsidRDefault="00FE1102" w:rsidP="00905A63">
      <w:pPr>
        <w:pStyle w:val="SideNote"/>
        <w:framePr w:wrap="around"/>
      </w:pPr>
      <w:r>
        <w:t>S. 205A inserted by No. 74/2007 s. 47.</w:t>
      </w:r>
    </w:p>
    <w:p w14:paraId="718DE7F2" w14:textId="77777777" w:rsidR="004976C0" w:rsidRDefault="004976C0" w:rsidP="004976C0">
      <w:pPr>
        <w:pStyle w:val="DraftHeading1"/>
        <w:tabs>
          <w:tab w:val="right" w:pos="680"/>
        </w:tabs>
        <w:ind w:left="850" w:hanging="850"/>
      </w:pPr>
      <w:r>
        <w:tab/>
      </w:r>
      <w:bookmarkStart w:id="279" w:name="_Toc226010257"/>
      <w:r w:rsidRPr="004976C0">
        <w:t>205A</w:t>
      </w:r>
      <w:r>
        <w:tab/>
        <w:t>On-going registration</w:t>
      </w:r>
      <w:bookmarkEnd w:id="279"/>
    </w:p>
    <w:p w14:paraId="6C081869" w14:textId="77777777" w:rsidR="004976C0" w:rsidRDefault="004976C0" w:rsidP="004976C0">
      <w:pPr>
        <w:pStyle w:val="DraftHeading2"/>
        <w:tabs>
          <w:tab w:val="right" w:pos="1247"/>
        </w:tabs>
        <w:ind w:left="1361" w:hanging="1361"/>
      </w:pPr>
      <w:r>
        <w:tab/>
      </w:r>
      <w:r w:rsidRPr="004976C0">
        <w:t>(1)</w:t>
      </w:r>
      <w:r>
        <w:tab/>
        <w:t>Without limiting its discretion otherwise to do so, the Freeway Corporation may refuse to register a vehicle unless the vehicle is the subject of an agreement that is wholly or partly in writing between the Freeway Corporation and the person seeking registration.</w:t>
      </w:r>
    </w:p>
    <w:p w14:paraId="0D9D6AC2" w14:textId="77777777" w:rsidR="004976C0" w:rsidRDefault="004976C0" w:rsidP="004976C0">
      <w:pPr>
        <w:pStyle w:val="DraftHeading2"/>
        <w:tabs>
          <w:tab w:val="right" w:pos="1247"/>
        </w:tabs>
        <w:ind w:left="1361" w:hanging="1361"/>
      </w:pPr>
      <w:r>
        <w:tab/>
      </w:r>
      <w:r w:rsidRPr="004976C0">
        <w:t>(2)</w:t>
      </w:r>
      <w:r>
        <w:tab/>
        <w:t>Without limiting the matters about which an agreement referred to in subsection (1) may provide, it may—</w:t>
      </w:r>
    </w:p>
    <w:p w14:paraId="6B155CA1" w14:textId="77777777" w:rsidR="004976C0" w:rsidRDefault="004976C0" w:rsidP="004976C0">
      <w:pPr>
        <w:pStyle w:val="DraftHeading3"/>
        <w:tabs>
          <w:tab w:val="right" w:pos="1757"/>
        </w:tabs>
        <w:ind w:left="1871" w:hanging="1871"/>
      </w:pPr>
      <w:r>
        <w:tab/>
      </w:r>
      <w:r w:rsidRPr="004976C0">
        <w:t>(a)</w:t>
      </w:r>
      <w:r>
        <w:tab/>
        <w:t>be expressed as having force for a specified period or until the happening of a specified event or for an unlimited period; and</w:t>
      </w:r>
    </w:p>
    <w:p w14:paraId="2D8F899F" w14:textId="77777777" w:rsidR="004976C0" w:rsidRDefault="004976C0" w:rsidP="004976C0">
      <w:pPr>
        <w:pStyle w:val="DraftHeading3"/>
        <w:tabs>
          <w:tab w:val="right" w:pos="1757"/>
        </w:tabs>
        <w:ind w:left="1871" w:hanging="1871"/>
      </w:pPr>
      <w:r>
        <w:tab/>
      </w:r>
      <w:r w:rsidRPr="004976C0">
        <w:t>(b)</w:t>
      </w:r>
      <w:r>
        <w:tab/>
        <w:t>contain specified terms including conditions of use and procedures to be followed to settle disputes that arise under the agreement; and</w:t>
      </w:r>
    </w:p>
    <w:p w14:paraId="769F596C" w14:textId="77777777" w:rsidR="004976C0" w:rsidRDefault="004976C0" w:rsidP="004976C0">
      <w:pPr>
        <w:pStyle w:val="DraftHeading3"/>
        <w:tabs>
          <w:tab w:val="right" w:pos="1757"/>
        </w:tabs>
        <w:ind w:left="1871" w:hanging="1871"/>
      </w:pPr>
      <w:r>
        <w:tab/>
      </w:r>
      <w:r w:rsidRPr="004976C0">
        <w:t>(c)</w:t>
      </w:r>
      <w:r>
        <w:tab/>
        <w:t>specify the circumstances in which, and procedure by which, the agreement, or the registration under this Part of a vehicle that is subject of the agreement, may be cancelled or suspended.</w:t>
      </w:r>
    </w:p>
    <w:p w14:paraId="5A367B12" w14:textId="77777777" w:rsidR="004976C0" w:rsidRPr="007E208D" w:rsidRDefault="004976C0" w:rsidP="004976C0">
      <w:pPr>
        <w:pStyle w:val="DraftHeading2"/>
        <w:tabs>
          <w:tab w:val="right" w:pos="1247"/>
        </w:tabs>
        <w:ind w:left="1361" w:hanging="1361"/>
      </w:pPr>
      <w:r>
        <w:tab/>
      </w:r>
      <w:r w:rsidRPr="004976C0">
        <w:t>(3)</w:t>
      </w:r>
      <w:r>
        <w:tab/>
        <w:t>The agreement by the Freeway Corporation to register a vehicle under this Part is sufficient consideration on the part of the Freeway Corporation for an agreement referred to in subsection (1).</w:t>
      </w:r>
    </w:p>
    <w:p w14:paraId="771C3EAC" w14:textId="77777777" w:rsidR="00FE1102" w:rsidRPr="00786FCA" w:rsidRDefault="00FE1102" w:rsidP="00905A63">
      <w:pPr>
        <w:pStyle w:val="SideNote"/>
        <w:framePr w:wrap="around"/>
      </w:pPr>
      <w:r>
        <w:lastRenderedPageBreak/>
        <w:t>S. 205B inserted by No. 74/2007 s. 47.</w:t>
      </w:r>
    </w:p>
    <w:p w14:paraId="119D4439" w14:textId="77777777" w:rsidR="004976C0" w:rsidRDefault="004976C0" w:rsidP="004976C0">
      <w:pPr>
        <w:pStyle w:val="DraftHeading1"/>
        <w:tabs>
          <w:tab w:val="right" w:pos="680"/>
        </w:tabs>
        <w:ind w:left="850" w:hanging="850"/>
      </w:pPr>
      <w:r>
        <w:tab/>
      </w:r>
      <w:bookmarkStart w:id="280" w:name="_Toc226010258"/>
      <w:r w:rsidRPr="004976C0">
        <w:t>205B</w:t>
      </w:r>
      <w:r>
        <w:tab/>
        <w:t>Temporary registration</w:t>
      </w:r>
      <w:bookmarkEnd w:id="280"/>
    </w:p>
    <w:p w14:paraId="594EFC5F" w14:textId="77777777" w:rsidR="004976C0" w:rsidRDefault="004976C0" w:rsidP="004976C0">
      <w:pPr>
        <w:pStyle w:val="DraftHeading2"/>
        <w:tabs>
          <w:tab w:val="right" w:pos="1247"/>
        </w:tabs>
        <w:ind w:left="1361" w:hanging="1361"/>
      </w:pPr>
      <w:r>
        <w:tab/>
      </w:r>
      <w:r w:rsidRPr="004976C0">
        <w:t>(1)</w:t>
      </w:r>
      <w:r>
        <w:tab/>
        <w:t>The Freeway Corporation may register a vehicle for a specified period of up to 14 days without an agreement of a kind referred to in section 205A(1) being in force in respect of the vehicle.</w:t>
      </w:r>
    </w:p>
    <w:p w14:paraId="4634B528" w14:textId="77777777" w:rsidR="004976C0" w:rsidRDefault="004976C0" w:rsidP="004976C0">
      <w:pPr>
        <w:pStyle w:val="DraftHeading2"/>
        <w:tabs>
          <w:tab w:val="right" w:pos="1247"/>
        </w:tabs>
        <w:ind w:left="1361" w:hanging="1361"/>
      </w:pPr>
      <w:r>
        <w:tab/>
      </w:r>
      <w:r w:rsidRPr="004976C0">
        <w:t>(2)</w:t>
      </w:r>
      <w:r>
        <w:tab/>
        <w:t>Registration in accordance with this section may be granted subject to conditions of use notified to the person seeking the registration either orally or in writing or partly orally and in writing.</w:t>
      </w:r>
    </w:p>
    <w:p w14:paraId="6F16A7E7" w14:textId="77777777" w:rsidR="004976C0" w:rsidRDefault="004976C0" w:rsidP="004976C0">
      <w:pPr>
        <w:pStyle w:val="DraftHeading2"/>
        <w:tabs>
          <w:tab w:val="right" w:pos="1247"/>
        </w:tabs>
        <w:ind w:left="1361" w:hanging="1361"/>
      </w:pPr>
      <w:r>
        <w:tab/>
      </w:r>
      <w:r w:rsidRPr="004976C0">
        <w:t>(3)</w:t>
      </w:r>
      <w:r>
        <w:tab/>
        <w:t>If registration is sought on a particular day for a period of 24 hours, the commencement of the registration may be back-dated to a time not earlier than the beginning of the day that is 3 days before the day on which registration is sought.</w:t>
      </w:r>
    </w:p>
    <w:p w14:paraId="53344A18" w14:textId="77777777" w:rsidR="004976C0" w:rsidRDefault="004976C0" w:rsidP="004976C0">
      <w:pPr>
        <w:pStyle w:val="DraftHeading2"/>
        <w:tabs>
          <w:tab w:val="right" w:pos="1247"/>
        </w:tabs>
        <w:ind w:left="1361" w:hanging="1361"/>
      </w:pPr>
      <w:r>
        <w:tab/>
      </w:r>
      <w:r w:rsidRPr="004976C0">
        <w:t>(4)</w:t>
      </w:r>
      <w:r>
        <w:tab/>
        <w:t>If registration is sought for a specified period (other than a period of 24 hours) and is sought—</w:t>
      </w:r>
    </w:p>
    <w:p w14:paraId="180B5A41" w14:textId="77777777" w:rsidR="004976C0" w:rsidRDefault="004976C0" w:rsidP="004976C0">
      <w:pPr>
        <w:pStyle w:val="DraftHeading3"/>
        <w:tabs>
          <w:tab w:val="right" w:pos="1757"/>
        </w:tabs>
        <w:ind w:left="1871" w:hanging="1871"/>
      </w:pPr>
      <w:r>
        <w:tab/>
      </w:r>
      <w:r w:rsidRPr="004976C0">
        <w:t>(a)</w:t>
      </w:r>
      <w:r>
        <w:tab/>
        <w:t>before the end of that specified period or within the period of 2 days immediately following the end of that specified period; or</w:t>
      </w:r>
    </w:p>
    <w:p w14:paraId="069239CC" w14:textId="77777777" w:rsidR="004976C0" w:rsidRDefault="004976C0" w:rsidP="004976C0">
      <w:pPr>
        <w:pStyle w:val="DraftHeading3"/>
        <w:tabs>
          <w:tab w:val="right" w:pos="1757"/>
        </w:tabs>
        <w:ind w:left="1871" w:hanging="1871"/>
      </w:pPr>
      <w:r>
        <w:tab/>
      </w:r>
      <w:r w:rsidRPr="004976C0">
        <w:t>(b)</w:t>
      </w:r>
      <w:r>
        <w:tab/>
        <w:t>not later than 6 days after the beginning of that specified period—</w:t>
      </w:r>
    </w:p>
    <w:p w14:paraId="32BFF3D8" w14:textId="77777777" w:rsidR="004976C0" w:rsidRDefault="004976C0" w:rsidP="004976C0">
      <w:pPr>
        <w:pStyle w:val="BodySectionSub"/>
      </w:pPr>
      <w:r>
        <w:t>(whichever is the earlier), the commencement of registration may be back-dated to a time not earlier than the beginning of that specified period.</w:t>
      </w:r>
    </w:p>
    <w:p w14:paraId="08FA69CF" w14:textId="77777777" w:rsidR="004976C0" w:rsidRPr="009C34F8" w:rsidRDefault="004976C0" w:rsidP="004976C0">
      <w:pPr>
        <w:pStyle w:val="DraftHeading2"/>
        <w:tabs>
          <w:tab w:val="right" w:pos="1247"/>
        </w:tabs>
        <w:ind w:left="1361" w:hanging="1361"/>
      </w:pPr>
      <w:r>
        <w:tab/>
      </w:r>
      <w:r w:rsidRPr="004976C0">
        <w:t>(5)</w:t>
      </w:r>
      <w:r>
        <w:tab/>
        <w:t>The agreement by the Freeway Corporation to register a vehicle under this Part is sufficient consideration on the part of the Freeway Corporation for an arrangement entered into in accordance with this section.</w:t>
      </w:r>
    </w:p>
    <w:p w14:paraId="09B9D07E" w14:textId="77777777" w:rsidR="00FE1102" w:rsidRPr="00786FCA" w:rsidRDefault="00FE1102" w:rsidP="00905A63">
      <w:pPr>
        <w:pStyle w:val="SideNote"/>
        <w:framePr w:wrap="around"/>
      </w:pPr>
      <w:r>
        <w:t>S. 205C inserted by No. 74/2007 s. 47.</w:t>
      </w:r>
    </w:p>
    <w:p w14:paraId="38801E48" w14:textId="77777777" w:rsidR="004976C0" w:rsidRDefault="004976C0" w:rsidP="004976C0">
      <w:pPr>
        <w:pStyle w:val="DraftHeading1"/>
        <w:tabs>
          <w:tab w:val="right" w:pos="680"/>
        </w:tabs>
        <w:ind w:left="850" w:hanging="850"/>
      </w:pPr>
      <w:r>
        <w:tab/>
      </w:r>
      <w:bookmarkStart w:id="281" w:name="_Toc226010259"/>
      <w:r w:rsidRPr="004976C0">
        <w:t>205C</w:t>
      </w:r>
      <w:r>
        <w:tab/>
        <w:t>Information to be given in relation to registration</w:t>
      </w:r>
      <w:bookmarkEnd w:id="281"/>
    </w:p>
    <w:p w14:paraId="261685F3" w14:textId="77777777" w:rsidR="004976C0" w:rsidRDefault="004976C0" w:rsidP="004976C0">
      <w:pPr>
        <w:pStyle w:val="DraftHeading2"/>
        <w:tabs>
          <w:tab w:val="right" w:pos="1247"/>
        </w:tabs>
        <w:ind w:left="1361" w:hanging="1361"/>
      </w:pPr>
      <w:r>
        <w:tab/>
      </w:r>
      <w:r w:rsidRPr="004976C0">
        <w:t>(1)</w:t>
      </w:r>
      <w:r>
        <w:tab/>
        <w:t>If the Freeway Corporation agrees to register a vehicle under this Part, it must give the following information to the person who sought the registration—</w:t>
      </w:r>
    </w:p>
    <w:p w14:paraId="491D944B" w14:textId="77777777" w:rsidR="004976C0" w:rsidRDefault="004976C0" w:rsidP="004976C0">
      <w:pPr>
        <w:pStyle w:val="DraftHeading3"/>
        <w:tabs>
          <w:tab w:val="right" w:pos="1757"/>
        </w:tabs>
        <w:ind w:left="1871" w:hanging="1871"/>
      </w:pPr>
      <w:r>
        <w:lastRenderedPageBreak/>
        <w:tab/>
      </w:r>
      <w:r w:rsidRPr="004976C0">
        <w:t>(a)</w:t>
      </w:r>
      <w:r>
        <w:tab/>
        <w:t>confirmation that the vehicle has been, or will be at a specified time, registered or of the circumstances in which the vehicle becomes registered;</w:t>
      </w:r>
    </w:p>
    <w:p w14:paraId="0ECED2FF" w14:textId="77777777" w:rsidR="004976C0" w:rsidRDefault="004976C0" w:rsidP="004976C0">
      <w:pPr>
        <w:pStyle w:val="DraftHeading3"/>
        <w:tabs>
          <w:tab w:val="right" w:pos="1757"/>
        </w:tabs>
        <w:ind w:left="1871" w:hanging="1871"/>
      </w:pPr>
      <w:r>
        <w:tab/>
      </w:r>
      <w:r w:rsidRPr="004976C0">
        <w:t>(b)</w:t>
      </w:r>
      <w:r>
        <w:tab/>
        <w:t>the whole or that part of the licence plate number of the vehicle that is stated to the Freeway Corporation by that person;</w:t>
      </w:r>
    </w:p>
    <w:p w14:paraId="2F813AA2" w14:textId="77777777" w:rsidR="004976C0" w:rsidRDefault="004976C0" w:rsidP="004976C0">
      <w:pPr>
        <w:pStyle w:val="DraftHeading3"/>
        <w:tabs>
          <w:tab w:val="right" w:pos="1757"/>
        </w:tabs>
        <w:ind w:left="1871" w:hanging="1871"/>
      </w:pPr>
      <w:r>
        <w:tab/>
      </w:r>
      <w:r w:rsidRPr="004976C0">
        <w:t>(c)</w:t>
      </w:r>
      <w:r>
        <w:tab/>
        <w:t>an identifying number, or combination of letters and numbers, for the registration;</w:t>
      </w:r>
    </w:p>
    <w:p w14:paraId="0BB322F6" w14:textId="77777777" w:rsidR="004976C0" w:rsidRDefault="004976C0" w:rsidP="004976C0">
      <w:pPr>
        <w:pStyle w:val="DraftHeading3"/>
        <w:tabs>
          <w:tab w:val="right" w:pos="1757"/>
        </w:tabs>
        <w:ind w:left="1871" w:hanging="1871"/>
      </w:pPr>
      <w:r>
        <w:tab/>
      </w:r>
      <w:r w:rsidRPr="004976C0">
        <w:t>(d)</w:t>
      </w:r>
      <w:r>
        <w:tab/>
        <w:t>except in the case of a registration in accordance with section 205B, the conditions of use, if any;</w:t>
      </w:r>
    </w:p>
    <w:p w14:paraId="7250DD21" w14:textId="77777777" w:rsidR="004976C0" w:rsidRDefault="004976C0" w:rsidP="004976C0">
      <w:pPr>
        <w:pStyle w:val="DraftHeading3"/>
        <w:tabs>
          <w:tab w:val="right" w:pos="1757"/>
        </w:tabs>
        <w:ind w:left="1871" w:hanging="1871"/>
      </w:pPr>
      <w:r>
        <w:tab/>
      </w:r>
      <w:r w:rsidRPr="004976C0">
        <w:t>(e)</w:t>
      </w:r>
      <w:r>
        <w:tab/>
        <w:t>except in the case of a registration in accordance with section 205B, information about how the registration may be cancelled or suspended;</w:t>
      </w:r>
    </w:p>
    <w:p w14:paraId="234029CF" w14:textId="77777777" w:rsidR="004976C0" w:rsidRDefault="004976C0" w:rsidP="004976C0">
      <w:pPr>
        <w:pStyle w:val="DraftHeading3"/>
        <w:tabs>
          <w:tab w:val="right" w:pos="1757"/>
        </w:tabs>
        <w:ind w:left="1871" w:hanging="1871"/>
      </w:pPr>
      <w:r>
        <w:tab/>
      </w:r>
      <w:r w:rsidRPr="004976C0">
        <w:t>(f)</w:t>
      </w:r>
      <w:r>
        <w:tab/>
        <w:t>in the case of registration in accordance with section 205B—</w:t>
      </w:r>
    </w:p>
    <w:p w14:paraId="6F90B68C" w14:textId="77777777" w:rsidR="004976C0" w:rsidRDefault="004976C0" w:rsidP="004976C0">
      <w:pPr>
        <w:pStyle w:val="DraftHeading4"/>
        <w:tabs>
          <w:tab w:val="right" w:pos="2268"/>
        </w:tabs>
        <w:ind w:left="2381" w:hanging="2381"/>
      </w:pPr>
      <w:r>
        <w:tab/>
      </w:r>
      <w:r w:rsidRPr="004976C0">
        <w:t>(i)</w:t>
      </w:r>
      <w:r>
        <w:tab/>
        <w:t>the period to which registration applies; or</w:t>
      </w:r>
    </w:p>
    <w:p w14:paraId="1DB81C96" w14:textId="77777777" w:rsidR="004976C0" w:rsidRDefault="004976C0" w:rsidP="004976C0">
      <w:pPr>
        <w:pStyle w:val="DraftHeading4"/>
        <w:tabs>
          <w:tab w:val="right" w:pos="2268"/>
        </w:tabs>
        <w:ind w:left="2381" w:hanging="2381"/>
      </w:pPr>
      <w:r>
        <w:tab/>
      </w:r>
      <w:r w:rsidRPr="004976C0">
        <w:t>(ii)</w:t>
      </w:r>
      <w:r>
        <w:tab/>
        <w:t>if the period to which the registration applies cannot be determined at the time the information is given, information which enables the person to determine the period to which the registration applies;</w:t>
      </w:r>
    </w:p>
    <w:p w14:paraId="3B2D668E" w14:textId="77777777" w:rsidR="004976C0" w:rsidRDefault="004976C0" w:rsidP="004976C0">
      <w:pPr>
        <w:pStyle w:val="DraftHeading3"/>
        <w:tabs>
          <w:tab w:val="right" w:pos="1757"/>
        </w:tabs>
        <w:ind w:left="1871" w:hanging="1871"/>
      </w:pPr>
      <w:r>
        <w:tab/>
      </w:r>
      <w:r w:rsidRPr="004976C0">
        <w:t>(g)</w:t>
      </w:r>
      <w:r>
        <w:tab/>
        <w:t>the toll zone or zones in respect of which the vehicle has been or will be registered.</w:t>
      </w:r>
    </w:p>
    <w:p w14:paraId="57C43B0A" w14:textId="77777777" w:rsidR="004976C0" w:rsidRDefault="004976C0" w:rsidP="004976C0">
      <w:pPr>
        <w:pStyle w:val="DraftHeading2"/>
        <w:tabs>
          <w:tab w:val="right" w:pos="1247"/>
        </w:tabs>
        <w:ind w:left="1361" w:hanging="1361"/>
      </w:pPr>
      <w:r>
        <w:tab/>
      </w:r>
      <w:r w:rsidRPr="004976C0">
        <w:t>(2)</w:t>
      </w:r>
      <w:r>
        <w:tab/>
        <w:t>The information referred to in subsection (1) is required to be given—</w:t>
      </w:r>
    </w:p>
    <w:p w14:paraId="1E19C63A" w14:textId="77777777" w:rsidR="004976C0" w:rsidRDefault="004976C0" w:rsidP="004976C0">
      <w:pPr>
        <w:pStyle w:val="DraftHeading3"/>
        <w:tabs>
          <w:tab w:val="right" w:pos="1757"/>
        </w:tabs>
        <w:ind w:left="1871" w:hanging="1871"/>
      </w:pPr>
      <w:r>
        <w:tab/>
      </w:r>
      <w:r w:rsidRPr="004976C0">
        <w:t>(a)</w:t>
      </w:r>
      <w:r>
        <w:tab/>
        <w:t>orally or in writing, in the case of information referred to in paragraph (a), (b), (c), (f) or (g) of that subsection; and</w:t>
      </w:r>
    </w:p>
    <w:p w14:paraId="5DD65F82" w14:textId="77777777" w:rsidR="004976C0" w:rsidRDefault="004976C0" w:rsidP="004976C0">
      <w:pPr>
        <w:pStyle w:val="DraftHeading3"/>
        <w:tabs>
          <w:tab w:val="right" w:pos="1757"/>
        </w:tabs>
        <w:ind w:left="1871" w:hanging="1871"/>
      </w:pPr>
      <w:r>
        <w:lastRenderedPageBreak/>
        <w:tab/>
      </w:r>
      <w:r w:rsidRPr="004976C0">
        <w:t>(b)</w:t>
      </w:r>
      <w:r>
        <w:tab/>
        <w:t>in writing, in the case of any other information.</w:t>
      </w:r>
    </w:p>
    <w:p w14:paraId="041AE029" w14:textId="77777777" w:rsidR="004976C0" w:rsidRDefault="004976C0" w:rsidP="004976C0">
      <w:pPr>
        <w:pStyle w:val="DraftHeading2"/>
        <w:tabs>
          <w:tab w:val="right" w:pos="1247"/>
        </w:tabs>
        <w:ind w:left="1361" w:hanging="1361"/>
      </w:pPr>
      <w:r>
        <w:tab/>
      </w:r>
      <w:r w:rsidRPr="004976C0">
        <w:t>(3)</w:t>
      </w:r>
      <w:r>
        <w:tab/>
        <w:t>The Freeway Corporation must give any information referred to in subsection (1) that it has not given to the person seeking registration before registering a vehicle to that person—</w:t>
      </w:r>
    </w:p>
    <w:p w14:paraId="161647E2" w14:textId="77777777" w:rsidR="004976C0" w:rsidRDefault="004976C0" w:rsidP="004976C0">
      <w:pPr>
        <w:pStyle w:val="DraftHeading3"/>
        <w:tabs>
          <w:tab w:val="right" w:pos="1757"/>
        </w:tabs>
        <w:ind w:left="1871" w:hanging="1871"/>
      </w:pPr>
      <w:r>
        <w:tab/>
      </w:r>
      <w:r w:rsidRPr="004976C0">
        <w:t>(a)</w:t>
      </w:r>
      <w:r>
        <w:tab/>
        <w:t>as soon as is practicable after registering the vehicle; and</w:t>
      </w:r>
    </w:p>
    <w:p w14:paraId="29B591D5" w14:textId="77777777" w:rsidR="004976C0" w:rsidRDefault="00C200A9" w:rsidP="00C200A9">
      <w:pPr>
        <w:pStyle w:val="DraftHeading3"/>
        <w:tabs>
          <w:tab w:val="right" w:pos="1757"/>
        </w:tabs>
        <w:ind w:left="1871" w:hanging="1871"/>
      </w:pPr>
      <w:r>
        <w:tab/>
      </w:r>
      <w:r w:rsidR="004976C0" w:rsidRPr="00C200A9">
        <w:t>(b)</w:t>
      </w:r>
      <w:r w:rsidR="004976C0">
        <w:tab/>
        <w:t>in the case of information required to be given in writing, by sending notice containing that information to that person by post to an address nominated by that person within 5 business days after the date the registration is effected.</w:t>
      </w:r>
    </w:p>
    <w:p w14:paraId="35A8676E" w14:textId="77777777" w:rsidR="00C13D20" w:rsidRPr="00C13D20" w:rsidRDefault="004976C0" w:rsidP="00C13D20">
      <w:pPr>
        <w:pStyle w:val="DraftPenalty2"/>
        <w:numPr>
          <w:ilvl w:val="0"/>
          <w:numId w:val="30"/>
        </w:numPr>
      </w:pPr>
      <w:r>
        <w:t>100 penalty units.</w:t>
      </w:r>
    </w:p>
    <w:p w14:paraId="1894B2A4" w14:textId="77777777" w:rsidR="00FE1102" w:rsidRPr="00786FCA" w:rsidRDefault="00FE1102" w:rsidP="00905A63">
      <w:pPr>
        <w:pStyle w:val="SideNote"/>
        <w:framePr w:wrap="around"/>
      </w:pPr>
      <w:r>
        <w:t>S. 205D inserted by No. 74/2007 s. 47.</w:t>
      </w:r>
    </w:p>
    <w:p w14:paraId="1B960297" w14:textId="77777777" w:rsidR="00C13D20" w:rsidRDefault="00C200A9" w:rsidP="00C200A9">
      <w:pPr>
        <w:pStyle w:val="DraftHeading1"/>
        <w:tabs>
          <w:tab w:val="right" w:pos="680"/>
        </w:tabs>
        <w:ind w:left="850" w:hanging="850"/>
      </w:pPr>
      <w:r>
        <w:tab/>
      </w:r>
      <w:bookmarkStart w:id="282" w:name="_Toc226010260"/>
      <w:r w:rsidR="004976C0" w:rsidRPr="00C200A9">
        <w:t>205D</w:t>
      </w:r>
      <w:r w:rsidR="004976C0">
        <w:tab/>
        <w:t>Cancellation or suspension of registration</w:t>
      </w:r>
      <w:bookmarkEnd w:id="282"/>
    </w:p>
    <w:p w14:paraId="64EE197E" w14:textId="77777777" w:rsidR="004976C0" w:rsidRDefault="00C200A9" w:rsidP="00C200A9">
      <w:pPr>
        <w:pStyle w:val="DraftHeading2"/>
        <w:tabs>
          <w:tab w:val="right" w:pos="1247"/>
        </w:tabs>
        <w:ind w:left="1361" w:hanging="1361"/>
      </w:pPr>
      <w:r>
        <w:tab/>
      </w:r>
      <w:r w:rsidR="004976C0" w:rsidRPr="00C200A9">
        <w:t>(1)</w:t>
      </w:r>
      <w:r w:rsidR="004976C0">
        <w:tab/>
        <w:t>If the Freeway Corporation cancels or suspends the registration under this Part of a vehicle, it must do so—</w:t>
      </w:r>
    </w:p>
    <w:p w14:paraId="1D54F149" w14:textId="77777777" w:rsidR="004976C0" w:rsidRDefault="00C200A9" w:rsidP="00C200A9">
      <w:pPr>
        <w:pStyle w:val="DraftHeading3"/>
        <w:tabs>
          <w:tab w:val="right" w:pos="1757"/>
        </w:tabs>
        <w:ind w:left="1871" w:hanging="1871"/>
      </w:pPr>
      <w:r>
        <w:tab/>
      </w:r>
      <w:r w:rsidR="004976C0" w:rsidRPr="00C200A9">
        <w:t>(a)</w:t>
      </w:r>
      <w:r w:rsidR="004976C0">
        <w:tab/>
        <w:t>by any method stated for that purpose in an agreement relating to the vehicle; or</w:t>
      </w:r>
    </w:p>
    <w:p w14:paraId="5EB93052" w14:textId="77777777" w:rsidR="004976C0" w:rsidRDefault="00C200A9" w:rsidP="00C200A9">
      <w:pPr>
        <w:pStyle w:val="DraftHeading3"/>
        <w:tabs>
          <w:tab w:val="right" w:pos="1757"/>
        </w:tabs>
        <w:ind w:left="1871" w:hanging="1871"/>
      </w:pPr>
      <w:r>
        <w:tab/>
      </w:r>
      <w:r w:rsidR="004976C0" w:rsidRPr="00C200A9">
        <w:t>(b)</w:t>
      </w:r>
      <w:r w:rsidR="004976C0">
        <w:tab/>
        <w:t>by giving notice of the cancellation or suspension in one of the following ways—</w:t>
      </w:r>
    </w:p>
    <w:p w14:paraId="017F997A" w14:textId="77777777" w:rsidR="004976C0" w:rsidRDefault="00C200A9" w:rsidP="00C200A9">
      <w:pPr>
        <w:pStyle w:val="DraftHeading4"/>
        <w:tabs>
          <w:tab w:val="right" w:pos="2268"/>
        </w:tabs>
        <w:ind w:left="2381" w:hanging="2381"/>
      </w:pPr>
      <w:r>
        <w:tab/>
      </w:r>
      <w:r w:rsidR="004976C0" w:rsidRPr="00C200A9">
        <w:t>(i)</w:t>
      </w:r>
      <w:r w:rsidR="004976C0">
        <w:tab/>
        <w:t>by personal service of written notice on the pers</w:t>
      </w:r>
      <w:r w:rsidR="00737D40">
        <w:t>on who sought the registration;</w:t>
      </w:r>
    </w:p>
    <w:p w14:paraId="172F8F13" w14:textId="77777777" w:rsidR="004976C0" w:rsidRDefault="00C200A9" w:rsidP="00C200A9">
      <w:pPr>
        <w:pStyle w:val="DraftHeading4"/>
        <w:tabs>
          <w:tab w:val="right" w:pos="2268"/>
        </w:tabs>
        <w:ind w:left="2381" w:hanging="2381"/>
      </w:pPr>
      <w:r>
        <w:tab/>
      </w:r>
      <w:r w:rsidR="004976C0" w:rsidRPr="00C200A9">
        <w:t>(ii)</w:t>
      </w:r>
      <w:r w:rsidR="004976C0">
        <w:tab/>
        <w:t>by personal service of written notice at the last address given to the Freeway Corporation by the person who sought the registration on a person who appears to be at least 16 years of age;</w:t>
      </w:r>
    </w:p>
    <w:p w14:paraId="169096C2" w14:textId="77777777" w:rsidR="004976C0" w:rsidRDefault="00C200A9" w:rsidP="00C200A9">
      <w:pPr>
        <w:pStyle w:val="DraftHeading4"/>
        <w:tabs>
          <w:tab w:val="right" w:pos="2268"/>
        </w:tabs>
        <w:ind w:left="2381" w:hanging="2381"/>
      </w:pPr>
      <w:r>
        <w:tab/>
      </w:r>
      <w:r w:rsidR="004976C0" w:rsidRPr="00C200A9">
        <w:t>(iii)</w:t>
      </w:r>
      <w:r w:rsidR="004976C0">
        <w:tab/>
        <w:t>by written notice posted to the last address given to the Freeway Corporation by the person who sought the registration;</w:t>
      </w:r>
    </w:p>
    <w:p w14:paraId="43F46110" w14:textId="77777777" w:rsidR="004976C0" w:rsidRDefault="00C200A9" w:rsidP="00C200A9">
      <w:pPr>
        <w:pStyle w:val="DraftHeading4"/>
        <w:tabs>
          <w:tab w:val="right" w:pos="2268"/>
        </w:tabs>
        <w:ind w:left="2381" w:hanging="2381"/>
      </w:pPr>
      <w:r>
        <w:lastRenderedPageBreak/>
        <w:tab/>
      </w:r>
      <w:r w:rsidR="004976C0" w:rsidRPr="00C200A9">
        <w:t>(iv)</w:t>
      </w:r>
      <w:r w:rsidR="004976C0">
        <w:tab/>
        <w:t>by written notice posted to the address of the owner of the vehicle to which the registration applies;</w:t>
      </w:r>
    </w:p>
    <w:p w14:paraId="113C7713" w14:textId="77777777" w:rsidR="004976C0" w:rsidRDefault="00C200A9" w:rsidP="00C200A9">
      <w:pPr>
        <w:pStyle w:val="DraftHeading4"/>
        <w:tabs>
          <w:tab w:val="right" w:pos="2268"/>
        </w:tabs>
        <w:ind w:left="2381" w:hanging="2381"/>
      </w:pPr>
      <w:r>
        <w:tab/>
      </w:r>
      <w:r w:rsidR="004976C0" w:rsidRPr="00C200A9">
        <w:t>(v)</w:t>
      </w:r>
      <w:r w:rsidR="004976C0">
        <w:tab/>
        <w:t>if the person who sought the registration is a corporation—</w:t>
      </w:r>
    </w:p>
    <w:p w14:paraId="57B0BE03" w14:textId="77777777" w:rsidR="004976C0" w:rsidRDefault="00C200A9" w:rsidP="00C200A9">
      <w:pPr>
        <w:pStyle w:val="DraftHeading5"/>
        <w:tabs>
          <w:tab w:val="right" w:pos="2778"/>
        </w:tabs>
        <w:ind w:left="2891" w:hanging="2891"/>
      </w:pPr>
      <w:r>
        <w:tab/>
      </w:r>
      <w:r w:rsidR="004976C0" w:rsidRPr="00C200A9">
        <w:t>(A)</w:t>
      </w:r>
      <w:r w:rsidR="004976C0">
        <w:tab/>
        <w:t>by personal service of written notice at the registered office of the corporation on a person who appears to be at least 16 years of age; or</w:t>
      </w:r>
    </w:p>
    <w:p w14:paraId="32765614" w14:textId="77777777" w:rsidR="004976C0" w:rsidRDefault="00C200A9" w:rsidP="00C200A9">
      <w:pPr>
        <w:pStyle w:val="DraftHeading5"/>
        <w:tabs>
          <w:tab w:val="right" w:pos="2778"/>
        </w:tabs>
        <w:ind w:left="2891" w:hanging="2891"/>
      </w:pPr>
      <w:r>
        <w:tab/>
      </w:r>
      <w:r w:rsidR="004976C0" w:rsidRPr="00C200A9">
        <w:t>(B)</w:t>
      </w:r>
      <w:r w:rsidR="004976C0">
        <w:tab/>
        <w:t>by written notice posted to the registered office of the corporation.</w:t>
      </w:r>
    </w:p>
    <w:p w14:paraId="00D100B5" w14:textId="77777777" w:rsidR="004976C0" w:rsidRDefault="00C200A9" w:rsidP="00C200A9">
      <w:pPr>
        <w:pStyle w:val="DraftHeading2"/>
        <w:tabs>
          <w:tab w:val="right" w:pos="1247"/>
        </w:tabs>
        <w:ind w:left="1361" w:hanging="1361"/>
      </w:pPr>
      <w:r>
        <w:tab/>
      </w:r>
      <w:r w:rsidR="004976C0" w:rsidRPr="00C200A9">
        <w:t>(2)</w:t>
      </w:r>
      <w:r w:rsidR="004976C0">
        <w:tab/>
        <w:t>A person is deemed to have been given a notice of cancellation or suspension—</w:t>
      </w:r>
    </w:p>
    <w:p w14:paraId="6D14BF25" w14:textId="77777777" w:rsidR="004976C0" w:rsidRDefault="00C200A9" w:rsidP="00C200A9">
      <w:pPr>
        <w:pStyle w:val="DraftHeading3"/>
        <w:tabs>
          <w:tab w:val="right" w:pos="1757"/>
        </w:tabs>
        <w:ind w:left="1871" w:hanging="1871"/>
      </w:pPr>
      <w:r>
        <w:tab/>
      </w:r>
      <w:r w:rsidR="004976C0" w:rsidRPr="00C200A9">
        <w:t>(a)</w:t>
      </w:r>
      <w:r w:rsidR="004976C0">
        <w:tab/>
        <w:t>under subsection (1)(b)(ii) on the next business day after the notice was served; or</w:t>
      </w:r>
    </w:p>
    <w:p w14:paraId="4FF5F2C4" w14:textId="77777777" w:rsidR="004976C0" w:rsidRDefault="00C200A9" w:rsidP="00C200A9">
      <w:pPr>
        <w:pStyle w:val="DraftHeading3"/>
        <w:tabs>
          <w:tab w:val="right" w:pos="1757"/>
        </w:tabs>
        <w:ind w:left="1871" w:hanging="1871"/>
      </w:pPr>
      <w:r>
        <w:tab/>
      </w:r>
      <w:r w:rsidR="004976C0" w:rsidRPr="00C200A9">
        <w:t>(b)</w:t>
      </w:r>
      <w:r w:rsidR="004976C0">
        <w:tab/>
        <w:t>under subsection (1)(b)(iii), (iv) or (v)(B) on the third business day after the envelope containing the notice was posted; or</w:t>
      </w:r>
    </w:p>
    <w:p w14:paraId="296F260A" w14:textId="77777777" w:rsidR="004976C0" w:rsidRDefault="00C200A9" w:rsidP="00C200A9">
      <w:pPr>
        <w:pStyle w:val="DraftHeading3"/>
        <w:tabs>
          <w:tab w:val="right" w:pos="1757"/>
        </w:tabs>
        <w:ind w:left="1871" w:hanging="1871"/>
      </w:pPr>
      <w:r>
        <w:tab/>
      </w:r>
      <w:r w:rsidR="004976C0" w:rsidRPr="00C200A9">
        <w:t>(c)</w:t>
      </w:r>
      <w:r w:rsidR="004976C0">
        <w:tab/>
        <w:t xml:space="preserve">under subsection (1)(b)(v)(A) on </w:t>
      </w:r>
      <w:r>
        <w:t>the day the notice was served.</w:t>
      </w:r>
    </w:p>
    <w:p w14:paraId="2813297F" w14:textId="77777777" w:rsidR="009C1390" w:rsidRDefault="009C1390" w:rsidP="009E119B">
      <w:pPr>
        <w:pStyle w:val="DraftHeading1"/>
        <w:tabs>
          <w:tab w:val="right" w:pos="680"/>
        </w:tabs>
        <w:ind w:left="850" w:hanging="850"/>
      </w:pPr>
      <w:r>
        <w:tab/>
      </w:r>
      <w:bookmarkStart w:id="283" w:name="_Toc226010261"/>
      <w:r>
        <w:t>206</w:t>
      </w:r>
      <w:r w:rsidR="009E119B">
        <w:tab/>
      </w:r>
      <w:r>
        <w:t>Offence to tamper with prescribed tolling devices</w:t>
      </w:r>
      <w:bookmarkEnd w:id="283"/>
    </w:p>
    <w:p w14:paraId="022BBB24" w14:textId="77777777" w:rsidR="009C1390" w:rsidRDefault="009C1390">
      <w:pPr>
        <w:pStyle w:val="BodySectionSub"/>
      </w:pPr>
      <w:r>
        <w:t>A person must not, without just cause, tamper or interfere with a prescribed tolling device or any part of a prescribed tolling device in a manner—</w:t>
      </w:r>
    </w:p>
    <w:p w14:paraId="62B70AED" w14:textId="77777777" w:rsidR="009C1390" w:rsidRDefault="009C1390">
      <w:pPr>
        <w:pStyle w:val="DraftHeading3"/>
        <w:tabs>
          <w:tab w:val="right" w:pos="1757"/>
        </w:tabs>
        <w:ind w:left="1871" w:hanging="1871"/>
      </w:pPr>
      <w:r>
        <w:tab/>
        <w:t>(a)</w:t>
      </w:r>
      <w:r>
        <w:tab/>
        <w:t>that causes incorrect information to be recorded or transmitted; or</w:t>
      </w:r>
    </w:p>
    <w:p w14:paraId="232AFE71" w14:textId="77777777" w:rsidR="009C1390" w:rsidRDefault="009C1390">
      <w:pPr>
        <w:pStyle w:val="DraftHeading3"/>
        <w:tabs>
          <w:tab w:val="right" w:pos="1757"/>
        </w:tabs>
        <w:ind w:left="1871" w:hanging="1871"/>
      </w:pPr>
      <w:r>
        <w:tab/>
        <w:t>(b)</w:t>
      </w:r>
      <w:r>
        <w:tab/>
        <w:t>that prevents or interferes with the recording or transmission of information—</w:t>
      </w:r>
    </w:p>
    <w:p w14:paraId="43700573" w14:textId="77777777" w:rsidR="009C1390" w:rsidRDefault="009C1390">
      <w:pPr>
        <w:pStyle w:val="BodySectionSub"/>
      </w:pPr>
      <w:r>
        <w:t>in respect of the use of a toll zone by a vehicle in which that device is or may be situated.</w:t>
      </w:r>
    </w:p>
    <w:p w14:paraId="3B8DE2CC" w14:textId="77777777" w:rsidR="009C1390" w:rsidRDefault="009C1390">
      <w:pPr>
        <w:pStyle w:val="DraftPenalty2"/>
        <w:numPr>
          <w:ilvl w:val="0"/>
          <w:numId w:val="20"/>
        </w:numPr>
      </w:pPr>
      <w:r>
        <w:t>10 penalty units.</w:t>
      </w:r>
    </w:p>
    <w:p w14:paraId="4D4273AA" w14:textId="77777777" w:rsidR="006520F1" w:rsidRPr="00786FCA" w:rsidRDefault="006520F1" w:rsidP="00905A63">
      <w:pPr>
        <w:pStyle w:val="SideNote"/>
        <w:framePr w:wrap="around"/>
      </w:pPr>
      <w:r>
        <w:lastRenderedPageBreak/>
        <w:t>S. 206A inserted by No. 74/2007 s. 48</w:t>
      </w:r>
      <w:r w:rsidR="00531CE3">
        <w:t>.</w:t>
      </w:r>
    </w:p>
    <w:p w14:paraId="095C2C82" w14:textId="77777777" w:rsidR="001414F1" w:rsidRDefault="001414F1" w:rsidP="001414F1">
      <w:pPr>
        <w:pStyle w:val="DraftHeading1"/>
        <w:tabs>
          <w:tab w:val="right" w:pos="680"/>
        </w:tabs>
        <w:ind w:left="850" w:hanging="850"/>
      </w:pPr>
      <w:r>
        <w:tab/>
      </w:r>
      <w:bookmarkStart w:id="284" w:name="_Toc226010262"/>
      <w:r w:rsidRPr="001414F1">
        <w:t>206A</w:t>
      </w:r>
      <w:r>
        <w:tab/>
        <w:t>Offence to fraudulently induce registration</w:t>
      </w:r>
      <w:bookmarkEnd w:id="284"/>
    </w:p>
    <w:p w14:paraId="30243259" w14:textId="77777777" w:rsidR="001414F1" w:rsidRDefault="001414F1" w:rsidP="001414F1">
      <w:pPr>
        <w:pStyle w:val="DraftHeading2"/>
        <w:tabs>
          <w:tab w:val="right" w:pos="1247"/>
        </w:tabs>
        <w:ind w:left="1361" w:hanging="1361"/>
      </w:pPr>
      <w:r>
        <w:tab/>
      </w:r>
      <w:r w:rsidRPr="001414F1">
        <w:t>(1)</w:t>
      </w:r>
      <w:r>
        <w:tab/>
        <w:t>A person must not by fraudulent or collusive means, or by false representation, induce the Freeway Corporation to register a vehicle under this Part.</w:t>
      </w:r>
    </w:p>
    <w:p w14:paraId="77AC3FDE" w14:textId="77777777" w:rsidR="001414F1" w:rsidRPr="00BE78A7" w:rsidRDefault="001414F1" w:rsidP="001414F1">
      <w:pPr>
        <w:pStyle w:val="DraftPenalty2"/>
        <w:numPr>
          <w:ilvl w:val="0"/>
          <w:numId w:val="31"/>
        </w:numPr>
      </w:pPr>
      <w:r>
        <w:t>10 penalty units.</w:t>
      </w:r>
    </w:p>
    <w:p w14:paraId="261B290D" w14:textId="77777777" w:rsidR="001414F1" w:rsidRDefault="001414F1" w:rsidP="001414F1">
      <w:pPr>
        <w:pStyle w:val="DraftHeading2"/>
        <w:tabs>
          <w:tab w:val="right" w:pos="1247"/>
        </w:tabs>
        <w:ind w:left="1361" w:hanging="1361"/>
      </w:pPr>
      <w:r>
        <w:tab/>
      </w:r>
      <w:r w:rsidRPr="001414F1">
        <w:t>(2)</w:t>
      </w:r>
      <w:r>
        <w:tab/>
        <w:t>A person who seeks the right to drive a vehicle on a tollway must not make a false representation to the Freeway Corporation in seeking to do so.</w:t>
      </w:r>
    </w:p>
    <w:p w14:paraId="7B02A5DF" w14:textId="77777777" w:rsidR="001414F1" w:rsidRDefault="001414F1" w:rsidP="001414F1">
      <w:pPr>
        <w:pStyle w:val="DraftPenalty2"/>
        <w:numPr>
          <w:ilvl w:val="0"/>
          <w:numId w:val="32"/>
        </w:numPr>
      </w:pPr>
      <w:r>
        <w:t>10 penalty unit</w:t>
      </w:r>
      <w:r w:rsidR="006520F1">
        <w:t>s.</w:t>
      </w:r>
    </w:p>
    <w:p w14:paraId="2FA24729" w14:textId="77777777" w:rsidR="00B50E88" w:rsidRPr="00B50E88" w:rsidRDefault="009C1390">
      <w:pPr>
        <w:pStyle w:val="Heading-DIVISION"/>
        <w:rPr>
          <w:sz w:val="28"/>
        </w:rPr>
      </w:pPr>
      <w:bookmarkStart w:id="285" w:name="_Toc226010263"/>
      <w:r w:rsidRPr="00D10CC8">
        <w:rPr>
          <w:sz w:val="28"/>
        </w:rPr>
        <w:t xml:space="preserve">Division 4—Tolling </w:t>
      </w:r>
      <w:r w:rsidR="00CF7B6F" w:rsidRPr="00D10CC8">
        <w:rPr>
          <w:sz w:val="28"/>
        </w:rPr>
        <w:t>e</w:t>
      </w:r>
      <w:r w:rsidRPr="00D10CC8">
        <w:rPr>
          <w:sz w:val="28"/>
        </w:rPr>
        <w:t>nforcement</w:t>
      </w:r>
      <w:bookmarkEnd w:id="285"/>
    </w:p>
    <w:p w14:paraId="7F90C024" w14:textId="77777777" w:rsidR="006520F1" w:rsidRDefault="006520F1" w:rsidP="00905A63">
      <w:pPr>
        <w:pStyle w:val="SideNote"/>
        <w:framePr w:wrap="around"/>
      </w:pPr>
      <w:r>
        <w:t>S. 206B inserted by No. 74/2007 s. 49</w:t>
      </w:r>
      <w:r w:rsidR="00B50E88">
        <w:t>, substituted by No. 8/2019 s. 98</w:t>
      </w:r>
      <w:r>
        <w:t>.</w:t>
      </w:r>
    </w:p>
    <w:p w14:paraId="6F281385" w14:textId="77777777" w:rsidR="00B50E88" w:rsidRDefault="00B50E88" w:rsidP="00973EF8">
      <w:pPr>
        <w:pStyle w:val="DraftHeading1"/>
        <w:tabs>
          <w:tab w:val="right" w:pos="680"/>
        </w:tabs>
        <w:ind w:left="850" w:hanging="850"/>
      </w:pPr>
      <w:r>
        <w:tab/>
      </w:r>
      <w:bookmarkStart w:id="286" w:name="_Toc226010264"/>
      <w:r w:rsidRPr="00B50E88">
        <w:t>206B</w:t>
      </w:r>
      <w:r w:rsidRPr="00B50E88">
        <w:tab/>
        <w:t>Payment of prescribed administrative amount</w:t>
      </w:r>
      <w:bookmarkEnd w:id="286"/>
    </w:p>
    <w:p w14:paraId="6F81CBA0" w14:textId="77777777" w:rsidR="00B50E88" w:rsidRPr="00D1685D" w:rsidRDefault="00B50E88" w:rsidP="00973EF8">
      <w:pPr>
        <w:pStyle w:val="DraftHeading2"/>
        <w:tabs>
          <w:tab w:val="right" w:pos="1247"/>
        </w:tabs>
        <w:ind w:left="1361" w:hanging="1361"/>
      </w:pPr>
      <w:r>
        <w:tab/>
      </w:r>
      <w:r w:rsidRPr="00B50E88">
        <w:t>(1)</w:t>
      </w:r>
      <w:r w:rsidRPr="00D1685D">
        <w:tab/>
        <w:t>Subject to subsection (2), if a charge against a person for an offence against section 204 is found proven, whether or not a conviction is recorded or a penalty imposed for that offence, the court must make an order requiring the person to pay to the Freeway Corporation an amount that is the prescribed administrative amount, if any.</w:t>
      </w:r>
    </w:p>
    <w:p w14:paraId="616DB222" w14:textId="77777777" w:rsidR="00B50E88" w:rsidRPr="00D1685D" w:rsidRDefault="00B50E88" w:rsidP="00973EF8">
      <w:pPr>
        <w:pStyle w:val="DraftHeading2"/>
        <w:tabs>
          <w:tab w:val="right" w:pos="1247"/>
        </w:tabs>
        <w:ind w:left="1361" w:hanging="1361"/>
      </w:pPr>
      <w:r>
        <w:tab/>
      </w:r>
      <w:r w:rsidRPr="00B50E88">
        <w:t>(2)</w:t>
      </w:r>
      <w:r w:rsidRPr="00D1685D">
        <w:tab/>
        <w:t>The court is not required to make an order under subsection (1), if having regard to the prescribed criteria (if any) the court is satisfied—</w:t>
      </w:r>
    </w:p>
    <w:p w14:paraId="4857A9AD" w14:textId="77777777" w:rsidR="00B50E88" w:rsidRPr="00D1685D" w:rsidRDefault="00B50E88" w:rsidP="00973EF8">
      <w:pPr>
        <w:pStyle w:val="DraftHeading3"/>
        <w:tabs>
          <w:tab w:val="right" w:pos="1757"/>
        </w:tabs>
        <w:ind w:left="1871" w:hanging="1871"/>
      </w:pPr>
      <w:r>
        <w:tab/>
      </w:r>
      <w:r w:rsidRPr="00B50E88">
        <w:t>(a)</w:t>
      </w:r>
      <w:r w:rsidRPr="00D1685D">
        <w:tab/>
        <w:t>that the person is experiencing acute financial hardship; or</w:t>
      </w:r>
    </w:p>
    <w:p w14:paraId="66153E31" w14:textId="77777777" w:rsidR="00B50E88" w:rsidRPr="00D1685D" w:rsidRDefault="00B50E88" w:rsidP="00973EF8">
      <w:pPr>
        <w:pStyle w:val="DraftHeading3"/>
        <w:tabs>
          <w:tab w:val="right" w:pos="1757"/>
        </w:tabs>
        <w:ind w:left="1871" w:hanging="1871"/>
      </w:pPr>
      <w:r>
        <w:tab/>
      </w:r>
      <w:r w:rsidRPr="00B50E88">
        <w:t>(b)</w:t>
      </w:r>
      <w:r w:rsidRPr="00D1685D">
        <w:tab/>
        <w:t>that special circumstances apply to the person.</w:t>
      </w:r>
    </w:p>
    <w:p w14:paraId="57FFD0AA" w14:textId="77777777" w:rsidR="00B50E88" w:rsidRDefault="00B50E88" w:rsidP="00973EF8">
      <w:pPr>
        <w:pStyle w:val="DraftHeading2"/>
        <w:tabs>
          <w:tab w:val="right" w:pos="1247"/>
        </w:tabs>
        <w:ind w:left="1361" w:hanging="1361"/>
      </w:pPr>
      <w:r>
        <w:tab/>
      </w:r>
      <w:r w:rsidRPr="00393B38">
        <w:t>(3)</w:t>
      </w:r>
      <w:r w:rsidRPr="00D1685D">
        <w:tab/>
        <w:t>An amount required to be paid under an order made under subsection (1) must be taken to be a judgment debt due by the person to the Freeway Corporation and payment of any amount remaining unpaid under the order is to be enforceable in the court by which it was made.</w:t>
      </w:r>
    </w:p>
    <w:p w14:paraId="0BF4F50F" w14:textId="77777777" w:rsidR="009C1390" w:rsidRDefault="009C1390" w:rsidP="009E119B">
      <w:pPr>
        <w:pStyle w:val="DraftHeading1"/>
        <w:tabs>
          <w:tab w:val="right" w:pos="680"/>
        </w:tabs>
        <w:ind w:left="850" w:hanging="850"/>
      </w:pPr>
      <w:r>
        <w:lastRenderedPageBreak/>
        <w:tab/>
      </w:r>
      <w:bookmarkStart w:id="287" w:name="_Toc226010265"/>
      <w:r>
        <w:t>207</w:t>
      </w:r>
      <w:r w:rsidR="009E119B">
        <w:tab/>
      </w:r>
      <w:r>
        <w:t>Freeway Corporation may notify enforcement agency of non</w:t>
      </w:r>
      <w:r>
        <w:noBreakHyphen/>
        <w:t>payment of toll</w:t>
      </w:r>
      <w:bookmarkEnd w:id="287"/>
    </w:p>
    <w:p w14:paraId="4F69F81F" w14:textId="77777777" w:rsidR="00B50E88" w:rsidRDefault="00B50E88" w:rsidP="00905A63">
      <w:pPr>
        <w:pStyle w:val="SideNote"/>
        <w:framePr w:wrap="around"/>
      </w:pPr>
      <w:r>
        <w:t>S. 207(1) substituted by No. 8/2019 s. 99(1).</w:t>
      </w:r>
    </w:p>
    <w:p w14:paraId="2F609587" w14:textId="77777777" w:rsidR="00B50E88" w:rsidRPr="00D1685D" w:rsidRDefault="00B50E88" w:rsidP="00F12ACF">
      <w:pPr>
        <w:pStyle w:val="DraftHeading3"/>
        <w:tabs>
          <w:tab w:val="right" w:pos="1247"/>
        </w:tabs>
        <w:ind w:left="1361" w:hanging="1361"/>
      </w:pPr>
      <w:r>
        <w:tab/>
      </w:r>
      <w:r w:rsidRPr="00B50E88">
        <w:t>(1)</w:t>
      </w:r>
      <w:r w:rsidRPr="00D1685D">
        <w:tab/>
        <w:t>If the Freeway Corporation or an authorised person believes on reasonable grounds that a</w:t>
      </w:r>
      <w:r w:rsidR="004B707C">
        <w:t xml:space="preserve"> </w:t>
      </w:r>
      <w:r w:rsidRPr="00D1685D">
        <w:t>person has committed an offence against section</w:t>
      </w:r>
      <w:r w:rsidR="004B707C">
        <w:t> </w:t>
      </w:r>
      <w:r w:rsidRPr="00D1685D">
        <w:t>204, the Freeway Corporation or the authorised person may do any or all of the following—</w:t>
      </w:r>
    </w:p>
    <w:p w14:paraId="275534D6" w14:textId="77777777" w:rsidR="00B50E88" w:rsidRPr="00D1685D" w:rsidRDefault="00B50E88" w:rsidP="00F12ACF">
      <w:pPr>
        <w:pStyle w:val="DraftHeading3"/>
        <w:tabs>
          <w:tab w:val="right" w:pos="1757"/>
        </w:tabs>
        <w:ind w:left="1871" w:hanging="1871"/>
      </w:pPr>
      <w:r>
        <w:tab/>
      </w:r>
      <w:r w:rsidRPr="00B50E88">
        <w:t>(a)</w:t>
      </w:r>
      <w:r w:rsidRPr="00D1685D">
        <w:tab/>
        <w:t>send a request for payment of the toll and toll administration fee payable in respect of the use of the vehicle in the toll zone to any person who appears to be liable to pay the toll and toll administration fee;</w:t>
      </w:r>
    </w:p>
    <w:p w14:paraId="0AD8B296" w14:textId="77777777" w:rsidR="00B50E88" w:rsidRPr="00D1685D" w:rsidRDefault="00B50E88" w:rsidP="00F12ACF">
      <w:pPr>
        <w:pStyle w:val="DraftHeading3"/>
        <w:tabs>
          <w:tab w:val="right" w:pos="1757"/>
        </w:tabs>
        <w:ind w:left="1871" w:hanging="1871"/>
      </w:pPr>
      <w:r>
        <w:tab/>
      </w:r>
      <w:r w:rsidRPr="00B50E88">
        <w:t>(b)</w:t>
      </w:r>
      <w:r w:rsidRPr="00D1685D">
        <w:tab/>
        <w:t>if the toll and toll administration fees have not been paid in accordance with the processes set out in the Agreement, notify the enforcement agency of that belief and request the enforcement agency—</w:t>
      </w:r>
    </w:p>
    <w:p w14:paraId="3647EADA" w14:textId="77777777" w:rsidR="00B50E88" w:rsidRPr="00D1685D" w:rsidRDefault="00B50E88" w:rsidP="00F12ACF">
      <w:pPr>
        <w:pStyle w:val="DraftHeading4"/>
        <w:tabs>
          <w:tab w:val="right" w:pos="2268"/>
        </w:tabs>
        <w:ind w:left="2381" w:hanging="2381"/>
      </w:pPr>
      <w:r>
        <w:tab/>
      </w:r>
      <w:r w:rsidRPr="00B50E88">
        <w:t>(i)</w:t>
      </w:r>
      <w:r w:rsidRPr="00D1685D">
        <w:tab/>
        <w:t>to serve an infringement notice in accordance with this Division on the operator of the vehicle or trailer involved in the offence; or</w:t>
      </w:r>
    </w:p>
    <w:p w14:paraId="0009762E" w14:textId="77777777" w:rsidR="00B50E88" w:rsidRPr="00D1685D" w:rsidRDefault="00B50E88" w:rsidP="00F12ACF">
      <w:pPr>
        <w:pStyle w:val="DraftHeading4"/>
        <w:tabs>
          <w:tab w:val="right" w:pos="2268"/>
        </w:tabs>
        <w:ind w:left="2381" w:hanging="2381"/>
      </w:pPr>
      <w:r>
        <w:tab/>
      </w:r>
      <w:r w:rsidRPr="00B50E88">
        <w:t>(ii)</w:t>
      </w:r>
      <w:r w:rsidRPr="00D1685D">
        <w:tab/>
        <w:t>to serve an infringement notice in accordance with this Division on the person nominated by an authorised person in a tolling nomination statement; or</w:t>
      </w:r>
    </w:p>
    <w:p w14:paraId="0607730B" w14:textId="77777777" w:rsidR="00B50E88" w:rsidRDefault="00B50E88" w:rsidP="00F12ACF">
      <w:pPr>
        <w:pStyle w:val="DraftHeading4"/>
        <w:tabs>
          <w:tab w:val="right" w:pos="2268"/>
        </w:tabs>
        <w:ind w:left="2381" w:hanging="2381"/>
        <w:rPr>
          <w:lang w:val="en-US"/>
        </w:rPr>
      </w:pPr>
      <w:r>
        <w:tab/>
      </w:r>
      <w:r w:rsidRPr="00B50E88">
        <w:t>(iii)</w:t>
      </w:r>
      <w:r w:rsidRPr="00D1685D">
        <w:tab/>
        <w:t>to commence proceedings in respect of that offence in accordance with this Act.</w:t>
      </w:r>
    </w:p>
    <w:p w14:paraId="66D5268A" w14:textId="77777777" w:rsidR="007913F4" w:rsidRDefault="007913F4" w:rsidP="00905A63">
      <w:pPr>
        <w:pStyle w:val="SideNote"/>
        <w:framePr w:wrap="around"/>
      </w:pPr>
      <w:r>
        <w:t>S. 207(2) amended by Nos </w:t>
      </w:r>
      <w:r w:rsidR="00F12ACF">
        <w:t xml:space="preserve">95/2005 s. 4(4)(b), </w:t>
      </w:r>
      <w:r>
        <w:t>74/2007 s. 50(1), repealed by No. 8/2019 s. 99(1).</w:t>
      </w:r>
    </w:p>
    <w:p w14:paraId="1A3476D0" w14:textId="77777777" w:rsidR="007913F4" w:rsidRDefault="007913F4" w:rsidP="007913F4">
      <w:pPr>
        <w:pStyle w:val="Stars"/>
        <w:rPr>
          <w:lang w:val="en-US"/>
        </w:rPr>
      </w:pPr>
      <w:r>
        <w:rPr>
          <w:lang w:val="en-US"/>
        </w:rPr>
        <w:tab/>
        <w:t>*</w:t>
      </w:r>
      <w:r>
        <w:rPr>
          <w:lang w:val="en-US"/>
        </w:rPr>
        <w:tab/>
        <w:t>*</w:t>
      </w:r>
      <w:r>
        <w:rPr>
          <w:lang w:val="en-US"/>
        </w:rPr>
        <w:tab/>
        <w:t>*</w:t>
      </w:r>
      <w:r>
        <w:rPr>
          <w:lang w:val="en-US"/>
        </w:rPr>
        <w:tab/>
        <w:t>*</w:t>
      </w:r>
      <w:r>
        <w:rPr>
          <w:lang w:val="en-US"/>
        </w:rPr>
        <w:tab/>
        <w:t>*</w:t>
      </w:r>
    </w:p>
    <w:p w14:paraId="69BEC26E" w14:textId="77777777" w:rsidR="007913F4" w:rsidRDefault="007913F4" w:rsidP="00F12ACF">
      <w:pPr>
        <w:rPr>
          <w:lang w:val="en-US"/>
        </w:rPr>
      </w:pPr>
    </w:p>
    <w:p w14:paraId="5635F0FE" w14:textId="77777777" w:rsidR="007913F4" w:rsidRDefault="007913F4" w:rsidP="00F12ACF">
      <w:pPr>
        <w:rPr>
          <w:lang w:val="en-US"/>
        </w:rPr>
      </w:pPr>
    </w:p>
    <w:p w14:paraId="1F4B4B66" w14:textId="77777777" w:rsidR="00F12ACF" w:rsidRPr="007913F4" w:rsidRDefault="00F12ACF" w:rsidP="00F12ACF">
      <w:pPr>
        <w:rPr>
          <w:lang w:val="en-US"/>
        </w:rPr>
      </w:pPr>
    </w:p>
    <w:p w14:paraId="26983C6E" w14:textId="77777777" w:rsidR="00B0046C" w:rsidRDefault="00B0046C" w:rsidP="00905A63">
      <w:pPr>
        <w:pStyle w:val="SideNote"/>
        <w:framePr w:wrap="around"/>
      </w:pPr>
      <w:bookmarkStart w:id="288" w:name="OLE_LINK3"/>
      <w:r>
        <w:lastRenderedPageBreak/>
        <w:t xml:space="preserve">S. 207(3) amended by No. </w:t>
      </w:r>
      <w:r w:rsidR="00CF4372">
        <w:t>14/2005</w:t>
      </w:r>
      <w:r>
        <w:t xml:space="preserve"> s. 25.</w:t>
      </w:r>
    </w:p>
    <w:bookmarkEnd w:id="288"/>
    <w:p w14:paraId="39532087" w14:textId="77777777" w:rsidR="009C1390" w:rsidRDefault="009C1390">
      <w:pPr>
        <w:pStyle w:val="DraftHeading2"/>
        <w:tabs>
          <w:tab w:val="right" w:pos="1247"/>
        </w:tabs>
        <w:ind w:left="1361" w:hanging="1361"/>
        <w:rPr>
          <w:lang w:val="en-US"/>
        </w:rPr>
      </w:pPr>
      <w:r>
        <w:rPr>
          <w:lang w:val="en-US"/>
        </w:rPr>
        <w:tab/>
        <w:t>(3)</w:t>
      </w:r>
      <w:r>
        <w:rPr>
          <w:lang w:val="en-US"/>
        </w:rPr>
        <w:tab/>
        <w:t xml:space="preserve">If a request is made under this section in relation to a person, any right of the Freeway Corporation to bring proceedings to recover the toll and toll administration </w:t>
      </w:r>
      <w:r w:rsidR="00B0046C">
        <w:t>fees</w:t>
      </w:r>
      <w:r w:rsidR="00B0046C">
        <w:rPr>
          <w:lang w:val="en-US"/>
        </w:rPr>
        <w:t xml:space="preserve"> </w:t>
      </w:r>
      <w:r>
        <w:rPr>
          <w:lang w:val="en-US"/>
        </w:rPr>
        <w:t>from that person as a debt ceases.</w:t>
      </w:r>
    </w:p>
    <w:p w14:paraId="4513A958" w14:textId="77777777" w:rsidR="009C1390" w:rsidRDefault="009C1390">
      <w:pPr>
        <w:pStyle w:val="DraftHeading2"/>
        <w:tabs>
          <w:tab w:val="right" w:pos="1247"/>
        </w:tabs>
        <w:ind w:left="1361" w:hanging="1361"/>
        <w:rPr>
          <w:lang w:val="en-US"/>
        </w:rPr>
      </w:pPr>
      <w:r>
        <w:rPr>
          <w:lang w:val="en-US"/>
        </w:rPr>
        <w:tab/>
        <w:t>(4)</w:t>
      </w:r>
      <w:r>
        <w:rPr>
          <w:lang w:val="en-US"/>
        </w:rPr>
        <w:tab/>
        <w:t xml:space="preserve">Nothing in </w:t>
      </w:r>
      <w:r w:rsidR="00334E3E">
        <w:rPr>
          <w:lang w:val="en-US"/>
        </w:rPr>
        <w:t>subsection</w:t>
      </w:r>
      <w:r>
        <w:rPr>
          <w:lang w:val="en-US"/>
        </w:rPr>
        <w:t xml:space="preserve"> (3) affects the existence of a debt.</w:t>
      </w:r>
    </w:p>
    <w:p w14:paraId="1E5467B1" w14:textId="77777777" w:rsidR="00EB096E" w:rsidRDefault="00EB096E" w:rsidP="00905A63">
      <w:pPr>
        <w:pStyle w:val="SideNote"/>
        <w:framePr w:wrap="around"/>
      </w:pPr>
      <w:r>
        <w:t>S. 207(4</w:t>
      </w:r>
      <w:r w:rsidR="002D26F0">
        <w:t>A</w:t>
      </w:r>
      <w:r>
        <w:t>) inserted by No. 74/2007 s. 50(2).</w:t>
      </w:r>
    </w:p>
    <w:p w14:paraId="271AB929" w14:textId="77777777" w:rsidR="00EB096E" w:rsidRDefault="00EB096E" w:rsidP="00EB096E">
      <w:pPr>
        <w:pStyle w:val="DraftHeading2"/>
        <w:tabs>
          <w:tab w:val="right" w:pos="1247"/>
        </w:tabs>
        <w:ind w:left="1361" w:hanging="1361"/>
      </w:pPr>
      <w:r>
        <w:tab/>
      </w:r>
      <w:r w:rsidRPr="00EB096E">
        <w:t>(4A)</w:t>
      </w:r>
      <w:r>
        <w:tab/>
        <w:t>If the Freeway Corporation or an authorised person believes, on reasonable grounds, that a vehicle that is not registered under this Part has, in respect of a particular toll zone, been driven in that toll zone in contravention of this Part, the Freeway Corporation may notify the enforcement agency to send a notice of the requirement to be registered under this Part in respect of that toll zone to the operator of the vehicle concerned.</w:t>
      </w:r>
    </w:p>
    <w:p w14:paraId="473E14CA" w14:textId="77777777" w:rsidR="007913F4" w:rsidRDefault="007913F4" w:rsidP="00905A63">
      <w:pPr>
        <w:pStyle w:val="SideNote"/>
        <w:framePr w:wrap="around"/>
      </w:pPr>
      <w:r>
        <w:t>S. 207(5) amended by No. 8/2019 s. 99(2).</w:t>
      </w:r>
    </w:p>
    <w:p w14:paraId="33B05A62" w14:textId="347829BE" w:rsidR="009C1390" w:rsidRDefault="009C1390">
      <w:pPr>
        <w:pStyle w:val="DraftHeading2"/>
        <w:tabs>
          <w:tab w:val="right" w:pos="1247"/>
        </w:tabs>
        <w:ind w:left="1361" w:hanging="1361"/>
        <w:rPr>
          <w:lang w:val="en-US"/>
        </w:rPr>
      </w:pPr>
      <w:r>
        <w:rPr>
          <w:lang w:val="en-US"/>
        </w:rPr>
        <w:tab/>
        <w:t>(5)</w:t>
      </w:r>
      <w:r>
        <w:rPr>
          <w:lang w:val="en-US"/>
        </w:rPr>
        <w:tab/>
        <w:t xml:space="preserve">Nothing in </w:t>
      </w:r>
      <w:r w:rsidR="007913F4" w:rsidRPr="00D1685D">
        <w:t>subsection (1)</w:t>
      </w:r>
      <w:r>
        <w:rPr>
          <w:lang w:val="en-US"/>
        </w:rPr>
        <w:t xml:space="preserve"> requires the Freeway Corporation or an authorised person to notify the enforcement agency of an offence under section 204.</w:t>
      </w:r>
    </w:p>
    <w:p w14:paraId="15C492D8" w14:textId="6E753775" w:rsidR="0085391F" w:rsidRDefault="0085391F" w:rsidP="00905A63">
      <w:pPr>
        <w:pStyle w:val="SideNote"/>
        <w:framePr w:wrap="around"/>
      </w:pPr>
      <w:r>
        <w:t xml:space="preserve">S. 207(6) repealed by No. 74/2007 s. 50(3), new s. 207(6) inserted by </w:t>
      </w:r>
      <w:r w:rsidRPr="0085391F">
        <w:t>No.</w:t>
      </w:r>
      <w:r>
        <w:t> </w:t>
      </w:r>
      <w:r w:rsidRPr="0085391F">
        <w:t>17/2022</w:t>
      </w:r>
      <w:r>
        <w:t xml:space="preserve"> s. 99.</w:t>
      </w:r>
    </w:p>
    <w:p w14:paraId="6A419D3B" w14:textId="00164453" w:rsidR="0085391F" w:rsidRPr="00AE2B82" w:rsidRDefault="0085391F" w:rsidP="00C56CD5">
      <w:pPr>
        <w:pStyle w:val="DraftHeading2"/>
        <w:tabs>
          <w:tab w:val="right" w:pos="1247"/>
        </w:tabs>
        <w:ind w:left="1361" w:hanging="1361"/>
      </w:pPr>
      <w:r>
        <w:tab/>
      </w:r>
      <w:r w:rsidRPr="0085391F">
        <w:t>(6)</w:t>
      </w:r>
      <w:r w:rsidRPr="00AE2B82">
        <w:tab/>
        <w:t>After a request is made to the enforcement agency under subsection (1)(b)(i) or (ii), the Freeway Corporation may withdraw that request if the Freeway Corporation considers it appropriate to do so having regard to the circumstances of the person in respect of whom the request was made.</w:t>
      </w:r>
    </w:p>
    <w:p w14:paraId="479240B6" w14:textId="5083B0C1" w:rsidR="0085391F" w:rsidRDefault="0085391F" w:rsidP="00905A63">
      <w:pPr>
        <w:pStyle w:val="SideNote"/>
        <w:framePr w:wrap="around"/>
      </w:pPr>
      <w:r>
        <w:t xml:space="preserve">S. 207(7) inserted by </w:t>
      </w:r>
      <w:r w:rsidRPr="0085391F">
        <w:t>No.</w:t>
      </w:r>
      <w:r>
        <w:t> </w:t>
      </w:r>
      <w:r w:rsidRPr="0085391F">
        <w:t>17/2022</w:t>
      </w:r>
      <w:r>
        <w:t xml:space="preserve"> s. 99.</w:t>
      </w:r>
    </w:p>
    <w:p w14:paraId="7239C50F" w14:textId="3378570D" w:rsidR="0085391F" w:rsidRPr="00AE2B82" w:rsidRDefault="0085391F" w:rsidP="00C56CD5">
      <w:pPr>
        <w:pStyle w:val="DraftHeading2"/>
        <w:tabs>
          <w:tab w:val="right" w:pos="1247"/>
        </w:tabs>
        <w:ind w:left="1361" w:hanging="1361"/>
      </w:pPr>
      <w:r>
        <w:tab/>
      </w:r>
      <w:r w:rsidRPr="0085391F">
        <w:t>(7)</w:t>
      </w:r>
      <w:r w:rsidRPr="00AE2B82">
        <w:tab/>
        <w:t>If the Freeway Corporation withdraws a request under subsection (6), it must notify the enforcement agency of that withdrawal.</w:t>
      </w:r>
    </w:p>
    <w:p w14:paraId="796E926A" w14:textId="78E876D9" w:rsidR="0085391F" w:rsidRDefault="0085391F" w:rsidP="00905A63">
      <w:pPr>
        <w:pStyle w:val="SideNote"/>
        <w:framePr w:wrap="around"/>
      </w:pPr>
      <w:r>
        <w:t xml:space="preserve">S. 207(8) inserted by </w:t>
      </w:r>
      <w:r w:rsidRPr="0085391F">
        <w:t>No.</w:t>
      </w:r>
      <w:r>
        <w:t> </w:t>
      </w:r>
      <w:r w:rsidRPr="0085391F">
        <w:t>17/2022</w:t>
      </w:r>
      <w:r>
        <w:t xml:space="preserve"> s. 99.</w:t>
      </w:r>
    </w:p>
    <w:p w14:paraId="2D49CE7B" w14:textId="263F1A8A" w:rsidR="0085391F" w:rsidRPr="00AE2B82" w:rsidRDefault="0085391F" w:rsidP="00C56CD5">
      <w:pPr>
        <w:pStyle w:val="DraftHeading2"/>
        <w:tabs>
          <w:tab w:val="right" w:pos="1247"/>
        </w:tabs>
        <w:ind w:left="1361" w:hanging="1361"/>
      </w:pPr>
      <w:r>
        <w:tab/>
      </w:r>
      <w:r w:rsidRPr="0085391F">
        <w:t>(8)</w:t>
      </w:r>
      <w:r w:rsidRPr="00AE2B82">
        <w:tab/>
        <w:t>On receiving a notification under subsection (7), the enforcement agency must withdraw any infringement notice served in respect of the request that the Freeway Corporation has withdrawn under subsection (6).</w:t>
      </w:r>
    </w:p>
    <w:p w14:paraId="7A249510" w14:textId="64850BBB" w:rsidR="0085391F" w:rsidRDefault="0085391F" w:rsidP="00905A63">
      <w:pPr>
        <w:pStyle w:val="SideNote"/>
        <w:framePr w:wrap="around"/>
      </w:pPr>
      <w:r>
        <w:lastRenderedPageBreak/>
        <w:t xml:space="preserve">S. 207(9) inserted by </w:t>
      </w:r>
      <w:r w:rsidRPr="0085391F">
        <w:t>No.</w:t>
      </w:r>
      <w:r>
        <w:t> </w:t>
      </w:r>
      <w:r w:rsidRPr="0085391F">
        <w:t>17/2022</w:t>
      </w:r>
      <w:r>
        <w:t xml:space="preserve"> s. 99.</w:t>
      </w:r>
    </w:p>
    <w:p w14:paraId="03830C3E" w14:textId="0F364B3E" w:rsidR="0085391F" w:rsidRPr="00AE2B82" w:rsidRDefault="0085391F" w:rsidP="00C56CD5">
      <w:pPr>
        <w:pStyle w:val="DraftHeading2"/>
        <w:tabs>
          <w:tab w:val="right" w:pos="1247"/>
        </w:tabs>
        <w:ind w:left="1361" w:hanging="1361"/>
      </w:pPr>
      <w:r>
        <w:tab/>
      </w:r>
      <w:r w:rsidRPr="0085391F">
        <w:t>(9)</w:t>
      </w:r>
      <w:r w:rsidRPr="00AE2B82">
        <w:tab/>
        <w:t>If an enforcement agency withdraws an infringement notice under subsection (8)—</w:t>
      </w:r>
    </w:p>
    <w:p w14:paraId="55796BE8" w14:textId="364C0FE3" w:rsidR="0085391F" w:rsidRPr="00AE2B82" w:rsidRDefault="0085391F" w:rsidP="00C56CD5">
      <w:pPr>
        <w:pStyle w:val="DraftHeading3"/>
        <w:tabs>
          <w:tab w:val="right" w:pos="1757"/>
        </w:tabs>
        <w:ind w:left="1871" w:hanging="1871"/>
      </w:pPr>
      <w:r>
        <w:tab/>
      </w:r>
      <w:r w:rsidRPr="0085391F">
        <w:t>(a)</w:t>
      </w:r>
      <w:r w:rsidRPr="00AE2B82">
        <w:tab/>
        <w:t>the enforcement agency—</w:t>
      </w:r>
    </w:p>
    <w:p w14:paraId="2E2D84C4" w14:textId="3DB5981C" w:rsidR="0085391F" w:rsidRPr="00AE2B82" w:rsidRDefault="0085391F" w:rsidP="00C56CD5">
      <w:pPr>
        <w:pStyle w:val="DraftHeading4"/>
        <w:tabs>
          <w:tab w:val="right" w:pos="2268"/>
        </w:tabs>
        <w:ind w:left="2381" w:hanging="2381"/>
      </w:pPr>
      <w:r>
        <w:tab/>
      </w:r>
      <w:r w:rsidRPr="0085391F">
        <w:t>(i)</w:t>
      </w:r>
      <w:r w:rsidRPr="00AE2B82">
        <w:tab/>
        <w:t>must notify the person who was served the infringement notice that the infringement notice has been withdrawn; and</w:t>
      </w:r>
    </w:p>
    <w:p w14:paraId="234B12BF" w14:textId="6E2DF1F8" w:rsidR="0085391F" w:rsidRPr="00AE2B82" w:rsidRDefault="0085391F" w:rsidP="00C56CD5">
      <w:pPr>
        <w:pStyle w:val="DraftHeading4"/>
        <w:tabs>
          <w:tab w:val="right" w:pos="2268"/>
        </w:tabs>
        <w:ind w:left="2381" w:hanging="2381"/>
      </w:pPr>
      <w:r>
        <w:tab/>
      </w:r>
      <w:r w:rsidRPr="0085391F">
        <w:t>(ii)</w:t>
      </w:r>
      <w:r w:rsidRPr="00AE2B82">
        <w:tab/>
        <w:t>must not take any further action with respect to the matter; and</w:t>
      </w:r>
    </w:p>
    <w:p w14:paraId="00E6256F" w14:textId="290A1A8D" w:rsidR="0085391F" w:rsidRDefault="0085391F" w:rsidP="00C56CD5">
      <w:pPr>
        <w:pStyle w:val="DraftHeading3"/>
        <w:tabs>
          <w:tab w:val="right" w:pos="1757"/>
        </w:tabs>
        <w:ind w:left="1871" w:hanging="1871"/>
      </w:pPr>
      <w:r>
        <w:tab/>
      </w:r>
      <w:r w:rsidRPr="0085391F">
        <w:t>(b)</w:t>
      </w:r>
      <w:r w:rsidRPr="00AE2B82">
        <w:tab/>
        <w:t>the Freeway Corporation must not take any further action with respect to the matter.</w:t>
      </w:r>
    </w:p>
    <w:p w14:paraId="49941AE5" w14:textId="78A13E88" w:rsidR="00450863" w:rsidRDefault="00450863" w:rsidP="00905A63">
      <w:pPr>
        <w:pStyle w:val="SideNote"/>
        <w:framePr w:wrap="around"/>
      </w:pPr>
      <w:r>
        <w:t xml:space="preserve">S. 207(10) inserted by </w:t>
      </w:r>
      <w:r w:rsidRPr="0085391F">
        <w:t>No.</w:t>
      </w:r>
      <w:r>
        <w:t> </w:t>
      </w:r>
      <w:r w:rsidR="00E4178C">
        <w:t>14</w:t>
      </w:r>
      <w:r w:rsidRPr="0085391F">
        <w:t>/202</w:t>
      </w:r>
      <w:r>
        <w:t>6 s. 58.</w:t>
      </w:r>
    </w:p>
    <w:p w14:paraId="604888BE" w14:textId="7D4B5831" w:rsidR="00450863" w:rsidRPr="007E21A9" w:rsidRDefault="00450863" w:rsidP="007E21A9">
      <w:pPr>
        <w:pStyle w:val="DraftHeading2"/>
        <w:tabs>
          <w:tab w:val="right" w:pos="1247"/>
        </w:tabs>
        <w:ind w:left="1361" w:hanging="1361"/>
      </w:pPr>
      <w:r>
        <w:rPr>
          <w:lang w:val="en-US"/>
        </w:rPr>
        <w:tab/>
      </w:r>
      <w:r w:rsidRPr="00450863">
        <w:rPr>
          <w:lang w:val="en-US"/>
        </w:rPr>
        <w:t>(10)</w:t>
      </w:r>
      <w:r w:rsidRPr="00730292">
        <w:rPr>
          <w:lang w:val="en-US"/>
        </w:rPr>
        <w:tab/>
        <w:t xml:space="preserve">The Freeway Corporation may give an enforcement agency a notification under this section by lodging the notification on the online platform approved by the Director, Fines Victoria under section 179A of the </w:t>
      </w:r>
      <w:r w:rsidRPr="00730292">
        <w:rPr>
          <w:b/>
          <w:bCs/>
          <w:lang w:val="en-US"/>
        </w:rPr>
        <w:t>Fines Reform Act</w:t>
      </w:r>
      <w:r w:rsidR="00404523">
        <w:rPr>
          <w:b/>
          <w:bCs/>
          <w:lang w:val="en-US"/>
        </w:rPr>
        <w:t> </w:t>
      </w:r>
      <w:r w:rsidRPr="00730292">
        <w:rPr>
          <w:b/>
          <w:bCs/>
          <w:lang w:val="en-US"/>
        </w:rPr>
        <w:t>2014</w:t>
      </w:r>
      <w:r w:rsidRPr="00730292">
        <w:rPr>
          <w:lang w:val="en-US"/>
        </w:rPr>
        <w:t>.</w:t>
      </w:r>
    </w:p>
    <w:p w14:paraId="4B26958E" w14:textId="77777777" w:rsidR="00752A7D" w:rsidRDefault="00752A7D" w:rsidP="00905A63">
      <w:pPr>
        <w:pStyle w:val="SideNote"/>
        <w:framePr w:wrap="around"/>
      </w:pPr>
      <w:r>
        <w:t>S. 207A inserted by No. 74/2007 s. 51.</w:t>
      </w:r>
    </w:p>
    <w:p w14:paraId="22444A5F" w14:textId="77777777" w:rsidR="00C13D20" w:rsidRDefault="00752A7D" w:rsidP="00752A7D">
      <w:pPr>
        <w:pStyle w:val="DraftHeading1"/>
        <w:tabs>
          <w:tab w:val="right" w:pos="680"/>
        </w:tabs>
        <w:ind w:left="850" w:hanging="850"/>
      </w:pPr>
      <w:r>
        <w:tab/>
      </w:r>
      <w:bookmarkStart w:id="289" w:name="_Toc226010266"/>
      <w:r w:rsidRPr="00752A7D">
        <w:t>207A</w:t>
      </w:r>
      <w:r>
        <w:tab/>
        <w:t>Disputes in relation to payment of tolls</w:t>
      </w:r>
      <w:bookmarkEnd w:id="289"/>
    </w:p>
    <w:p w14:paraId="30E5D390" w14:textId="77777777" w:rsidR="00752A7D" w:rsidRDefault="00752A7D" w:rsidP="00752A7D">
      <w:pPr>
        <w:pStyle w:val="DraftHeading2"/>
        <w:tabs>
          <w:tab w:val="right" w:pos="1247"/>
        </w:tabs>
        <w:ind w:left="1361" w:hanging="1361"/>
      </w:pPr>
      <w:r>
        <w:tab/>
      </w:r>
      <w:r w:rsidRPr="00752A7D">
        <w:t>(1)</w:t>
      </w:r>
      <w:r>
        <w:tab/>
        <w:t>If the Freeway Corporation or an authorised person has made a request under section 207(4A), the enforcement agency may send, by post, a notice of the requirement to be registered under this Part in respect of the toll zone to the operator of the vehicle concerned.</w:t>
      </w:r>
    </w:p>
    <w:p w14:paraId="04C8F3BE" w14:textId="6DD3072B" w:rsidR="00023AB7" w:rsidRDefault="00752A7D" w:rsidP="003157B9">
      <w:pPr>
        <w:pStyle w:val="DraftHeading2"/>
        <w:tabs>
          <w:tab w:val="right" w:pos="1247"/>
        </w:tabs>
        <w:ind w:left="1361" w:hanging="1361"/>
      </w:pPr>
      <w:r>
        <w:tab/>
      </w:r>
      <w:r w:rsidRPr="00752A7D">
        <w:t>(2)</w:t>
      </w:r>
      <w:r>
        <w:tab/>
        <w:t>If a dispute resolution process set out in an agreement referred to in section 205A(1) or established by Freeway Corporation relating to the registration, or non-registration, at a particular time of a vehicle under this Part is in progress, proceedings (other than civil proceedings) cannot</w:t>
      </w:r>
      <w:r w:rsidR="00B80D15">
        <w:t> </w:t>
      </w:r>
      <w:r>
        <w:t>be commenced under this Part relating to the non-registration of the vehicle at that time.</w:t>
      </w:r>
    </w:p>
    <w:p w14:paraId="76851437" w14:textId="77777777" w:rsidR="00404523" w:rsidRDefault="00404523" w:rsidP="00404523"/>
    <w:p w14:paraId="09879709" w14:textId="77777777" w:rsidR="00404523" w:rsidRPr="00404523" w:rsidRDefault="00404523" w:rsidP="00404523"/>
    <w:p w14:paraId="2C3B790C" w14:textId="77777777" w:rsidR="009C1390" w:rsidRDefault="009C1390" w:rsidP="009E119B">
      <w:pPr>
        <w:pStyle w:val="DraftHeading1"/>
        <w:tabs>
          <w:tab w:val="right" w:pos="680"/>
        </w:tabs>
        <w:ind w:left="850" w:hanging="850"/>
      </w:pPr>
      <w:r>
        <w:lastRenderedPageBreak/>
        <w:tab/>
      </w:r>
      <w:bookmarkStart w:id="290" w:name="_Toc226010267"/>
      <w:r>
        <w:t>208</w:t>
      </w:r>
      <w:r w:rsidR="009E119B">
        <w:tab/>
      </w:r>
      <w:r>
        <w:t>Enforcement officers</w:t>
      </w:r>
      <w:bookmarkEnd w:id="290"/>
    </w:p>
    <w:p w14:paraId="009F7D9B" w14:textId="77777777" w:rsidR="009C1390" w:rsidRDefault="009C1390">
      <w:pPr>
        <w:pStyle w:val="DraftHeading2"/>
        <w:tabs>
          <w:tab w:val="right" w:pos="1247"/>
        </w:tabs>
        <w:ind w:left="1361" w:hanging="1361"/>
      </w:pPr>
      <w:r>
        <w:tab/>
        <w:t>(1)</w:t>
      </w:r>
      <w:r>
        <w:tab/>
        <w:t>An enforcement agency may appoint any person to be an enforcement officer for the purposes of this Part.</w:t>
      </w:r>
    </w:p>
    <w:p w14:paraId="01A25849" w14:textId="77777777" w:rsidR="009C1390" w:rsidRDefault="009C1390">
      <w:pPr>
        <w:pStyle w:val="DraftHeading2"/>
        <w:tabs>
          <w:tab w:val="right" w:pos="1247"/>
        </w:tabs>
        <w:ind w:left="1361" w:hanging="1361"/>
      </w:pPr>
      <w:r>
        <w:tab/>
        <w:t>(2)</w:t>
      </w:r>
      <w:r>
        <w:tab/>
        <w:t>The appointment must be in writing and must specify the terms and conditions on which the person is appointed.</w:t>
      </w:r>
    </w:p>
    <w:p w14:paraId="4C21AC1B" w14:textId="77777777" w:rsidR="009C1390" w:rsidRDefault="009C1390">
      <w:pPr>
        <w:pStyle w:val="DraftHeading2"/>
        <w:tabs>
          <w:tab w:val="right" w:pos="1247"/>
        </w:tabs>
        <w:ind w:left="1361" w:hanging="1361"/>
      </w:pPr>
      <w:r>
        <w:tab/>
        <w:t>(3)</w:t>
      </w:r>
      <w:r>
        <w:tab/>
        <w:t>A person must not be appointed as an enforcement officer under this section unless the person has completed appropriate training or qualifications as determined by the enforcement agency.</w:t>
      </w:r>
    </w:p>
    <w:p w14:paraId="42D46701" w14:textId="77777777" w:rsidR="009C1390" w:rsidRDefault="009C1390" w:rsidP="009E119B">
      <w:pPr>
        <w:pStyle w:val="DraftHeading1"/>
        <w:tabs>
          <w:tab w:val="right" w:pos="680"/>
        </w:tabs>
        <w:ind w:left="850" w:hanging="850"/>
      </w:pPr>
      <w:r>
        <w:tab/>
      </w:r>
      <w:bookmarkStart w:id="291" w:name="_Toc226010268"/>
      <w:r>
        <w:t>209</w:t>
      </w:r>
      <w:r w:rsidR="009E119B">
        <w:tab/>
      </w:r>
      <w:r>
        <w:t>Identification of enforcement officers</w:t>
      </w:r>
      <w:bookmarkEnd w:id="291"/>
    </w:p>
    <w:p w14:paraId="69805EC3" w14:textId="77777777" w:rsidR="009C1390" w:rsidRDefault="009C1390">
      <w:pPr>
        <w:pStyle w:val="DraftHeading2"/>
        <w:tabs>
          <w:tab w:val="right" w:pos="1247"/>
        </w:tabs>
        <w:ind w:left="1361" w:hanging="1361"/>
      </w:pPr>
      <w:r>
        <w:tab/>
        <w:t>(1)</w:t>
      </w:r>
      <w:r>
        <w:tab/>
        <w:t>An enforcement agency must issue an identity card to each person it appoints as an enforcement officer.</w:t>
      </w:r>
    </w:p>
    <w:p w14:paraId="7CC05107" w14:textId="77777777" w:rsidR="009C1390" w:rsidRDefault="009C1390">
      <w:pPr>
        <w:pStyle w:val="DraftHeading2"/>
        <w:tabs>
          <w:tab w:val="right" w:pos="1247"/>
        </w:tabs>
        <w:ind w:left="1361" w:hanging="1361"/>
      </w:pPr>
      <w:r>
        <w:tab/>
        <w:t>(2)</w:t>
      </w:r>
      <w:r>
        <w:tab/>
        <w:t>The identity card issued to a person must—</w:t>
      </w:r>
    </w:p>
    <w:p w14:paraId="78F172D9" w14:textId="77777777" w:rsidR="009C1390" w:rsidRDefault="009C1390">
      <w:pPr>
        <w:pStyle w:val="DraftHeading3"/>
        <w:tabs>
          <w:tab w:val="right" w:pos="1757"/>
        </w:tabs>
        <w:ind w:left="1871" w:hanging="1871"/>
      </w:pPr>
      <w:r>
        <w:tab/>
        <w:t>(a)</w:t>
      </w:r>
      <w:r>
        <w:tab/>
        <w:t>contain a photograph of the person; and</w:t>
      </w:r>
    </w:p>
    <w:p w14:paraId="61CFF208" w14:textId="77777777" w:rsidR="009C1390" w:rsidRDefault="009C1390">
      <w:pPr>
        <w:pStyle w:val="DraftHeading3"/>
        <w:tabs>
          <w:tab w:val="right" w:pos="1757"/>
        </w:tabs>
        <w:ind w:left="1871" w:hanging="1871"/>
      </w:pPr>
      <w:r>
        <w:tab/>
        <w:t>(b)</w:t>
      </w:r>
      <w:r>
        <w:tab/>
        <w:t>state the full name of the person; and</w:t>
      </w:r>
    </w:p>
    <w:p w14:paraId="0184F8D9" w14:textId="77777777" w:rsidR="009C1390" w:rsidRDefault="009C1390">
      <w:pPr>
        <w:pStyle w:val="DraftHeading3"/>
        <w:tabs>
          <w:tab w:val="right" w:pos="1757"/>
        </w:tabs>
        <w:ind w:left="1871" w:hanging="1871"/>
      </w:pPr>
      <w:r>
        <w:tab/>
        <w:t>(c)</w:t>
      </w:r>
      <w:r>
        <w:tab/>
        <w:t>state that the person is an enforcement officer for the purposes of this Part.</w:t>
      </w:r>
    </w:p>
    <w:p w14:paraId="654B4B6F" w14:textId="77777777" w:rsidR="009C1390" w:rsidRDefault="009C1390">
      <w:pPr>
        <w:pStyle w:val="DraftHeading2"/>
        <w:tabs>
          <w:tab w:val="right" w:pos="1247"/>
        </w:tabs>
        <w:ind w:left="1361" w:hanging="1361"/>
      </w:pPr>
      <w:r>
        <w:tab/>
        <w:t>(3)</w:t>
      </w:r>
      <w:r>
        <w:tab/>
        <w:t>An enforcement officer must produce his or her identity card for inspection at any time during the exercise of a power under this Part, if asked to do so.</w:t>
      </w:r>
    </w:p>
    <w:p w14:paraId="1499E0C8" w14:textId="77777777" w:rsidR="009C1390" w:rsidRDefault="009C1390">
      <w:pPr>
        <w:pStyle w:val="DraftPenalty2"/>
        <w:numPr>
          <w:ilvl w:val="0"/>
          <w:numId w:val="19"/>
        </w:numPr>
      </w:pPr>
      <w:r>
        <w:t>10 penalty units.</w:t>
      </w:r>
    </w:p>
    <w:p w14:paraId="72BF427A" w14:textId="3BA7F0B5" w:rsidR="00B906D0" w:rsidRDefault="009C1390" w:rsidP="003157B9">
      <w:pPr>
        <w:pStyle w:val="DraftHeading2"/>
        <w:tabs>
          <w:tab w:val="right" w:pos="1247"/>
        </w:tabs>
        <w:ind w:left="1361" w:hanging="1361"/>
      </w:pPr>
      <w:r>
        <w:tab/>
        <w:t>(4)</w:t>
      </w:r>
      <w:r w:rsidR="009E119B">
        <w:tab/>
      </w:r>
      <w:r>
        <w:t>In any proceedings under this Act, an identity card purporting to be issued to a person by an enforcement agency under this section is evidence of the appointment of that person as an enforcement officer.</w:t>
      </w:r>
    </w:p>
    <w:p w14:paraId="2AF0102B" w14:textId="77777777" w:rsidR="00404523" w:rsidRDefault="00404523" w:rsidP="00404523"/>
    <w:p w14:paraId="6CC600E0" w14:textId="77777777" w:rsidR="00404523" w:rsidRPr="00404523" w:rsidRDefault="00404523" w:rsidP="00404523"/>
    <w:p w14:paraId="2E66443F" w14:textId="77777777" w:rsidR="009C1390" w:rsidRDefault="009C1390" w:rsidP="009E119B">
      <w:pPr>
        <w:pStyle w:val="DraftHeading1"/>
        <w:tabs>
          <w:tab w:val="right" w:pos="680"/>
        </w:tabs>
        <w:ind w:left="850" w:hanging="850"/>
      </w:pPr>
      <w:r>
        <w:lastRenderedPageBreak/>
        <w:tab/>
      </w:r>
      <w:bookmarkStart w:id="292" w:name="_Toc226010269"/>
      <w:r>
        <w:t>210</w:t>
      </w:r>
      <w:r w:rsidR="009E119B">
        <w:tab/>
      </w:r>
      <w:r>
        <w:t>Power to serve a notice</w:t>
      </w:r>
      <w:bookmarkEnd w:id="292"/>
    </w:p>
    <w:p w14:paraId="2454FD87" w14:textId="77777777" w:rsidR="004B707C" w:rsidRPr="004B707C" w:rsidRDefault="009C1390" w:rsidP="00B906D0">
      <w:pPr>
        <w:pStyle w:val="DraftHeading2"/>
        <w:tabs>
          <w:tab w:val="right" w:pos="1247"/>
        </w:tabs>
        <w:ind w:left="1361" w:hanging="1361"/>
      </w:pPr>
      <w:r>
        <w:tab/>
        <w:t>(1)</w:t>
      </w:r>
      <w:r w:rsidR="009E119B">
        <w:tab/>
      </w:r>
      <w:r>
        <w:t>An enforcement officer may serve or cause to be served an infringement notice on any person whom he or she has reason to believe has committed an offence under section 204.</w:t>
      </w:r>
    </w:p>
    <w:p w14:paraId="6B8EF94F" w14:textId="77777777" w:rsidR="00A728A5" w:rsidRPr="00A728A5" w:rsidRDefault="00A728A5" w:rsidP="00905A63">
      <w:pPr>
        <w:pStyle w:val="SideNote"/>
        <w:framePr w:wrap="around"/>
      </w:pPr>
      <w:r>
        <w:t xml:space="preserve">S. 210(1A) inserted by No. </w:t>
      </w:r>
      <w:r w:rsidR="001645A8">
        <w:t>32/2006</w:t>
      </w:r>
      <w:r>
        <w:t xml:space="preserve"> s. 79(1).</w:t>
      </w:r>
    </w:p>
    <w:p w14:paraId="66FF40A9" w14:textId="77777777" w:rsidR="000E16DC" w:rsidRDefault="000E16DC" w:rsidP="000E16DC">
      <w:pPr>
        <w:pStyle w:val="DraftHeading2"/>
        <w:tabs>
          <w:tab w:val="right" w:pos="1247"/>
        </w:tabs>
        <w:ind w:left="1361" w:hanging="1361"/>
      </w:pPr>
      <w:r>
        <w:tab/>
      </w:r>
      <w:r w:rsidR="00A728A5" w:rsidRPr="00A728A5">
        <w:t>(1A)</w:t>
      </w:r>
      <w:r w:rsidR="00A728A5">
        <w:tab/>
        <w:t xml:space="preserve">An offence referred to in </w:t>
      </w:r>
      <w:r w:rsidR="00334E3E">
        <w:t>subsection</w:t>
      </w:r>
      <w:r w:rsidR="00A728A5">
        <w:t xml:space="preserve"> (1) for which an infringement notice may be served is an infringement offence within the meaning of the </w:t>
      </w:r>
      <w:r w:rsidR="00A728A5" w:rsidRPr="0067075A">
        <w:rPr>
          <w:b/>
        </w:rPr>
        <w:t>Infringements Act 2006</w:t>
      </w:r>
      <w:r w:rsidR="00A728A5">
        <w:t>.</w:t>
      </w:r>
    </w:p>
    <w:p w14:paraId="69608210" w14:textId="77777777" w:rsidR="000E16DC" w:rsidRPr="00A728A5" w:rsidRDefault="000E16DC" w:rsidP="00905A63">
      <w:pPr>
        <w:pStyle w:val="SideNote"/>
        <w:framePr w:wrap="around"/>
      </w:pPr>
      <w:r>
        <w:t>S. 210(1B) inserted by No. 74/2007 s. 52.</w:t>
      </w:r>
    </w:p>
    <w:p w14:paraId="366A8484" w14:textId="77777777" w:rsidR="000E16DC" w:rsidRDefault="000E16DC" w:rsidP="000E16DC">
      <w:pPr>
        <w:pStyle w:val="DraftHeading2"/>
        <w:tabs>
          <w:tab w:val="right" w:pos="1247"/>
        </w:tabs>
        <w:ind w:left="1361" w:hanging="1361"/>
      </w:pPr>
      <w:r>
        <w:tab/>
      </w:r>
      <w:r w:rsidRPr="000E16DC">
        <w:t>(1B)</w:t>
      </w:r>
      <w:r>
        <w:tab/>
        <w:t xml:space="preserve">In addition to and without limiting section 12 of the </w:t>
      </w:r>
      <w:r>
        <w:rPr>
          <w:b/>
        </w:rPr>
        <w:t>Infringements Act 2006</w:t>
      </w:r>
      <w:r>
        <w:t>, an infringement notice referred to in subsection (1) may be served by sending the notice by post addressed to—</w:t>
      </w:r>
    </w:p>
    <w:p w14:paraId="2F6A9A97" w14:textId="77777777" w:rsidR="000E16DC" w:rsidRDefault="000E16DC" w:rsidP="000E16DC">
      <w:pPr>
        <w:pStyle w:val="DraftHeading3"/>
        <w:tabs>
          <w:tab w:val="right" w:pos="1757"/>
        </w:tabs>
        <w:ind w:left="1871" w:hanging="1871"/>
      </w:pPr>
      <w:r>
        <w:tab/>
      </w:r>
      <w:r w:rsidRPr="000E16DC">
        <w:t>(a)</w:t>
      </w:r>
      <w:r>
        <w:tab/>
        <w:t xml:space="preserve">the responsible person (within the meaning of Part 6AA of the </w:t>
      </w:r>
      <w:r>
        <w:rPr>
          <w:b/>
        </w:rPr>
        <w:t>Road Safety Act 1986</w:t>
      </w:r>
      <w:r>
        <w:t>) in relation to the vehicle involved in the offence; or</w:t>
      </w:r>
    </w:p>
    <w:p w14:paraId="27B95625" w14:textId="77777777" w:rsidR="00A728A5" w:rsidRPr="00A728A5" w:rsidRDefault="000E16DC" w:rsidP="000E16DC">
      <w:pPr>
        <w:pStyle w:val="DraftHeading3"/>
        <w:tabs>
          <w:tab w:val="right" w:pos="1757"/>
        </w:tabs>
        <w:ind w:left="1871" w:hanging="1871"/>
      </w:pPr>
      <w:r>
        <w:tab/>
      </w:r>
      <w:r w:rsidRPr="000E16DC">
        <w:t>(b)</w:t>
      </w:r>
      <w:r>
        <w:tab/>
      </w:r>
      <w:r w:rsidRPr="00F60267">
        <w:t xml:space="preserve">the </w:t>
      </w:r>
      <w:r>
        <w:t xml:space="preserve">person nominated in a tolling nomination statement that has been made by an authorised officer and accepted by an enforcement official as an effective statement under Part 6AA of the </w:t>
      </w:r>
      <w:r>
        <w:rPr>
          <w:b/>
        </w:rPr>
        <w:t>Road Safety Act 1986</w:t>
      </w:r>
      <w:r>
        <w:t>.</w:t>
      </w:r>
    </w:p>
    <w:p w14:paraId="0C2A8144" w14:textId="77777777" w:rsidR="00F46362" w:rsidRPr="00F46362" w:rsidRDefault="00F46362" w:rsidP="00905A63">
      <w:pPr>
        <w:pStyle w:val="SideNote"/>
        <w:framePr w:wrap="around"/>
      </w:pPr>
      <w:r>
        <w:t xml:space="preserve">S. 210(2) amended by No. </w:t>
      </w:r>
      <w:r w:rsidR="00472BA1">
        <w:t>95/2005</w:t>
      </w:r>
      <w:r>
        <w:t xml:space="preserve"> s. 4(4)(b).</w:t>
      </w:r>
    </w:p>
    <w:p w14:paraId="55ADCD8B" w14:textId="77777777" w:rsidR="009C1390" w:rsidRDefault="009C1390">
      <w:pPr>
        <w:pStyle w:val="DraftHeading2"/>
        <w:tabs>
          <w:tab w:val="right" w:pos="1247"/>
        </w:tabs>
        <w:ind w:left="1361" w:hanging="1361"/>
      </w:pPr>
      <w:r>
        <w:tab/>
        <w:t>(2)</w:t>
      </w:r>
      <w:r w:rsidR="009E119B">
        <w:tab/>
      </w:r>
      <w:r>
        <w:t>An enforcement officer may cause to be served together with an infringement notice a notice containing information about the requirements arising under this Act in relation to the use of a vehicle on</w:t>
      </w:r>
      <w:r w:rsidR="00F46362" w:rsidRPr="00F46362">
        <w:t xml:space="preserve"> </w:t>
      </w:r>
      <w:r w:rsidR="00F46362">
        <w:t>EastLink</w:t>
      </w:r>
      <w:r>
        <w:t>.</w:t>
      </w:r>
    </w:p>
    <w:p w14:paraId="07B31E0C" w14:textId="77777777" w:rsidR="009C1390" w:rsidRDefault="009C1390" w:rsidP="009E119B">
      <w:pPr>
        <w:pStyle w:val="DraftHeading2"/>
        <w:tabs>
          <w:tab w:val="right" w:pos="1247"/>
        </w:tabs>
        <w:ind w:left="1361" w:hanging="1361"/>
        <w:rPr>
          <w:lang w:val="en-US"/>
        </w:rPr>
      </w:pPr>
      <w:r>
        <w:rPr>
          <w:lang w:val="en-US"/>
        </w:rPr>
        <w:tab/>
        <w:t>(3)</w:t>
      </w:r>
      <w:r>
        <w:rPr>
          <w:lang w:val="en-US"/>
        </w:rPr>
        <w:tab/>
        <w:t xml:space="preserve">An enforcement officer may rely on a certificate under section 222 in forming a belief under </w:t>
      </w:r>
      <w:r w:rsidR="00334E3E">
        <w:rPr>
          <w:lang w:val="en-US"/>
        </w:rPr>
        <w:t>subsection</w:t>
      </w:r>
      <w:r>
        <w:rPr>
          <w:lang w:val="en-US"/>
        </w:rPr>
        <w:t xml:space="preserve"> (1).</w:t>
      </w:r>
    </w:p>
    <w:p w14:paraId="7D946FF2" w14:textId="77777777" w:rsidR="006D543A" w:rsidRDefault="00A728A5" w:rsidP="00905A63">
      <w:pPr>
        <w:pStyle w:val="SideNote"/>
        <w:framePr w:wrap="around"/>
        <w:rPr>
          <w:lang w:val="en-US"/>
        </w:rPr>
      </w:pPr>
      <w:r>
        <w:rPr>
          <w:lang w:val="en-US"/>
        </w:rPr>
        <w:t xml:space="preserve">S. 211 repealed by No. </w:t>
      </w:r>
      <w:r w:rsidR="001645A8">
        <w:rPr>
          <w:lang w:val="en-US"/>
        </w:rPr>
        <w:t>32/2006</w:t>
      </w:r>
      <w:r>
        <w:rPr>
          <w:lang w:val="en-US"/>
        </w:rPr>
        <w:t xml:space="preserve"> s. 79(2).</w:t>
      </w:r>
    </w:p>
    <w:p w14:paraId="4297A2F5" w14:textId="77777777" w:rsidR="00A728A5" w:rsidRDefault="00A728A5" w:rsidP="00A728A5">
      <w:pPr>
        <w:pStyle w:val="Stars"/>
        <w:rPr>
          <w:lang w:val="en-US"/>
        </w:rPr>
      </w:pPr>
      <w:r>
        <w:rPr>
          <w:lang w:val="en-US"/>
        </w:rPr>
        <w:tab/>
        <w:t>*</w:t>
      </w:r>
      <w:r>
        <w:rPr>
          <w:lang w:val="en-US"/>
        </w:rPr>
        <w:tab/>
        <w:t>*</w:t>
      </w:r>
      <w:r>
        <w:rPr>
          <w:lang w:val="en-US"/>
        </w:rPr>
        <w:tab/>
        <w:t>*</w:t>
      </w:r>
      <w:r>
        <w:rPr>
          <w:lang w:val="en-US"/>
        </w:rPr>
        <w:tab/>
        <w:t>*</w:t>
      </w:r>
      <w:r>
        <w:rPr>
          <w:lang w:val="en-US"/>
        </w:rPr>
        <w:tab/>
        <w:t>*</w:t>
      </w:r>
    </w:p>
    <w:p w14:paraId="4E535736" w14:textId="77777777" w:rsidR="00B906D0" w:rsidRDefault="00B906D0" w:rsidP="00B906D0">
      <w:pPr>
        <w:rPr>
          <w:lang w:val="en-US"/>
        </w:rPr>
      </w:pPr>
    </w:p>
    <w:p w14:paraId="6E459405" w14:textId="77777777" w:rsidR="00B906D0" w:rsidRDefault="00B906D0" w:rsidP="00B906D0">
      <w:pPr>
        <w:rPr>
          <w:lang w:val="en-US"/>
        </w:rPr>
      </w:pPr>
    </w:p>
    <w:p w14:paraId="7E4C891C" w14:textId="77777777" w:rsidR="009C1390" w:rsidRDefault="009C1390" w:rsidP="009E119B">
      <w:pPr>
        <w:pStyle w:val="DraftHeading1"/>
        <w:tabs>
          <w:tab w:val="right" w:pos="680"/>
        </w:tabs>
        <w:ind w:left="850" w:hanging="850"/>
      </w:pPr>
      <w:r>
        <w:lastRenderedPageBreak/>
        <w:tab/>
      </w:r>
      <w:bookmarkStart w:id="293" w:name="_Toc226010270"/>
      <w:r>
        <w:t>212</w:t>
      </w:r>
      <w:r w:rsidR="009E119B">
        <w:tab/>
      </w:r>
      <w:r>
        <w:t>Infringement penalty</w:t>
      </w:r>
      <w:bookmarkEnd w:id="293"/>
    </w:p>
    <w:p w14:paraId="5934FCC5" w14:textId="77777777" w:rsidR="0096124C" w:rsidRDefault="0096124C" w:rsidP="00905A63">
      <w:pPr>
        <w:pStyle w:val="SideNote"/>
        <w:framePr w:wrap="around"/>
      </w:pPr>
      <w:r>
        <w:t>S. 212(1) amended by No. 74/2007 s. 53(1).</w:t>
      </w:r>
    </w:p>
    <w:p w14:paraId="60D1E64F" w14:textId="77777777" w:rsidR="009C1390" w:rsidRDefault="009C1390" w:rsidP="009E119B">
      <w:pPr>
        <w:pStyle w:val="DraftHeading2"/>
        <w:tabs>
          <w:tab w:val="right" w:pos="1247"/>
        </w:tabs>
        <w:ind w:left="1361" w:hanging="1361"/>
      </w:pPr>
      <w:r>
        <w:tab/>
        <w:t>(1)</w:t>
      </w:r>
      <w:r>
        <w:tab/>
        <w:t xml:space="preserve">The infringement penalty for the offence for which an infringement notice is issued is the prescribed amount or, if no amount is prescribed, </w:t>
      </w:r>
      <w:r w:rsidR="00A11317">
        <w:t>1 penalty unit</w:t>
      </w:r>
      <w:r>
        <w:t>.</w:t>
      </w:r>
    </w:p>
    <w:p w14:paraId="6F7D4F3F" w14:textId="77777777" w:rsidR="00495903" w:rsidRDefault="00495903" w:rsidP="00905A63">
      <w:pPr>
        <w:pStyle w:val="SideNote"/>
        <w:framePr w:wrap="around"/>
      </w:pPr>
      <w:r>
        <w:t>S. 212(2) amended by No. 74/2007 s. 53(2).</w:t>
      </w:r>
    </w:p>
    <w:p w14:paraId="355608F7" w14:textId="77777777" w:rsidR="009C1390" w:rsidRDefault="009C1390">
      <w:pPr>
        <w:pStyle w:val="DraftHeading2"/>
        <w:tabs>
          <w:tab w:val="right" w:pos="1247"/>
        </w:tabs>
        <w:ind w:left="1361" w:hanging="1361"/>
      </w:pPr>
      <w:r>
        <w:tab/>
        <w:t>(2)</w:t>
      </w:r>
      <w:r>
        <w:tab/>
        <w:t xml:space="preserve">The prescribed amount must not exceed </w:t>
      </w:r>
      <w:r w:rsidR="00495903">
        <w:t>2 penalty units</w:t>
      </w:r>
      <w:r>
        <w:t>.</w:t>
      </w:r>
    </w:p>
    <w:p w14:paraId="40A2C6EB" w14:textId="77777777" w:rsidR="00495903" w:rsidRPr="00495903" w:rsidRDefault="00495903" w:rsidP="006F07F9">
      <w:pPr>
        <w:numPr>
          <w:ins w:id="294" w:author="Stephen Chen" w:date="2008-04-07T09:46:00Z"/>
        </w:numPr>
      </w:pPr>
    </w:p>
    <w:p w14:paraId="3FB60162" w14:textId="77777777" w:rsidR="00A728A5" w:rsidRDefault="00A728A5" w:rsidP="00905A63">
      <w:pPr>
        <w:pStyle w:val="SideNote"/>
        <w:framePr w:wrap="around"/>
      </w:pPr>
      <w:r>
        <w:t xml:space="preserve">S. 213 amended by No. 21/2005 s. 59(1)(a), repealed by No. </w:t>
      </w:r>
      <w:r w:rsidR="001645A8">
        <w:t>32/2006</w:t>
      </w:r>
      <w:r>
        <w:t xml:space="preserve"> s. 79(2).</w:t>
      </w:r>
    </w:p>
    <w:p w14:paraId="445FE88A" w14:textId="77777777" w:rsidR="006D543A" w:rsidRDefault="00A728A5" w:rsidP="00A728A5">
      <w:pPr>
        <w:pStyle w:val="Stars"/>
      </w:pPr>
      <w:r>
        <w:tab/>
        <w:t>*</w:t>
      </w:r>
      <w:r>
        <w:tab/>
        <w:t>*</w:t>
      </w:r>
      <w:r>
        <w:tab/>
        <w:t>*</w:t>
      </w:r>
      <w:r>
        <w:tab/>
        <w:t>*</w:t>
      </w:r>
      <w:r>
        <w:tab/>
        <w:t>*</w:t>
      </w:r>
    </w:p>
    <w:p w14:paraId="2E68CB1A" w14:textId="77777777" w:rsidR="00E5775D" w:rsidRDefault="00E5775D" w:rsidP="00404523"/>
    <w:p w14:paraId="05447D8A" w14:textId="77777777" w:rsidR="00E5775D" w:rsidRDefault="00E5775D" w:rsidP="00404523"/>
    <w:p w14:paraId="2F90C97C" w14:textId="5600F95E" w:rsidR="00E5775D" w:rsidRDefault="00E5775D" w:rsidP="00404523"/>
    <w:p w14:paraId="608E7648" w14:textId="77777777" w:rsidR="00A728A5" w:rsidRDefault="00A728A5" w:rsidP="00905A63">
      <w:pPr>
        <w:pStyle w:val="SideNote"/>
        <w:framePr w:wrap="around"/>
      </w:pPr>
      <w:r>
        <w:t xml:space="preserve">S. 214 amended by No. 14/2005 s. 26, repealed by No. </w:t>
      </w:r>
      <w:r w:rsidR="001645A8">
        <w:t>32/2006</w:t>
      </w:r>
      <w:r>
        <w:t xml:space="preserve"> s. 79(2).</w:t>
      </w:r>
    </w:p>
    <w:p w14:paraId="545C98FF" w14:textId="77777777" w:rsidR="00A728A5" w:rsidRDefault="00A728A5" w:rsidP="00A728A5">
      <w:pPr>
        <w:pStyle w:val="Stars"/>
      </w:pPr>
      <w:r>
        <w:tab/>
        <w:t>*</w:t>
      </w:r>
      <w:r>
        <w:tab/>
        <w:t>*</w:t>
      </w:r>
      <w:r>
        <w:tab/>
        <w:t>*</w:t>
      </w:r>
      <w:r>
        <w:tab/>
        <w:t>*</w:t>
      </w:r>
      <w:r>
        <w:tab/>
        <w:t>*</w:t>
      </w:r>
    </w:p>
    <w:p w14:paraId="7F665D9A" w14:textId="77777777" w:rsidR="00E5775D" w:rsidRDefault="00E5775D" w:rsidP="00404523"/>
    <w:p w14:paraId="1521DD86" w14:textId="77777777" w:rsidR="00E5775D" w:rsidRDefault="00E5775D" w:rsidP="00404523"/>
    <w:p w14:paraId="4F3C2BD4" w14:textId="77777777" w:rsidR="00E5775D" w:rsidRPr="00E5775D" w:rsidRDefault="00E5775D" w:rsidP="00404523"/>
    <w:p w14:paraId="526A4F2A" w14:textId="77777777" w:rsidR="006D543A" w:rsidRDefault="00A728A5" w:rsidP="00905A63">
      <w:pPr>
        <w:pStyle w:val="SideNote"/>
        <w:framePr w:wrap="around"/>
      </w:pPr>
      <w:r>
        <w:t xml:space="preserve">S. 215 substituted by No. </w:t>
      </w:r>
      <w:r w:rsidR="001645A8">
        <w:t>32/2006</w:t>
      </w:r>
      <w:r>
        <w:t xml:space="preserve"> s. 80</w:t>
      </w:r>
      <w:r w:rsidR="001838AA">
        <w:t>,</w:t>
      </w:r>
      <w:r w:rsidR="001838AA" w:rsidRPr="001838AA">
        <w:t xml:space="preserve"> </w:t>
      </w:r>
      <w:r w:rsidR="001838AA">
        <w:t>amended by No</w:t>
      </w:r>
      <w:r w:rsidR="007913F4">
        <w:t>s</w:t>
      </w:r>
      <w:r w:rsidR="001838AA">
        <w:t xml:space="preserve"> 74/2007 s. 54</w:t>
      </w:r>
      <w:r w:rsidR="007913F4">
        <w:t>, 8/2019 s. 100</w:t>
      </w:r>
      <w:r w:rsidR="001838AA">
        <w:t>.</w:t>
      </w:r>
    </w:p>
    <w:p w14:paraId="536BCE5B" w14:textId="77777777" w:rsidR="00A728A5" w:rsidRPr="006211B3" w:rsidRDefault="00A728A5" w:rsidP="009E119B">
      <w:pPr>
        <w:pStyle w:val="DraftHeading1"/>
        <w:tabs>
          <w:tab w:val="right" w:pos="680"/>
        </w:tabs>
        <w:ind w:left="850" w:hanging="850"/>
      </w:pPr>
      <w:r>
        <w:tab/>
      </w:r>
      <w:bookmarkStart w:id="295" w:name="_Toc226010271"/>
      <w:r w:rsidRPr="00A728A5">
        <w:t>215</w:t>
      </w:r>
      <w:r w:rsidR="009E119B">
        <w:tab/>
      </w:r>
      <w:r w:rsidRPr="002D63CD">
        <w:t>Additional effect of expiation</w:t>
      </w:r>
      <w:bookmarkEnd w:id="295"/>
    </w:p>
    <w:p w14:paraId="69D85990" w14:textId="77777777" w:rsidR="00A728A5" w:rsidRDefault="00A728A5" w:rsidP="00A728A5">
      <w:pPr>
        <w:pStyle w:val="BodySectionSub"/>
      </w:pPr>
      <w:r w:rsidRPr="002D63CD">
        <w:t>In addition t</w:t>
      </w:r>
      <w:r>
        <w:t>o and without limiting Division </w:t>
      </w:r>
      <w:r w:rsidRPr="002D63CD">
        <w:t xml:space="preserve">5 of Part 2 of the </w:t>
      </w:r>
      <w:r w:rsidRPr="002D63CD">
        <w:rPr>
          <w:b/>
        </w:rPr>
        <w:t>Infringements Act 2006</w:t>
      </w:r>
      <w:r w:rsidRPr="002D63CD">
        <w:t>, if an infringement notice is not withdrawn and</w:t>
      </w:r>
      <w:r>
        <w:t>—</w:t>
      </w:r>
    </w:p>
    <w:p w14:paraId="2BF0E7B8" w14:textId="77777777" w:rsidR="00A728A5" w:rsidRDefault="00A728A5" w:rsidP="00A728A5">
      <w:pPr>
        <w:pStyle w:val="DraftHeading3"/>
        <w:tabs>
          <w:tab w:val="right" w:pos="1757"/>
        </w:tabs>
        <w:ind w:left="1871" w:hanging="1871"/>
      </w:pPr>
      <w:r>
        <w:tab/>
      </w:r>
      <w:r w:rsidRPr="00A728A5">
        <w:t>(a)</w:t>
      </w:r>
      <w:r>
        <w:tab/>
      </w:r>
      <w:r w:rsidRPr="002D63CD">
        <w:t>the infringement penalty is paid within the time for payment stated in the notice</w:t>
      </w:r>
      <w:r>
        <w:t>;</w:t>
      </w:r>
      <w:r w:rsidRPr="002D63CD">
        <w:t xml:space="preserve"> or</w:t>
      </w:r>
    </w:p>
    <w:p w14:paraId="53F641BA" w14:textId="77777777" w:rsidR="00A728A5" w:rsidRDefault="00A728A5" w:rsidP="00A728A5">
      <w:pPr>
        <w:pStyle w:val="DraftHeading3"/>
        <w:tabs>
          <w:tab w:val="right" w:pos="1757"/>
        </w:tabs>
        <w:ind w:left="1871" w:hanging="1871"/>
      </w:pPr>
      <w:r>
        <w:tab/>
      </w:r>
      <w:r w:rsidRPr="00A728A5">
        <w:t>(b)</w:t>
      </w:r>
      <w:r>
        <w:tab/>
      </w:r>
      <w:r w:rsidRPr="002D63CD">
        <w:t>payment is accepted in accordance with section 15 of that Act</w:t>
      </w:r>
      <w:r>
        <w:t>—</w:t>
      </w:r>
    </w:p>
    <w:p w14:paraId="29446C24" w14:textId="77777777" w:rsidR="00A728A5" w:rsidRDefault="001838AA" w:rsidP="00A728A5">
      <w:pPr>
        <w:pStyle w:val="BodySectionSub"/>
      </w:pPr>
      <w:r>
        <w:t xml:space="preserve">any debt that arose under </w:t>
      </w:r>
      <w:r w:rsidR="007913F4" w:rsidRPr="00D1685D">
        <w:t>section 197</w:t>
      </w:r>
      <w:r>
        <w:t xml:space="preserve"> as a result of the person driving in the toll zone on the day of the offence in the vehicle that was the subject of the offence </w:t>
      </w:r>
      <w:r w:rsidR="00A728A5" w:rsidRPr="002D63CD">
        <w:t>is extinguished.</w:t>
      </w:r>
    </w:p>
    <w:p w14:paraId="214A5E73" w14:textId="77777777" w:rsidR="00404523" w:rsidRDefault="00404523" w:rsidP="00404523"/>
    <w:p w14:paraId="71E25163" w14:textId="77777777" w:rsidR="00404523" w:rsidRDefault="00404523" w:rsidP="00404523"/>
    <w:p w14:paraId="391FAE68" w14:textId="77777777" w:rsidR="00404523" w:rsidRPr="00404523" w:rsidRDefault="00404523" w:rsidP="00404523"/>
    <w:p w14:paraId="2BB7126E" w14:textId="77777777" w:rsidR="00E5775D" w:rsidRDefault="009C1390" w:rsidP="009E119B">
      <w:pPr>
        <w:pStyle w:val="DraftHeading1"/>
        <w:tabs>
          <w:tab w:val="right" w:pos="680"/>
        </w:tabs>
        <w:ind w:left="850" w:hanging="850"/>
      </w:pPr>
      <w:r>
        <w:lastRenderedPageBreak/>
        <w:tab/>
      </w:r>
      <w:bookmarkStart w:id="296" w:name="_Toc226010272"/>
      <w:r>
        <w:t>216</w:t>
      </w:r>
      <w:r w:rsidR="009E119B">
        <w:tab/>
      </w:r>
      <w:r>
        <w:t>Application of penalty</w:t>
      </w:r>
      <w:bookmarkEnd w:id="296"/>
    </w:p>
    <w:p w14:paraId="294ADB15" w14:textId="77777777" w:rsidR="00A728A5" w:rsidRDefault="00A728A5" w:rsidP="00905A63">
      <w:pPr>
        <w:pStyle w:val="SideNote"/>
        <w:framePr w:wrap="around"/>
      </w:pPr>
      <w:r>
        <w:t xml:space="preserve">S. 216(1)(2) repealed by No. </w:t>
      </w:r>
      <w:r w:rsidR="001645A8">
        <w:t>32/2006</w:t>
      </w:r>
      <w:r>
        <w:t xml:space="preserve"> s. 81.</w:t>
      </w:r>
    </w:p>
    <w:p w14:paraId="37C3754B" w14:textId="77777777" w:rsidR="00A728A5" w:rsidRPr="00A728A5" w:rsidRDefault="00A728A5" w:rsidP="001C1DC4">
      <w:pPr>
        <w:pStyle w:val="Stars"/>
      </w:pPr>
      <w:r>
        <w:tab/>
        <w:t>*</w:t>
      </w:r>
      <w:r>
        <w:tab/>
        <w:t>*</w:t>
      </w:r>
      <w:r>
        <w:tab/>
        <w:t>*</w:t>
      </w:r>
      <w:r>
        <w:tab/>
        <w:t>*</w:t>
      </w:r>
      <w:r>
        <w:tab/>
        <w:t>*</w:t>
      </w:r>
    </w:p>
    <w:p w14:paraId="60778EB8" w14:textId="77777777" w:rsidR="006D543A" w:rsidRDefault="006D543A" w:rsidP="00404523"/>
    <w:p w14:paraId="65AB05D4" w14:textId="77777777" w:rsidR="00C44BE8" w:rsidRDefault="00C44BE8" w:rsidP="00404523"/>
    <w:p w14:paraId="6D0B7FD0" w14:textId="77777777" w:rsidR="009C1390" w:rsidRDefault="009C1390">
      <w:pPr>
        <w:pStyle w:val="DraftHeading2"/>
        <w:tabs>
          <w:tab w:val="right" w:pos="1247"/>
        </w:tabs>
        <w:ind w:left="1361" w:hanging="1361"/>
      </w:pPr>
      <w:r>
        <w:tab/>
        <w:t>(3)</w:t>
      </w:r>
      <w:r>
        <w:tab/>
        <w:t>If proceedings have been taken or continued for an alleged offence because the person has not paid the penalty specified in the infringement notice and a conviction is imposed by the court, the conviction must not be taken to be a conviction for any purpose except in relation to—</w:t>
      </w:r>
    </w:p>
    <w:p w14:paraId="6D333AAE" w14:textId="77777777" w:rsidR="009C1390" w:rsidRDefault="009C1390">
      <w:pPr>
        <w:pStyle w:val="DraftHeading3"/>
        <w:tabs>
          <w:tab w:val="right" w:pos="1758"/>
        </w:tabs>
        <w:ind w:left="1871" w:hanging="1871"/>
      </w:pPr>
      <w:r>
        <w:tab/>
        <w:t>(a)</w:t>
      </w:r>
      <w:r>
        <w:tab/>
        <w:t>the making of the conviction itself; and</w:t>
      </w:r>
    </w:p>
    <w:p w14:paraId="615F299C" w14:textId="77777777" w:rsidR="009C1390" w:rsidRDefault="009C1390">
      <w:pPr>
        <w:pStyle w:val="DraftHeading3"/>
        <w:tabs>
          <w:tab w:val="right" w:pos="1758"/>
        </w:tabs>
        <w:ind w:left="1871" w:hanging="1871"/>
      </w:pPr>
      <w:r>
        <w:tab/>
        <w:t>(b)</w:t>
      </w:r>
      <w:r>
        <w:tab/>
        <w:t>subsequent proceedings that may be taken in respect of the conviction itself, including proceedings by way of appeal.</w:t>
      </w:r>
    </w:p>
    <w:p w14:paraId="1ACC1E04" w14:textId="77777777" w:rsidR="00A728A5" w:rsidRDefault="00A728A5" w:rsidP="00905A63">
      <w:pPr>
        <w:pStyle w:val="SideNote"/>
        <w:framePr w:wrap="around"/>
      </w:pPr>
      <w:r>
        <w:t xml:space="preserve">S. 216(4) repealed by No. </w:t>
      </w:r>
      <w:r w:rsidR="001645A8">
        <w:t>32/2006</w:t>
      </w:r>
      <w:r>
        <w:t xml:space="preserve"> s. 81.</w:t>
      </w:r>
    </w:p>
    <w:p w14:paraId="23A838DA" w14:textId="77777777" w:rsidR="00A728A5" w:rsidRDefault="00A728A5" w:rsidP="00A728A5">
      <w:pPr>
        <w:pStyle w:val="Stars"/>
      </w:pPr>
      <w:r>
        <w:tab/>
        <w:t>*</w:t>
      </w:r>
      <w:r>
        <w:tab/>
        <w:t>*</w:t>
      </w:r>
      <w:r>
        <w:tab/>
        <w:t>*</w:t>
      </w:r>
      <w:r>
        <w:tab/>
        <w:t>*</w:t>
      </w:r>
      <w:r>
        <w:tab/>
        <w:t>*</w:t>
      </w:r>
    </w:p>
    <w:p w14:paraId="0799BBEB" w14:textId="77777777" w:rsidR="00E5775D" w:rsidRDefault="00E5775D" w:rsidP="00E5775D"/>
    <w:p w14:paraId="2FCAED1B" w14:textId="77777777" w:rsidR="00E5775D" w:rsidRPr="00E5775D" w:rsidRDefault="00E5775D" w:rsidP="00E5775D"/>
    <w:p w14:paraId="16F6EA45" w14:textId="77777777" w:rsidR="00A728A5" w:rsidRDefault="00A728A5" w:rsidP="00905A63">
      <w:pPr>
        <w:pStyle w:val="SideNote"/>
        <w:framePr w:wrap="around"/>
      </w:pPr>
      <w:r>
        <w:t xml:space="preserve">S. 217 repealed by No. </w:t>
      </w:r>
      <w:r w:rsidR="001645A8">
        <w:t>32/2006</w:t>
      </w:r>
      <w:r>
        <w:t xml:space="preserve"> s. 81.</w:t>
      </w:r>
    </w:p>
    <w:p w14:paraId="19861B28" w14:textId="77777777" w:rsidR="00A728A5" w:rsidRDefault="00A728A5" w:rsidP="00A728A5">
      <w:pPr>
        <w:pStyle w:val="Stars"/>
      </w:pPr>
      <w:r>
        <w:tab/>
        <w:t>*</w:t>
      </w:r>
      <w:r>
        <w:tab/>
        <w:t>*</w:t>
      </w:r>
      <w:r>
        <w:tab/>
        <w:t>*</w:t>
      </w:r>
      <w:r>
        <w:tab/>
        <w:t>*</w:t>
      </w:r>
      <w:r>
        <w:tab/>
        <w:t>*</w:t>
      </w:r>
    </w:p>
    <w:p w14:paraId="48CC88F3" w14:textId="77777777" w:rsidR="00E5775D" w:rsidRDefault="00E5775D" w:rsidP="00404523"/>
    <w:p w14:paraId="69AEADB0" w14:textId="77777777" w:rsidR="00E5775D" w:rsidRPr="00E5775D" w:rsidRDefault="00E5775D" w:rsidP="00404523"/>
    <w:p w14:paraId="6D4A29DA" w14:textId="77777777" w:rsidR="009C1390" w:rsidRDefault="009C1390" w:rsidP="009E119B">
      <w:pPr>
        <w:pStyle w:val="DraftHeading1"/>
        <w:tabs>
          <w:tab w:val="right" w:pos="680"/>
        </w:tabs>
        <w:ind w:left="850" w:hanging="850"/>
      </w:pPr>
      <w:r>
        <w:tab/>
      </w:r>
      <w:bookmarkStart w:id="297" w:name="_Toc226010273"/>
      <w:r>
        <w:t>218</w:t>
      </w:r>
      <w:r w:rsidR="009E119B">
        <w:tab/>
      </w:r>
      <w:r>
        <w:t>Enforcement of infringement penalty</w:t>
      </w:r>
      <w:bookmarkEnd w:id="297"/>
    </w:p>
    <w:p w14:paraId="51348622" w14:textId="77777777" w:rsidR="00055EDB" w:rsidRDefault="00055EDB" w:rsidP="00905A63">
      <w:pPr>
        <w:pStyle w:val="SideNote"/>
        <w:framePr w:wrap="around"/>
      </w:pPr>
      <w:r>
        <w:t>S. 218(1) amended by No. 21/2005 s. 59(1)(b)</w:t>
      </w:r>
      <w:r w:rsidR="00A728A5">
        <w:t xml:space="preserve">, substituted by No. </w:t>
      </w:r>
      <w:r w:rsidR="001645A8">
        <w:t>32/2006</w:t>
      </w:r>
      <w:r w:rsidR="00A728A5">
        <w:t xml:space="preserve"> s. 82(1)</w:t>
      </w:r>
      <w:r w:rsidR="00BD43B6">
        <w:t>, amended by No</w:t>
      </w:r>
      <w:r w:rsidR="00D64825">
        <w:t>s</w:t>
      </w:r>
      <w:r w:rsidR="00BD43B6">
        <w:t> 48/2006 s. 42(Sch. item 12.1(a))</w:t>
      </w:r>
      <w:r w:rsidR="00D64825">
        <w:t xml:space="preserve">, </w:t>
      </w:r>
      <w:r w:rsidR="00A95E0F">
        <w:t>47/2014</w:t>
      </w:r>
      <w:r w:rsidR="00D64825">
        <w:t xml:space="preserve"> s. 261(1)</w:t>
      </w:r>
      <w:r>
        <w:t>.</w:t>
      </w:r>
    </w:p>
    <w:p w14:paraId="670A9C98" w14:textId="77777777" w:rsidR="00A728A5" w:rsidRDefault="00A728A5" w:rsidP="00BD43B6">
      <w:pPr>
        <w:pStyle w:val="DraftHeading2"/>
        <w:tabs>
          <w:tab w:val="right" w:pos="1247"/>
        </w:tabs>
        <w:ind w:left="1361" w:hanging="1361"/>
      </w:pPr>
      <w:r>
        <w:tab/>
      </w:r>
      <w:r w:rsidRPr="00A728A5">
        <w:t>(1)</w:t>
      </w:r>
      <w:r>
        <w:tab/>
        <w:t xml:space="preserve">Payment of the infringement penalty may be enforced in accordance with the </w:t>
      </w:r>
      <w:r w:rsidRPr="005F4E5F">
        <w:rPr>
          <w:b/>
        </w:rPr>
        <w:t>Infringements Act 2006</w:t>
      </w:r>
      <w:r>
        <w:rPr>
          <w:b/>
          <w:bCs/>
        </w:rPr>
        <w:t xml:space="preserve"> </w:t>
      </w:r>
      <w:r w:rsidR="00D64825">
        <w:t xml:space="preserve">or the </w:t>
      </w:r>
      <w:r w:rsidR="00D64825" w:rsidRPr="00E3230B">
        <w:rPr>
          <w:b/>
        </w:rPr>
        <w:t>Fines Reform Act 2014</w:t>
      </w:r>
      <w:r w:rsidR="00D64825">
        <w:rPr>
          <w:b/>
        </w:rPr>
        <w:t xml:space="preserve"> </w:t>
      </w:r>
      <w:r>
        <w:t>or</w:t>
      </w:r>
      <w:r w:rsidR="00BD43B6" w:rsidRPr="00BD43B6">
        <w:t xml:space="preserve"> </w:t>
      </w:r>
      <w:r w:rsidR="00BD43B6">
        <w:t xml:space="preserve">Schedule 3 to the </w:t>
      </w:r>
      <w:r w:rsidR="00BD43B6" w:rsidRPr="00045733">
        <w:rPr>
          <w:b/>
        </w:rPr>
        <w:t>Children, Youth and Families Act 2005</w:t>
      </w:r>
      <w:r>
        <w:t>, as the case may be, if—</w:t>
      </w:r>
    </w:p>
    <w:p w14:paraId="1D264FAF" w14:textId="77777777" w:rsidR="00A728A5" w:rsidRDefault="00A728A5" w:rsidP="00A728A5">
      <w:pPr>
        <w:pStyle w:val="DraftHeading3"/>
        <w:tabs>
          <w:tab w:val="right" w:pos="1757"/>
        </w:tabs>
        <w:ind w:left="1871" w:hanging="1871"/>
      </w:pPr>
      <w:r>
        <w:tab/>
      </w:r>
      <w:r w:rsidRPr="00A728A5">
        <w:t>(a)</w:t>
      </w:r>
      <w:r>
        <w:tab/>
        <w:t xml:space="preserve">the infringement penalty has not been paid within the time stated in the notice or in accordance with section 15 of the </w:t>
      </w:r>
      <w:r w:rsidRPr="005F4E5F">
        <w:rPr>
          <w:b/>
        </w:rPr>
        <w:t>Infringements Act 2006</w:t>
      </w:r>
      <w:r>
        <w:t>; and</w:t>
      </w:r>
    </w:p>
    <w:p w14:paraId="4EF7B2DC" w14:textId="77777777" w:rsidR="00A728A5" w:rsidRDefault="00A728A5" w:rsidP="00A728A5">
      <w:pPr>
        <w:pStyle w:val="DraftHeading3"/>
        <w:tabs>
          <w:tab w:val="right" w:pos="1757"/>
        </w:tabs>
        <w:ind w:left="1871" w:hanging="1871"/>
      </w:pPr>
      <w:r>
        <w:tab/>
      </w:r>
      <w:r w:rsidRPr="00A728A5">
        <w:t>(b)</w:t>
      </w:r>
      <w:r>
        <w:tab/>
        <w:t>the notice has not been withdrawn; and</w:t>
      </w:r>
    </w:p>
    <w:p w14:paraId="0F9575C5" w14:textId="77777777" w:rsidR="00A728A5" w:rsidRDefault="00A728A5" w:rsidP="00A728A5">
      <w:pPr>
        <w:pStyle w:val="DraftHeading3"/>
        <w:tabs>
          <w:tab w:val="right" w:pos="1757"/>
        </w:tabs>
        <w:ind w:left="1871" w:hanging="1871"/>
      </w:pPr>
      <w:r>
        <w:tab/>
      </w:r>
      <w:r w:rsidRPr="00A728A5">
        <w:t>(c)</w:t>
      </w:r>
      <w:r>
        <w:tab/>
        <w:t>a charge has not been filed.</w:t>
      </w:r>
    </w:p>
    <w:p w14:paraId="73D3C3DB" w14:textId="77777777" w:rsidR="00A728A5" w:rsidRDefault="00A728A5" w:rsidP="00905A63">
      <w:pPr>
        <w:pStyle w:val="SideNote"/>
        <w:framePr w:wrap="around"/>
      </w:pPr>
      <w:r>
        <w:lastRenderedPageBreak/>
        <w:t xml:space="preserve">S. 218(2) substituted by No. </w:t>
      </w:r>
      <w:r w:rsidR="001645A8">
        <w:t>32/2006</w:t>
      </w:r>
      <w:r>
        <w:t xml:space="preserve"> s. 82(2)</w:t>
      </w:r>
      <w:r w:rsidR="00D64825">
        <w:t xml:space="preserve">, repealed by No. </w:t>
      </w:r>
      <w:r w:rsidR="00A95E0F">
        <w:t>47/2014</w:t>
      </w:r>
      <w:r w:rsidR="00D64825">
        <w:t xml:space="preserve"> s. 261(2)</w:t>
      </w:r>
      <w:r>
        <w:t>.</w:t>
      </w:r>
    </w:p>
    <w:p w14:paraId="1E0D98BB" w14:textId="77777777" w:rsidR="007F6BAC" w:rsidRDefault="00D64825">
      <w:pPr>
        <w:pStyle w:val="Stars"/>
      </w:pPr>
      <w:r>
        <w:tab/>
        <w:t>*</w:t>
      </w:r>
      <w:r>
        <w:tab/>
        <w:t>*</w:t>
      </w:r>
      <w:r>
        <w:tab/>
        <w:t>*</w:t>
      </w:r>
      <w:r>
        <w:tab/>
        <w:t>*</w:t>
      </w:r>
      <w:r>
        <w:tab/>
        <w:t>*</w:t>
      </w:r>
    </w:p>
    <w:p w14:paraId="0AA8EE44" w14:textId="77777777" w:rsidR="00751298" w:rsidRDefault="00751298" w:rsidP="00751298"/>
    <w:p w14:paraId="0DC96040" w14:textId="77777777" w:rsidR="00C44BE8" w:rsidRPr="00751298" w:rsidRDefault="00C44BE8" w:rsidP="00751298"/>
    <w:p w14:paraId="017E3DE9" w14:textId="40C1FD4F" w:rsidR="007F6BAC" w:rsidRDefault="007F6BAC"/>
    <w:p w14:paraId="6319D222" w14:textId="77777777" w:rsidR="00055EDB" w:rsidRDefault="00055EDB" w:rsidP="00905A63">
      <w:pPr>
        <w:pStyle w:val="SideNote"/>
        <w:framePr w:wrap="around"/>
      </w:pPr>
      <w:r>
        <w:t>S. 218(3) inserted by No. 21/2005 s. 59(2)</w:t>
      </w:r>
      <w:r w:rsidR="00BD43B6">
        <w:t>, amended by No. 48/2006 s. 42(Sch. item 12.1(b)(i))</w:t>
      </w:r>
      <w:r>
        <w:t>.</w:t>
      </w:r>
    </w:p>
    <w:p w14:paraId="709F4EEC" w14:textId="77777777" w:rsidR="00055EDB" w:rsidRDefault="00055EDB" w:rsidP="00BD43B6">
      <w:pPr>
        <w:pStyle w:val="DraftHeading2"/>
        <w:tabs>
          <w:tab w:val="right" w:pos="1247"/>
        </w:tabs>
        <w:ind w:left="1361" w:hanging="1361"/>
      </w:pPr>
      <w:r>
        <w:tab/>
      </w:r>
      <w:r w:rsidRPr="00055EDB">
        <w:t>(3)</w:t>
      </w:r>
      <w:r>
        <w:tab/>
        <w:t>The</w:t>
      </w:r>
      <w:r w:rsidR="00BD43B6" w:rsidRPr="00BD43B6">
        <w:rPr>
          <w:b/>
        </w:rPr>
        <w:t xml:space="preserve"> </w:t>
      </w:r>
      <w:r w:rsidR="00BD43B6" w:rsidRPr="00A87907">
        <w:rPr>
          <w:b/>
        </w:rPr>
        <w:t>Child</w:t>
      </w:r>
      <w:r w:rsidR="00BD43B6">
        <w:rPr>
          <w:b/>
        </w:rPr>
        <w:t>ren, Youth and Families Act 2005</w:t>
      </w:r>
      <w:r>
        <w:t xml:space="preserve"> applies as if—</w:t>
      </w:r>
    </w:p>
    <w:p w14:paraId="2AA3A09B" w14:textId="77777777" w:rsidR="00BD43B6" w:rsidRDefault="00BD43B6" w:rsidP="00BD43B6"/>
    <w:p w14:paraId="6255314C" w14:textId="77777777" w:rsidR="00ED4652" w:rsidRDefault="00ED4652" w:rsidP="00BD43B6"/>
    <w:p w14:paraId="79512C63" w14:textId="01182B8D" w:rsidR="00BD43B6" w:rsidRDefault="00BD43B6" w:rsidP="00BD43B6"/>
    <w:p w14:paraId="3A20D4DE" w14:textId="77777777" w:rsidR="00BD43B6" w:rsidRPr="00BD43B6" w:rsidRDefault="00BD43B6" w:rsidP="00905A63">
      <w:pPr>
        <w:pStyle w:val="SideNote"/>
        <w:framePr w:wrap="around"/>
      </w:pPr>
      <w:r>
        <w:t>S. 218(3)(a) amended by No. 48/2006 s. 42(Sch. item 12.1(b)(ii)).</w:t>
      </w:r>
    </w:p>
    <w:p w14:paraId="189308B7" w14:textId="77777777" w:rsidR="00055EDB" w:rsidRDefault="00055EDB" w:rsidP="00BD43B6">
      <w:pPr>
        <w:pStyle w:val="DraftHeading4"/>
        <w:tabs>
          <w:tab w:val="right" w:pos="1757"/>
        </w:tabs>
        <w:ind w:left="1871" w:hanging="1871"/>
      </w:pPr>
      <w:r>
        <w:tab/>
      </w:r>
      <w:r w:rsidRPr="00055EDB">
        <w:t>(a)</w:t>
      </w:r>
      <w:r>
        <w:tab/>
        <w:t>an infringement notice under this Division were an infringement notice within the meaning of</w:t>
      </w:r>
      <w:r w:rsidR="00BD43B6" w:rsidRPr="00BD43B6">
        <w:t xml:space="preserve"> </w:t>
      </w:r>
      <w:r w:rsidR="00BD43B6">
        <w:t>Schedule 3</w:t>
      </w:r>
      <w:r>
        <w:t xml:space="preserve"> to that Act; and</w:t>
      </w:r>
    </w:p>
    <w:p w14:paraId="5BC21392" w14:textId="77777777" w:rsidR="00257387" w:rsidRPr="00ED4652" w:rsidRDefault="00257387" w:rsidP="001940D7"/>
    <w:p w14:paraId="3F759FA1" w14:textId="77777777" w:rsidR="00055EDB" w:rsidRDefault="00055EDB" w:rsidP="00055EDB">
      <w:pPr>
        <w:pStyle w:val="DraftHeading4"/>
        <w:tabs>
          <w:tab w:val="right" w:pos="1757"/>
        </w:tabs>
        <w:ind w:left="1871" w:hanging="1871"/>
      </w:pPr>
      <w:r>
        <w:tab/>
      </w:r>
      <w:r w:rsidRPr="00055EDB">
        <w:t>(b)</w:t>
      </w:r>
      <w:r>
        <w:tab/>
        <w:t>an offence referred to in section 204 were a prescribed offence within the meaning of that Schedule; and</w:t>
      </w:r>
    </w:p>
    <w:p w14:paraId="1E79CA4B" w14:textId="77777777" w:rsidR="00055EDB" w:rsidRPr="00055EDB" w:rsidRDefault="00055EDB" w:rsidP="00055EDB">
      <w:pPr>
        <w:pStyle w:val="DraftHeading3"/>
        <w:tabs>
          <w:tab w:val="right" w:pos="1757"/>
        </w:tabs>
        <w:ind w:left="1871" w:hanging="1871"/>
      </w:pPr>
      <w:r>
        <w:tab/>
      </w:r>
      <w:r w:rsidRPr="00055EDB">
        <w:t>(c)</w:t>
      </w:r>
      <w:r>
        <w:tab/>
        <w:t>the infringement penalty for the offence were the infringement penalty for the purposes of that Schedule.</w:t>
      </w:r>
    </w:p>
    <w:p w14:paraId="41525AD0" w14:textId="77777777" w:rsidR="00605082" w:rsidRPr="00F46362" w:rsidRDefault="00605082" w:rsidP="00905A63">
      <w:pPr>
        <w:pStyle w:val="SideNote"/>
        <w:framePr w:wrap="around"/>
      </w:pPr>
      <w:r>
        <w:t xml:space="preserve">S. 219 amended by Nos </w:t>
      </w:r>
      <w:r w:rsidR="005735B2">
        <w:t xml:space="preserve">14/2005 s. 27, </w:t>
      </w:r>
      <w:r>
        <w:t xml:space="preserve">21/2005 s. 59(3), </w:t>
      </w:r>
      <w:r w:rsidR="005735B2">
        <w:t xml:space="preserve">95/2005 s. 4(4)(b)(e), </w:t>
      </w:r>
      <w:r>
        <w:t>32/2006 s. 83(1)(2), 48/2006 s. 42</w:t>
      </w:r>
      <w:r w:rsidR="004C6F70">
        <w:t>(</w:t>
      </w:r>
      <w:r>
        <w:t>Sch. item</w:t>
      </w:r>
      <w:r w:rsidR="005735B2">
        <w:t> </w:t>
      </w:r>
      <w:r>
        <w:t>12.2</w:t>
      </w:r>
      <w:r w:rsidR="005735B2">
        <w:t>)</w:t>
      </w:r>
      <w:r>
        <w:t>, 14/2007 s. 8, substituted by No. 74/2007 s. 55.</w:t>
      </w:r>
    </w:p>
    <w:p w14:paraId="0F72C6EA" w14:textId="77777777" w:rsidR="00257387" w:rsidRDefault="004E6AAA" w:rsidP="004E6AAA">
      <w:pPr>
        <w:pStyle w:val="DraftHeading1"/>
        <w:tabs>
          <w:tab w:val="right" w:pos="680"/>
        </w:tabs>
        <w:ind w:left="850" w:hanging="850"/>
      </w:pPr>
      <w:r>
        <w:tab/>
      </w:r>
      <w:bookmarkStart w:id="298" w:name="_Toc226010274"/>
      <w:r w:rsidR="00D17697" w:rsidRPr="004E6AAA">
        <w:t>219</w:t>
      </w:r>
      <w:r w:rsidR="00D17697">
        <w:tab/>
        <w:t>Operator onus offence</w:t>
      </w:r>
      <w:bookmarkEnd w:id="298"/>
    </w:p>
    <w:p w14:paraId="4145C152" w14:textId="77777777" w:rsidR="00D17697" w:rsidRDefault="00D17697" w:rsidP="004E6AAA">
      <w:pPr>
        <w:pStyle w:val="BodySectionSub"/>
      </w:pPr>
      <w:r>
        <w:t xml:space="preserve">An offence against section 204(1) is an operator onus offence for the purposes of Part 6AA of the </w:t>
      </w:r>
      <w:r>
        <w:rPr>
          <w:b/>
        </w:rPr>
        <w:t>Road Safety Act 1986</w:t>
      </w:r>
      <w:r w:rsidR="004E6AAA">
        <w:t>.</w:t>
      </w:r>
    </w:p>
    <w:p w14:paraId="2C16371D" w14:textId="77777777" w:rsidR="00605082" w:rsidRDefault="00605082" w:rsidP="00605082"/>
    <w:p w14:paraId="6B4D2295" w14:textId="77777777" w:rsidR="00605082" w:rsidRDefault="00605082" w:rsidP="00605082"/>
    <w:p w14:paraId="0934A02C" w14:textId="77777777" w:rsidR="00605082" w:rsidRDefault="00605082" w:rsidP="00605082"/>
    <w:p w14:paraId="42F17D25" w14:textId="77777777" w:rsidR="00605082" w:rsidRDefault="00605082" w:rsidP="00605082"/>
    <w:p w14:paraId="455AC105" w14:textId="75742270" w:rsidR="005735B2" w:rsidRDefault="005735B2" w:rsidP="00605082"/>
    <w:p w14:paraId="035A1302" w14:textId="3932F291" w:rsidR="005A250C" w:rsidRDefault="005A250C" w:rsidP="00605082"/>
    <w:p w14:paraId="72907598" w14:textId="4F16888E" w:rsidR="005A250C" w:rsidRDefault="005A250C" w:rsidP="00605082"/>
    <w:p w14:paraId="45ABA8B8" w14:textId="77777777" w:rsidR="00FE685E" w:rsidRDefault="00FE685E" w:rsidP="00905A63">
      <w:pPr>
        <w:pStyle w:val="SideNote"/>
        <w:framePr w:wrap="around"/>
      </w:pPr>
      <w:r>
        <w:lastRenderedPageBreak/>
        <w:t>S. 219A inserted by No. 74/2007 s. 56.</w:t>
      </w:r>
    </w:p>
    <w:p w14:paraId="657474C1" w14:textId="77777777" w:rsidR="00FE685E" w:rsidRDefault="00FE685E" w:rsidP="00FE685E">
      <w:pPr>
        <w:pStyle w:val="DraftHeading1"/>
        <w:tabs>
          <w:tab w:val="right" w:pos="680"/>
        </w:tabs>
        <w:ind w:left="850" w:hanging="850"/>
      </w:pPr>
      <w:r>
        <w:tab/>
      </w:r>
      <w:bookmarkStart w:id="299" w:name="_Toc226010275"/>
      <w:r w:rsidRPr="00FE685E">
        <w:t>219A</w:t>
      </w:r>
      <w:r>
        <w:tab/>
        <w:t>Extension of time if no actual notice for offence to drive unregistered vehicle in toll zone</w:t>
      </w:r>
      <w:bookmarkEnd w:id="299"/>
    </w:p>
    <w:p w14:paraId="3FB00F1E" w14:textId="77777777" w:rsidR="00E31110" w:rsidRDefault="00E31110" w:rsidP="00A16BCA"/>
    <w:p w14:paraId="6040C72A" w14:textId="40C29FF0" w:rsidR="00E31110" w:rsidRDefault="00E31110" w:rsidP="00905A63">
      <w:pPr>
        <w:pStyle w:val="SideNote"/>
        <w:framePr w:wrap="around"/>
      </w:pPr>
      <w:r>
        <w:t>S. 219A(1) amended by No</w:t>
      </w:r>
      <w:r w:rsidR="00B510B6">
        <w:t>s</w:t>
      </w:r>
      <w:r>
        <w:t xml:space="preserve"> </w:t>
      </w:r>
      <w:r w:rsidR="00A95E0F">
        <w:t>47/2014</w:t>
      </w:r>
      <w:r>
        <w:t xml:space="preserve"> s. 262(1)</w:t>
      </w:r>
      <w:r w:rsidR="00B510B6">
        <w:t>, 17/2022 s. 100(1)</w:t>
      </w:r>
      <w:r>
        <w:t>.</w:t>
      </w:r>
    </w:p>
    <w:p w14:paraId="30258B39" w14:textId="12B9BA11" w:rsidR="00FE685E" w:rsidRDefault="00D16E59" w:rsidP="00D16E59">
      <w:pPr>
        <w:pStyle w:val="DraftHeading2"/>
        <w:tabs>
          <w:tab w:val="right" w:pos="1247"/>
        </w:tabs>
        <w:ind w:left="1361" w:hanging="1361"/>
      </w:pPr>
      <w:r>
        <w:tab/>
      </w:r>
      <w:r w:rsidR="00FE685E" w:rsidRPr="00D16E59">
        <w:t>(1)</w:t>
      </w:r>
      <w:r w:rsidR="00FE685E">
        <w:tab/>
        <w:t xml:space="preserve">If an infringement notice for an offence against section 204(1) is not served by delivering it personally to the person to whom it was issued, and that person is not in fact aware that it had been issued, the person may apply to </w:t>
      </w:r>
      <w:r w:rsidR="00B510B6" w:rsidRPr="00AE2B82">
        <w:t>the Director, Fines Victoria</w:t>
      </w:r>
      <w:r w:rsidR="00FE685E">
        <w:t xml:space="preserve"> or a registrar (within the meaning of Schedule 3 to the </w:t>
      </w:r>
      <w:r w:rsidR="00FE685E">
        <w:rPr>
          <w:b/>
        </w:rPr>
        <w:t>Children, Youth and Families Act 2005</w:t>
      </w:r>
      <w:r w:rsidR="00FE685E">
        <w:t>) of the Children's Court, as the case may be, to have an extension of time of 28 days to deal with the notice in accordance with this Act.</w:t>
      </w:r>
    </w:p>
    <w:p w14:paraId="2B5AD1F1" w14:textId="77777777" w:rsidR="00FE685E" w:rsidRDefault="00D16E59" w:rsidP="00D16E59">
      <w:pPr>
        <w:pStyle w:val="DraftHeading2"/>
        <w:tabs>
          <w:tab w:val="right" w:pos="1247"/>
        </w:tabs>
        <w:ind w:left="1361" w:hanging="1361"/>
      </w:pPr>
      <w:r>
        <w:tab/>
      </w:r>
      <w:r w:rsidR="00FE685E" w:rsidRPr="00D16E59">
        <w:t>(2)</w:t>
      </w:r>
      <w:r w:rsidR="00FE685E">
        <w:tab/>
        <w:t>An application under subsection (1) must—</w:t>
      </w:r>
    </w:p>
    <w:p w14:paraId="5634C1EC" w14:textId="77777777" w:rsidR="00FE685E" w:rsidRDefault="00D16E59" w:rsidP="00D16E59">
      <w:pPr>
        <w:pStyle w:val="DraftHeading3"/>
        <w:tabs>
          <w:tab w:val="right" w:pos="1757"/>
        </w:tabs>
        <w:ind w:left="1871" w:hanging="1871"/>
      </w:pPr>
      <w:r>
        <w:tab/>
      </w:r>
      <w:r w:rsidR="00FE685E" w:rsidRPr="00D16E59">
        <w:t>(a)</w:t>
      </w:r>
      <w:r w:rsidR="00FE685E">
        <w:tab/>
        <w:t>be made within 14 days of the applicant becoming aware of the notice; and</w:t>
      </w:r>
    </w:p>
    <w:p w14:paraId="7B2520CA" w14:textId="77777777" w:rsidR="00933F5D" w:rsidRDefault="00933F5D" w:rsidP="00905A63">
      <w:pPr>
        <w:pStyle w:val="SideNote"/>
        <w:framePr w:wrap="around"/>
      </w:pPr>
      <w:r>
        <w:t>S. 219A(2)(b) amended by No. 17/2022 s. 100(2).</w:t>
      </w:r>
    </w:p>
    <w:p w14:paraId="41005D7D" w14:textId="74A68E57" w:rsidR="00FE685E" w:rsidRDefault="00D16E59" w:rsidP="00D16E59">
      <w:pPr>
        <w:pStyle w:val="DraftHeading3"/>
        <w:tabs>
          <w:tab w:val="right" w:pos="1757"/>
        </w:tabs>
        <w:ind w:left="1871" w:hanging="1871"/>
      </w:pPr>
      <w:r>
        <w:tab/>
      </w:r>
      <w:r w:rsidR="00FE685E" w:rsidRPr="00D16E59">
        <w:t>(b)</w:t>
      </w:r>
      <w:r w:rsidR="00FE685E">
        <w:tab/>
        <w:t xml:space="preserve">be filed with the </w:t>
      </w:r>
      <w:r w:rsidR="005445FA" w:rsidRPr="00AE2B82">
        <w:t>Director, Fines Victoria or registrar (as appropriate)</w:t>
      </w:r>
      <w:r w:rsidR="00FE685E">
        <w:t>; and</w:t>
      </w:r>
    </w:p>
    <w:p w14:paraId="18FC7292" w14:textId="77777777" w:rsidR="00933F5D" w:rsidRPr="00933F5D" w:rsidRDefault="00933F5D" w:rsidP="00933F5D"/>
    <w:p w14:paraId="460F6DAF" w14:textId="77777777" w:rsidR="00864738" w:rsidRDefault="009F3EDF" w:rsidP="00905A63">
      <w:pPr>
        <w:pStyle w:val="SideNote"/>
        <w:framePr w:wrap="around"/>
      </w:pPr>
      <w:r>
        <w:t>S. 219A(2)(c) amended by No. 6/2018 s. 68(Sch. 2 item 43).</w:t>
      </w:r>
    </w:p>
    <w:p w14:paraId="58EFB448" w14:textId="77777777" w:rsidR="00FE685E" w:rsidRDefault="00D16E59" w:rsidP="00D16E59">
      <w:pPr>
        <w:pStyle w:val="DraftHeading3"/>
        <w:tabs>
          <w:tab w:val="right" w:pos="1757"/>
        </w:tabs>
        <w:ind w:left="1871" w:hanging="1871"/>
      </w:pPr>
      <w:r>
        <w:tab/>
      </w:r>
      <w:r w:rsidR="00FE685E" w:rsidRPr="00D16E59">
        <w:t>(c)</w:t>
      </w:r>
      <w:r w:rsidR="00FE685E">
        <w:tab/>
        <w:t xml:space="preserve">be accompanied by a sworn </w:t>
      </w:r>
      <w:r w:rsidR="009F3EDF" w:rsidRPr="00AC7EA6">
        <w:t>or affirmed</w:t>
      </w:r>
      <w:r w:rsidR="009F3EDF">
        <w:t xml:space="preserve"> </w:t>
      </w:r>
      <w:r w:rsidR="00FE685E">
        <w:t>statement in writing or by a statutory declaration setting out the grounds on which</w:t>
      </w:r>
      <w:r w:rsidR="00A16BCA">
        <w:t> </w:t>
      </w:r>
      <w:r w:rsidR="00FE685E">
        <w:t>the extension is sought.</w:t>
      </w:r>
    </w:p>
    <w:p w14:paraId="7EE40299" w14:textId="6FF15A7A" w:rsidR="00E31110" w:rsidRDefault="00E31110" w:rsidP="00905A63">
      <w:pPr>
        <w:pStyle w:val="SideNote"/>
        <w:framePr w:wrap="around"/>
      </w:pPr>
      <w:r>
        <w:t xml:space="preserve">S. 219A(3) amended by No. </w:t>
      </w:r>
      <w:r w:rsidR="00A95E0F">
        <w:t>47/2014</w:t>
      </w:r>
      <w:r>
        <w:t xml:space="preserve"> s. 262(2) (as amended by No. 20/2015 s. 52(1))</w:t>
      </w:r>
      <w:r w:rsidR="005445FA">
        <w:t>, repealed by No. 17/2022 s. 100(3)</w:t>
      </w:r>
      <w:r>
        <w:t>.</w:t>
      </w:r>
    </w:p>
    <w:p w14:paraId="6708B178" w14:textId="5E5FC113" w:rsidR="005445FA" w:rsidRDefault="005445FA">
      <w:pPr>
        <w:pStyle w:val="Stars"/>
      </w:pPr>
      <w:r>
        <w:tab/>
        <w:t>*</w:t>
      </w:r>
      <w:r>
        <w:tab/>
        <w:t>*</w:t>
      </w:r>
      <w:r>
        <w:tab/>
        <w:t>*</w:t>
      </w:r>
      <w:r>
        <w:tab/>
        <w:t>*</w:t>
      </w:r>
      <w:r>
        <w:tab/>
        <w:t>*</w:t>
      </w:r>
    </w:p>
    <w:p w14:paraId="1A7EEBB1" w14:textId="7A6C9EB8" w:rsidR="00933F5D" w:rsidRDefault="00933F5D" w:rsidP="00933F5D"/>
    <w:p w14:paraId="3411F779" w14:textId="2C53FDDA" w:rsidR="00933F5D" w:rsidRDefault="00933F5D" w:rsidP="00933F5D"/>
    <w:p w14:paraId="2D3E63B2" w14:textId="7C1D0D82" w:rsidR="00933F5D" w:rsidRDefault="00933F5D" w:rsidP="00933F5D"/>
    <w:p w14:paraId="019C25F9" w14:textId="77777777" w:rsidR="00933F5D" w:rsidRPr="00933F5D" w:rsidRDefault="00933F5D" w:rsidP="00933F5D"/>
    <w:p w14:paraId="36AC4880" w14:textId="1AA74458" w:rsidR="005445FA" w:rsidRDefault="005445FA" w:rsidP="00905A63">
      <w:pPr>
        <w:pStyle w:val="SideNote"/>
        <w:framePr w:wrap="around"/>
      </w:pPr>
      <w:r>
        <w:t>S. 219A(4) amended by No. 17/2022 s. 100(4).</w:t>
      </w:r>
    </w:p>
    <w:p w14:paraId="26B87BE2" w14:textId="6919AE35" w:rsidR="00257387" w:rsidRDefault="00D16E59" w:rsidP="00D16E59">
      <w:pPr>
        <w:pStyle w:val="DraftHeading2"/>
        <w:tabs>
          <w:tab w:val="right" w:pos="1247"/>
        </w:tabs>
        <w:ind w:left="1361" w:hanging="1361"/>
      </w:pPr>
      <w:r>
        <w:tab/>
      </w:r>
      <w:r w:rsidR="00FE685E" w:rsidRPr="00D16E59">
        <w:t>(4)</w:t>
      </w:r>
      <w:r w:rsidR="00FE685E">
        <w:tab/>
        <w:t xml:space="preserve">The </w:t>
      </w:r>
      <w:r w:rsidR="005445FA" w:rsidRPr="00AE2B82">
        <w:t>Director, Fines Victoria</w:t>
      </w:r>
      <w:r w:rsidR="005445FA">
        <w:t xml:space="preserve"> </w:t>
      </w:r>
      <w:r w:rsidR="00FE685E">
        <w:t xml:space="preserve">or a registrar (within the meaning of Schedule 3 to the </w:t>
      </w:r>
      <w:r w:rsidR="00FE685E">
        <w:rPr>
          <w:b/>
        </w:rPr>
        <w:t>Children, Youth and Families Act 2005</w:t>
      </w:r>
      <w:r w:rsidR="00FE685E">
        <w:t xml:space="preserve">) of the Children's Court, as the case may be, may only grant an </w:t>
      </w:r>
      <w:r w:rsidR="00FE685E">
        <w:lastRenderedPageBreak/>
        <w:t>extension of time if satisfied that the person was not in fact aware, more than 14 days before making an application under subsection (1), that the infringement notice had been issued.</w:t>
      </w:r>
    </w:p>
    <w:p w14:paraId="0E754274" w14:textId="77777777" w:rsidR="00FE685E" w:rsidRDefault="00D16E59" w:rsidP="00D16E59">
      <w:pPr>
        <w:pStyle w:val="DraftHeading2"/>
        <w:tabs>
          <w:tab w:val="right" w:pos="1247"/>
        </w:tabs>
        <w:ind w:left="1361" w:hanging="1361"/>
      </w:pPr>
      <w:r>
        <w:tab/>
      </w:r>
      <w:r w:rsidR="00FE685E" w:rsidRPr="00D16E59">
        <w:t>(5)</w:t>
      </w:r>
      <w:r w:rsidR="00FE685E">
        <w:tab/>
        <w:t>On the granting of the extension of time—</w:t>
      </w:r>
    </w:p>
    <w:p w14:paraId="43831C34" w14:textId="77777777" w:rsidR="00405BED" w:rsidRDefault="00405BED" w:rsidP="00905A63">
      <w:pPr>
        <w:pStyle w:val="SideNote"/>
        <w:framePr w:wrap="around"/>
      </w:pPr>
      <w:r>
        <w:t xml:space="preserve">S. 219A(5)(a) substituted by No. </w:t>
      </w:r>
      <w:r w:rsidR="00A95E0F">
        <w:t>47/2014</w:t>
      </w:r>
      <w:r>
        <w:t xml:space="preserve"> s. 262(3)(a).</w:t>
      </w:r>
    </w:p>
    <w:p w14:paraId="17DDDC59" w14:textId="77777777" w:rsidR="007F6BAC" w:rsidRDefault="00405BED">
      <w:pPr>
        <w:pStyle w:val="DraftHeading3"/>
        <w:tabs>
          <w:tab w:val="right" w:pos="1757"/>
        </w:tabs>
        <w:ind w:left="1871" w:hanging="1871"/>
      </w:pPr>
      <w:r>
        <w:tab/>
      </w:r>
      <w:r w:rsidR="00D92AD2">
        <w:t>(a)</w:t>
      </w:r>
      <w:r>
        <w:tab/>
        <w:t>the infringement notice continues to have effect, unles</w:t>
      </w:r>
      <w:r w:rsidR="003539F4">
        <w:t>s withdrawn under section 18 of </w:t>
      </w:r>
      <w:r>
        <w:t xml:space="preserve">the </w:t>
      </w:r>
      <w:r>
        <w:rPr>
          <w:b/>
          <w:bCs/>
        </w:rPr>
        <w:t>Infringements Act 2006</w:t>
      </w:r>
      <w:r>
        <w:t xml:space="preserve">, despite the doing of any thing or the taking of any step in relation to it under Schedule 3 to the </w:t>
      </w:r>
      <w:r>
        <w:rPr>
          <w:b/>
          <w:bCs/>
        </w:rPr>
        <w:t xml:space="preserve">Children, Youth and Families Act 2005 </w:t>
      </w:r>
      <w:r>
        <w:t>before the extension of time was granted, but if an enforcement order had been made in relation to it b</w:t>
      </w:r>
      <w:r w:rsidR="003539F4">
        <w:t>efore the extension of time was </w:t>
      </w:r>
      <w:r>
        <w:t>granted and the person does not take a relevant action in relation to the notice within the extended period, the notice ceases to have effect at the end of that period; and</w:t>
      </w:r>
    </w:p>
    <w:p w14:paraId="355AF390" w14:textId="77777777" w:rsidR="00405BED" w:rsidRDefault="00405BED" w:rsidP="00905A63">
      <w:pPr>
        <w:pStyle w:val="SideNote"/>
        <w:framePr w:wrap="around"/>
      </w:pPr>
      <w:r>
        <w:t xml:space="preserve">S. 219A(5)(ab) inserted by No. </w:t>
      </w:r>
      <w:r w:rsidR="00A95E0F">
        <w:t>47/2014</w:t>
      </w:r>
      <w:r>
        <w:t xml:space="preserve"> s. 262(3)(a).</w:t>
      </w:r>
    </w:p>
    <w:p w14:paraId="7D3E9BBF" w14:textId="77777777" w:rsidR="007F6BAC" w:rsidRDefault="00405BED">
      <w:pPr>
        <w:pStyle w:val="DraftHeading3"/>
        <w:tabs>
          <w:tab w:val="right" w:pos="1757"/>
        </w:tabs>
        <w:ind w:left="1871" w:hanging="1871"/>
      </w:pPr>
      <w:r>
        <w:tab/>
      </w:r>
      <w:r w:rsidR="00D92AD2">
        <w:t>(ab)</w:t>
      </w:r>
      <w:r>
        <w:tab/>
        <w:t>the infringement notice continues to have effect, unles</w:t>
      </w:r>
      <w:r w:rsidR="003539F4">
        <w:t>s withdrawn under section 18 of </w:t>
      </w:r>
      <w:r>
        <w:t xml:space="preserve">the </w:t>
      </w:r>
      <w:r>
        <w:rPr>
          <w:b/>
          <w:bCs/>
        </w:rPr>
        <w:t>Infringements Act 2006</w:t>
      </w:r>
      <w:r>
        <w:t xml:space="preserve">, despite the doing of any thing or the taking of any step in relation to it under the </w:t>
      </w:r>
      <w:r w:rsidR="00C90258">
        <w:rPr>
          <w:b/>
          <w:bCs/>
        </w:rPr>
        <w:t>Fines Reform Act </w:t>
      </w:r>
      <w:r>
        <w:rPr>
          <w:b/>
          <w:bCs/>
        </w:rPr>
        <w:t xml:space="preserve">2014 </w:t>
      </w:r>
      <w:r>
        <w:t>before the extension of time was granted, but if a notice of final demand has been served in relation to it before the extension of time was granted and the person does not take a relevant action in relation to the notice within the extended period, the notice ceases to have effect at the end of that period; and</w:t>
      </w:r>
    </w:p>
    <w:p w14:paraId="65E9F6AE" w14:textId="77777777" w:rsidR="00FE685E" w:rsidRPr="00B51DCF" w:rsidRDefault="00D16E59" w:rsidP="00D16E59">
      <w:pPr>
        <w:pStyle w:val="DraftHeading3"/>
        <w:tabs>
          <w:tab w:val="right" w:pos="1757"/>
        </w:tabs>
        <w:ind w:left="1871" w:hanging="1871"/>
      </w:pPr>
      <w:r>
        <w:tab/>
      </w:r>
      <w:r w:rsidR="00FE685E" w:rsidRPr="00D16E59">
        <w:t>(b)</w:t>
      </w:r>
      <w:r w:rsidR="00FE685E">
        <w:tab/>
        <w:t>the period specified in the infringement notice as the period for payment of the infringement penalty does not apply and the extended period becomes the period for which payment of the infringement penalty must be made; and</w:t>
      </w:r>
    </w:p>
    <w:p w14:paraId="5BA95AA2" w14:textId="26726624" w:rsidR="00405BED" w:rsidRDefault="00405BED" w:rsidP="00905A63">
      <w:pPr>
        <w:pStyle w:val="SideNote"/>
        <w:framePr w:wrap="around"/>
      </w:pPr>
      <w:r>
        <w:lastRenderedPageBreak/>
        <w:t xml:space="preserve">S. 219A(5)(c) substituted by No. </w:t>
      </w:r>
      <w:r w:rsidR="00A95E0F">
        <w:t>47/2014</w:t>
      </w:r>
      <w:r>
        <w:t xml:space="preserve"> s. 262(3)(b) (as amended by No. 59/2017 s. 104(1))</w:t>
      </w:r>
      <w:r w:rsidR="00042E14">
        <w:t>, amended by No. 46/2024 s. 43</w:t>
      </w:r>
      <w:r>
        <w:t>.</w:t>
      </w:r>
    </w:p>
    <w:p w14:paraId="0B06E880" w14:textId="534C5E04" w:rsidR="007F6BAC" w:rsidRDefault="00405BED">
      <w:pPr>
        <w:pStyle w:val="DraftHeading3"/>
        <w:tabs>
          <w:tab w:val="right" w:pos="1757"/>
        </w:tabs>
        <w:ind w:left="1871" w:hanging="1871"/>
      </w:pPr>
      <w:r>
        <w:tab/>
      </w:r>
      <w:r w:rsidR="00D92AD2">
        <w:t>(c)</w:t>
      </w:r>
      <w:r>
        <w:tab/>
        <w:t xml:space="preserve">any infringement fine or part of an infringement fine within the meaning of the </w:t>
      </w:r>
      <w:r>
        <w:rPr>
          <w:b/>
          <w:bCs/>
        </w:rPr>
        <w:t>Fines Reform Act 2014</w:t>
      </w:r>
      <w:r w:rsidRPr="008F0416">
        <w:rPr>
          <w:bCs/>
        </w:rPr>
        <w:t xml:space="preserve">, any </w:t>
      </w:r>
      <w:r>
        <w:t>infringement penalty or part of an infringement penalty within the meaning of</w:t>
      </w:r>
      <w:r w:rsidRPr="008F0416">
        <w:t xml:space="preserve"> </w:t>
      </w:r>
      <w:r w:rsidRPr="008F0416">
        <w:rPr>
          <w:bCs/>
        </w:rPr>
        <w:t xml:space="preserve">the </w:t>
      </w:r>
      <w:r>
        <w:rPr>
          <w:b/>
          <w:bCs/>
        </w:rPr>
        <w:t>Infringements Act 2006</w:t>
      </w:r>
      <w:r w:rsidR="00042E14" w:rsidRPr="00A43D09">
        <w:t xml:space="preserve">, any additional fee or cost that has been added to an infringement fine or infringement penalty under the </w:t>
      </w:r>
      <w:r w:rsidR="00042E14" w:rsidRPr="00A43D09">
        <w:rPr>
          <w:b/>
        </w:rPr>
        <w:t>Fines Reform Act 2014</w:t>
      </w:r>
      <w:r w:rsidR="00042E14" w:rsidRPr="00A43D09">
        <w:t xml:space="preserve">, the </w:t>
      </w:r>
      <w:r w:rsidR="00042E14" w:rsidRPr="00A43D09">
        <w:rPr>
          <w:b/>
        </w:rPr>
        <w:t>Infringements Act 2006</w:t>
      </w:r>
      <w:r w:rsidR="00042E14" w:rsidRPr="00A43D09">
        <w:t xml:space="preserve"> or regulations made under either of those Acts</w:t>
      </w:r>
      <w:r>
        <w:rPr>
          <w:b/>
          <w:bCs/>
        </w:rPr>
        <w:t xml:space="preserve"> </w:t>
      </w:r>
      <w:r>
        <w:t xml:space="preserve">or any infringement penalty or part of an infringement penalty and penalty reminder notice fee within the meaning of Schedule 3 to the </w:t>
      </w:r>
      <w:r>
        <w:rPr>
          <w:b/>
          <w:bCs/>
        </w:rPr>
        <w:t>Children, Youth and Families Act</w:t>
      </w:r>
      <w:r w:rsidR="00C90258">
        <w:rPr>
          <w:b/>
          <w:bCs/>
        </w:rPr>
        <w:t> </w:t>
      </w:r>
      <w:r>
        <w:rPr>
          <w:b/>
          <w:bCs/>
        </w:rPr>
        <w:t xml:space="preserve">2005 </w:t>
      </w:r>
      <w:r>
        <w:t>that has been paid in relation to the infringement notice must be refunded (and the Consolidated Fund is, to the necessary extent, appropriated accordingly), if the person takes a relevant action in relation to the notice within the extended period; and</w:t>
      </w:r>
    </w:p>
    <w:p w14:paraId="23121C57" w14:textId="77777777" w:rsidR="00AE1CCF" w:rsidRDefault="00AE1CCF" w:rsidP="00905A63">
      <w:pPr>
        <w:pStyle w:val="SideNote"/>
        <w:framePr w:wrap="around"/>
      </w:pPr>
      <w:r>
        <w:t xml:space="preserve">S. 219A(5)(d) amended by No. </w:t>
      </w:r>
      <w:r w:rsidR="00A95E0F">
        <w:t>47/2014</w:t>
      </w:r>
      <w:r>
        <w:t xml:space="preserve"> s. 262(4).</w:t>
      </w:r>
    </w:p>
    <w:p w14:paraId="08D60508" w14:textId="77777777" w:rsidR="00FE685E" w:rsidRDefault="00D16E59" w:rsidP="00D16E59">
      <w:pPr>
        <w:pStyle w:val="DraftHeading3"/>
        <w:tabs>
          <w:tab w:val="right" w:pos="1757"/>
        </w:tabs>
        <w:ind w:left="1871" w:hanging="1871"/>
      </w:pPr>
      <w:r>
        <w:tab/>
      </w:r>
      <w:r w:rsidR="00FE685E" w:rsidRPr="00D16E59">
        <w:t>(d)</w:t>
      </w:r>
      <w:r w:rsidR="00FE685E">
        <w:tab/>
        <w:t xml:space="preserve">any of the procedures set out in the </w:t>
      </w:r>
      <w:r w:rsidR="00AE1CCF" w:rsidRPr="002526C9">
        <w:rPr>
          <w:b/>
        </w:rPr>
        <w:t>Fines Reform Act 2014</w:t>
      </w:r>
      <w:r w:rsidR="00A95E0F">
        <w:rPr>
          <w:b/>
        </w:rPr>
        <w:t xml:space="preserve"> </w:t>
      </w:r>
      <w:r w:rsidR="00FE685E">
        <w:t xml:space="preserve">or Schedule 3 to the </w:t>
      </w:r>
      <w:r w:rsidR="00FE685E">
        <w:rPr>
          <w:b/>
        </w:rPr>
        <w:t>Children, Youth and Families Act 2005</w:t>
      </w:r>
      <w:r w:rsidR="00FE685E">
        <w:t xml:space="preserve"> that are being used for the enforcement of the infringement penalty within the meaning of that Act or that Schedule, as the case requires, must be discontinued and any </w:t>
      </w:r>
      <w:r w:rsidR="00AE1CCF">
        <w:t>notice of final demand served or enforcement warrant issued</w:t>
      </w:r>
      <w:r w:rsidR="003C3C35">
        <w:t>, under that Act </w:t>
      </w:r>
      <w:r w:rsidR="00FE685E">
        <w:t>or that Schedule, as the case requires, ceases to have effect if the person takes a relevant action in relation to the notice within the extended period.</w:t>
      </w:r>
    </w:p>
    <w:p w14:paraId="158BCC11" w14:textId="77777777" w:rsidR="00FE685E" w:rsidRDefault="00D16E59" w:rsidP="00D16E59">
      <w:pPr>
        <w:pStyle w:val="DraftHeading2"/>
        <w:tabs>
          <w:tab w:val="right" w:pos="1247"/>
        </w:tabs>
        <w:ind w:left="1361" w:hanging="1361"/>
      </w:pPr>
      <w:r>
        <w:tab/>
      </w:r>
      <w:r w:rsidR="00FE685E" w:rsidRPr="00D16E59">
        <w:t>(6)</w:t>
      </w:r>
      <w:r w:rsidR="00FE685E">
        <w:tab/>
        <w:t>For the purposes of subsection (5) a person who is</w:t>
      </w:r>
      <w:r w:rsidR="003C3C35">
        <w:t> </w:t>
      </w:r>
      <w:r w:rsidR="00FE685E">
        <w:t>granted an extension of time as referred to in subsection (1) only takes a relevant action in relation to an infringement notice if the person—</w:t>
      </w:r>
    </w:p>
    <w:p w14:paraId="2F205895" w14:textId="03639039" w:rsidR="00FE685E" w:rsidRDefault="00D16E59" w:rsidP="00D16E59">
      <w:pPr>
        <w:pStyle w:val="DraftHeading3"/>
        <w:tabs>
          <w:tab w:val="right" w:pos="1757"/>
        </w:tabs>
        <w:ind w:left="1871" w:hanging="1871"/>
      </w:pPr>
      <w:r>
        <w:lastRenderedPageBreak/>
        <w:tab/>
      </w:r>
      <w:r w:rsidR="00FE685E" w:rsidRPr="00D16E59">
        <w:t>(a)</w:t>
      </w:r>
      <w:r w:rsidR="00FE685E">
        <w:tab/>
        <w:t>pays the whole of the penalty shown on the infringement notice; or</w:t>
      </w:r>
    </w:p>
    <w:p w14:paraId="06F30CA5" w14:textId="77777777" w:rsidR="00FE685E" w:rsidRPr="00436C84" w:rsidRDefault="00D16E59" w:rsidP="00D16E59">
      <w:pPr>
        <w:pStyle w:val="DraftHeading3"/>
        <w:tabs>
          <w:tab w:val="right" w:pos="1757"/>
        </w:tabs>
        <w:ind w:left="1871" w:hanging="1871"/>
      </w:pPr>
      <w:r>
        <w:tab/>
      </w:r>
      <w:r w:rsidR="00FE685E" w:rsidRPr="00D16E59">
        <w:t>(b)</w:t>
      </w:r>
      <w:r w:rsidR="00FE685E">
        <w:tab/>
        <w:t xml:space="preserve">gives a statement under section 84BE of the </w:t>
      </w:r>
      <w:r w:rsidR="00FE685E">
        <w:rPr>
          <w:b/>
        </w:rPr>
        <w:t>Road Safety Act 1986</w:t>
      </w:r>
      <w:r w:rsidR="00FE685E">
        <w:t xml:space="preserve"> to an enforcement official within the meaning of Part 6AA of that Act; or</w:t>
      </w:r>
    </w:p>
    <w:p w14:paraId="3538D87B" w14:textId="77777777" w:rsidR="0089199D" w:rsidRDefault="0089199D" w:rsidP="00905A63">
      <w:pPr>
        <w:pStyle w:val="SideNote"/>
        <w:framePr w:wrap="around"/>
      </w:pPr>
      <w:r>
        <w:t xml:space="preserve">S. 219A(6)(c) amended by No. </w:t>
      </w:r>
      <w:r w:rsidR="00D277E7">
        <w:t>87/2009</w:t>
      </w:r>
      <w:r>
        <w:t xml:space="preserve"> s. 59.</w:t>
      </w:r>
    </w:p>
    <w:p w14:paraId="60D5A58C" w14:textId="77777777" w:rsidR="00DB72A7" w:rsidRPr="00DB72A7" w:rsidRDefault="00D16E59" w:rsidP="00862A3D">
      <w:pPr>
        <w:pStyle w:val="DraftHeading3"/>
        <w:tabs>
          <w:tab w:val="right" w:pos="1757"/>
        </w:tabs>
        <w:ind w:left="1871" w:hanging="1871"/>
      </w:pPr>
      <w:r>
        <w:tab/>
      </w:r>
      <w:r w:rsidR="00FE685E" w:rsidRPr="00D16E59">
        <w:t>(c)</w:t>
      </w:r>
      <w:r w:rsidR="00FE685E">
        <w:tab/>
        <w:t xml:space="preserve">elects to have the matter heard and determined in the Magistrates' Court under Part 2 of the </w:t>
      </w:r>
      <w:r w:rsidR="00FE685E">
        <w:rPr>
          <w:b/>
        </w:rPr>
        <w:t>Infringements Act 2006</w:t>
      </w:r>
      <w:r w:rsidR="0089199D">
        <w:t>, or if the person is a child, elects to have the matter heard and determined in the Children's Court</w:t>
      </w:r>
      <w:r w:rsidR="00FE685E">
        <w:t>; or</w:t>
      </w:r>
    </w:p>
    <w:p w14:paraId="7F3CD4E8" w14:textId="77777777" w:rsidR="003A6C4B" w:rsidRDefault="003A6C4B" w:rsidP="00905A63">
      <w:pPr>
        <w:pStyle w:val="SideNote"/>
        <w:framePr w:wrap="around"/>
      </w:pPr>
      <w:r>
        <w:t xml:space="preserve">S. 219A(6)(d) amended by No. </w:t>
      </w:r>
      <w:r w:rsidR="00A95E0F">
        <w:t>47/2014</w:t>
      </w:r>
      <w:r>
        <w:t xml:space="preserve"> s. 262(5)(a).</w:t>
      </w:r>
    </w:p>
    <w:p w14:paraId="5BC0BB72" w14:textId="77777777" w:rsidR="00FE685E" w:rsidRDefault="00D16E59" w:rsidP="00D16E59">
      <w:pPr>
        <w:pStyle w:val="DraftHeading3"/>
        <w:tabs>
          <w:tab w:val="right" w:pos="1757"/>
        </w:tabs>
        <w:ind w:left="1871" w:hanging="1871"/>
      </w:pPr>
      <w:r>
        <w:tab/>
      </w:r>
      <w:r w:rsidR="00FE685E" w:rsidRPr="00D16E59">
        <w:t>(d)</w:t>
      </w:r>
      <w:r w:rsidR="00FE685E">
        <w:tab/>
        <w:t xml:space="preserve">is offered a </w:t>
      </w:r>
      <w:r w:rsidR="003C3C35">
        <w:t>payment plan in accordance with </w:t>
      </w:r>
      <w:r w:rsidR="00FE685E">
        <w:t xml:space="preserve">the </w:t>
      </w:r>
      <w:r w:rsidR="00FE685E" w:rsidRPr="004469DB">
        <w:rPr>
          <w:b/>
        </w:rPr>
        <w:t xml:space="preserve">Infringements </w:t>
      </w:r>
      <w:r w:rsidR="00FE685E">
        <w:rPr>
          <w:b/>
        </w:rPr>
        <w:t>Act 2006</w:t>
      </w:r>
      <w:r w:rsidR="00FE685E">
        <w:t xml:space="preserve"> and the enforcement agency under that Act received the first payment under that plan from the person; or</w:t>
      </w:r>
    </w:p>
    <w:p w14:paraId="0BE3E54D" w14:textId="36F7066A" w:rsidR="003A6C4B" w:rsidRDefault="003A6C4B" w:rsidP="00905A63">
      <w:pPr>
        <w:pStyle w:val="SideNote"/>
        <w:framePr w:wrap="around"/>
      </w:pPr>
      <w:r>
        <w:t xml:space="preserve">S. 219A(6)(da) inserted by No. </w:t>
      </w:r>
      <w:r w:rsidR="00A95E0F">
        <w:t>47/2014</w:t>
      </w:r>
      <w:r>
        <w:t xml:space="preserve"> s. 262(5)(b)</w:t>
      </w:r>
      <w:r w:rsidR="00AB1F63">
        <w:t>, amended by No. 17/2022 s. 100(5)</w:t>
      </w:r>
      <w:r>
        <w:t>.</w:t>
      </w:r>
    </w:p>
    <w:p w14:paraId="40E06921" w14:textId="5595AC70" w:rsidR="007F6BAC" w:rsidRDefault="003A6C4B" w:rsidP="003C3C35">
      <w:pPr>
        <w:pStyle w:val="DraftHeading3"/>
        <w:tabs>
          <w:tab w:val="right" w:pos="1757"/>
        </w:tabs>
        <w:ind w:left="1871" w:hanging="1871"/>
      </w:pPr>
      <w:r>
        <w:tab/>
      </w:r>
      <w:r w:rsidR="00D92AD2">
        <w:t>(da)</w:t>
      </w:r>
      <w:r>
        <w:tab/>
        <w:t xml:space="preserve">makes a payment arrangement in accordance with the </w:t>
      </w:r>
      <w:r>
        <w:rPr>
          <w:b/>
        </w:rPr>
        <w:t>Fines Reform Act </w:t>
      </w:r>
      <w:r w:rsidRPr="004654D0">
        <w:rPr>
          <w:b/>
        </w:rPr>
        <w:t>2014</w:t>
      </w:r>
      <w:r>
        <w:t xml:space="preserve"> and the </w:t>
      </w:r>
      <w:r w:rsidR="005445FA" w:rsidRPr="00AE2B82">
        <w:t>Director, Fines Victoria</w:t>
      </w:r>
      <w:r>
        <w:t xml:space="preserve"> receives the first payment under that payment arrangement from the person; or</w:t>
      </w:r>
    </w:p>
    <w:p w14:paraId="7C2DECA1" w14:textId="77777777" w:rsidR="003A6C4B" w:rsidRDefault="003A6C4B" w:rsidP="00905A63">
      <w:pPr>
        <w:pStyle w:val="SideNote"/>
        <w:framePr w:wrap="around"/>
      </w:pPr>
      <w:r>
        <w:t xml:space="preserve">S. 219A(6)(e) </w:t>
      </w:r>
      <w:r w:rsidR="000D55E3">
        <w:t>amended</w:t>
      </w:r>
      <w:r>
        <w:t xml:space="preserve"> by No. </w:t>
      </w:r>
      <w:r w:rsidR="00A95E0F">
        <w:t>47/2014</w:t>
      </w:r>
      <w:r>
        <w:t xml:space="preserve"> s. 262(5)(</w:t>
      </w:r>
      <w:r w:rsidR="007E412F">
        <w:t>c</w:t>
      </w:r>
      <w:r>
        <w:t>).</w:t>
      </w:r>
    </w:p>
    <w:p w14:paraId="08DBCDEF" w14:textId="77777777" w:rsidR="00FE685E" w:rsidRDefault="00D16E59" w:rsidP="00D16E59">
      <w:pPr>
        <w:pStyle w:val="DraftHeading3"/>
        <w:tabs>
          <w:tab w:val="right" w:pos="1757"/>
        </w:tabs>
        <w:ind w:left="1871" w:hanging="1871"/>
      </w:pPr>
      <w:r>
        <w:tab/>
      </w:r>
      <w:r w:rsidR="00FE685E" w:rsidRPr="00D16E59">
        <w:t>(e)</w:t>
      </w:r>
      <w:r w:rsidR="00FE685E">
        <w:tab/>
        <w:t xml:space="preserve">in the case of a person who applies under section 22 of the </w:t>
      </w:r>
      <w:r w:rsidR="00FE685E">
        <w:rPr>
          <w:b/>
        </w:rPr>
        <w:t>Infringements Act 2006</w:t>
      </w:r>
      <w:r w:rsidR="00FE685E">
        <w:t xml:space="preserve"> for an internal review, is notified of a decision in accordance with section 25(1)(b), (c) or (d) </w:t>
      </w:r>
      <w:r w:rsidR="003A6C4B">
        <w:t xml:space="preserve">or (2) or (2A) </w:t>
      </w:r>
      <w:r w:rsidR="00FE685E">
        <w:t>of that Act.</w:t>
      </w:r>
    </w:p>
    <w:p w14:paraId="7377FD99" w14:textId="72BC6E2A" w:rsidR="003A6C4B" w:rsidRDefault="003A6C4B" w:rsidP="00905A63">
      <w:pPr>
        <w:pStyle w:val="SideNote"/>
        <w:framePr w:wrap="around"/>
      </w:pPr>
      <w:r>
        <w:t xml:space="preserve">S. 219A(7) </w:t>
      </w:r>
      <w:r w:rsidR="000D55E3">
        <w:t>amended</w:t>
      </w:r>
      <w:r>
        <w:t xml:space="preserve"> by No</w:t>
      </w:r>
      <w:r w:rsidR="00AB1F63">
        <w:t>s</w:t>
      </w:r>
      <w:r>
        <w:t xml:space="preserve"> </w:t>
      </w:r>
      <w:r w:rsidR="00A95E0F">
        <w:t>47/2014</w:t>
      </w:r>
      <w:r>
        <w:t xml:space="preserve"> s. 262(6)</w:t>
      </w:r>
      <w:r w:rsidR="00AB1F63">
        <w:t>, 17/2022 s. 100(6)</w:t>
      </w:r>
      <w:r>
        <w:t>.</w:t>
      </w:r>
    </w:p>
    <w:p w14:paraId="5D48C420" w14:textId="0308D0C2" w:rsidR="00FE685E" w:rsidRDefault="00D16E59" w:rsidP="00D16E59">
      <w:pPr>
        <w:pStyle w:val="DraftHeading2"/>
        <w:tabs>
          <w:tab w:val="right" w:pos="1247"/>
        </w:tabs>
        <w:ind w:left="1361" w:hanging="1361"/>
      </w:pPr>
      <w:r>
        <w:tab/>
      </w:r>
      <w:r w:rsidR="00FE685E" w:rsidRPr="00D16E59">
        <w:t>(7)</w:t>
      </w:r>
      <w:r w:rsidR="00FE685E">
        <w:tab/>
        <w:t xml:space="preserve">If the </w:t>
      </w:r>
      <w:r w:rsidR="00AB1F63" w:rsidRPr="00AE2B82">
        <w:t>Director, Fines Victoria</w:t>
      </w:r>
      <w:r w:rsidR="00FE685E">
        <w:t xml:space="preserve"> or a registrar (within the meaning of Schedule 3 to the </w:t>
      </w:r>
      <w:r w:rsidR="00FE685E">
        <w:rPr>
          <w:b/>
        </w:rPr>
        <w:t>Children, Youth and Families Act 2005</w:t>
      </w:r>
      <w:r w:rsidR="00FE685E">
        <w:t>) of the Children's Court, as the case may be, grants an extension of time as referred to in subsection (1), an infringement notice may be withdrawn under section 18 of the</w:t>
      </w:r>
      <w:r w:rsidR="003C3C35">
        <w:t> </w:t>
      </w:r>
      <w:r w:rsidR="00FE685E">
        <w:rPr>
          <w:b/>
        </w:rPr>
        <w:t>Infringements Act 2006</w:t>
      </w:r>
      <w:r w:rsidR="00FE685E">
        <w:t xml:space="preserve"> even though </w:t>
      </w:r>
      <w:r w:rsidR="003A6C4B" w:rsidRPr="00F7052D">
        <w:t xml:space="preserve">the outstanding amount of an infringement </w:t>
      </w:r>
      <w:r w:rsidR="003A6C4B">
        <w:t>fine</w:t>
      </w:r>
      <w:r w:rsidR="003A6C4B" w:rsidRPr="00F7052D">
        <w:t xml:space="preserve"> </w:t>
      </w:r>
      <w:r w:rsidR="003A6C4B">
        <w:t>has been</w:t>
      </w:r>
      <w:r w:rsidR="003A6C4B" w:rsidRPr="00F7052D">
        <w:t xml:space="preserve"> registered with the </w:t>
      </w:r>
      <w:r w:rsidR="00AB1F63" w:rsidRPr="00AE2B82">
        <w:t xml:space="preserve">Director, Fines </w:t>
      </w:r>
      <w:r w:rsidR="00AB1F63" w:rsidRPr="00AE2B82">
        <w:lastRenderedPageBreak/>
        <w:t>Victoria</w:t>
      </w:r>
      <w:r w:rsidR="003A6C4B" w:rsidRPr="00F7052D">
        <w:t xml:space="preserve"> under the </w:t>
      </w:r>
      <w:r w:rsidR="003A6C4B" w:rsidRPr="00F7052D">
        <w:rPr>
          <w:b/>
        </w:rPr>
        <w:t>Fines Reform Act 2014</w:t>
      </w:r>
      <w:r w:rsidR="003A6C4B">
        <w:rPr>
          <w:b/>
        </w:rPr>
        <w:t xml:space="preserve"> </w:t>
      </w:r>
      <w:r w:rsidR="00FE685E">
        <w:t xml:space="preserve">or registered under Schedule 3 to the </w:t>
      </w:r>
      <w:r w:rsidR="00FE685E">
        <w:rPr>
          <w:b/>
        </w:rPr>
        <w:t>Children, Youth and Families Act 2005</w:t>
      </w:r>
      <w:r w:rsidR="00FE685E">
        <w:t>, as the case requires.</w:t>
      </w:r>
    </w:p>
    <w:p w14:paraId="4B98EF0B" w14:textId="77777777" w:rsidR="00FE685E" w:rsidRDefault="00D16E59" w:rsidP="00D16E59">
      <w:pPr>
        <w:pStyle w:val="DraftHeading2"/>
        <w:tabs>
          <w:tab w:val="right" w:pos="1247"/>
        </w:tabs>
        <w:ind w:left="1361" w:hanging="1361"/>
      </w:pPr>
      <w:r>
        <w:tab/>
      </w:r>
      <w:r w:rsidR="00FE685E" w:rsidRPr="00D16E59">
        <w:t>(8)</w:t>
      </w:r>
      <w:r w:rsidR="00FE685E">
        <w:tab/>
        <w:t xml:space="preserve">Despite anything to </w:t>
      </w:r>
      <w:r w:rsidR="00995D40">
        <w:t>the contrary in this section or </w:t>
      </w:r>
      <w:r w:rsidR="00FE685E">
        <w:t xml:space="preserve">the </w:t>
      </w:r>
      <w:r w:rsidR="00FE685E">
        <w:rPr>
          <w:b/>
        </w:rPr>
        <w:t>Infringements Act 2006</w:t>
      </w:r>
      <w:r w:rsidR="00FE685E">
        <w:t>, the 28 day extension period under this section is suspended and no step may be taken in the enforcement of an infringement notice to which this section applies if a person has—</w:t>
      </w:r>
    </w:p>
    <w:p w14:paraId="451756A8" w14:textId="77777777" w:rsidR="00FE685E" w:rsidRDefault="00D16E59" w:rsidP="00D16E59">
      <w:pPr>
        <w:pStyle w:val="DraftHeading3"/>
        <w:tabs>
          <w:tab w:val="right" w:pos="1757"/>
        </w:tabs>
        <w:ind w:left="1871" w:hanging="1871"/>
      </w:pPr>
      <w:r>
        <w:tab/>
      </w:r>
      <w:r w:rsidR="00FE685E" w:rsidRPr="00D16E59">
        <w:t>(a)</w:t>
      </w:r>
      <w:r w:rsidR="00FE685E">
        <w:tab/>
        <w:t>applied for an internal review under section</w:t>
      </w:r>
      <w:r>
        <w:t> </w:t>
      </w:r>
      <w:r w:rsidR="00FE685E">
        <w:t>22 of that Act which has not bee</w:t>
      </w:r>
      <w:r w:rsidR="00995D40">
        <w:t>n </w:t>
      </w:r>
      <w:r w:rsidR="00FE685E">
        <w:t>determined, until the application is determined an</w:t>
      </w:r>
      <w:r w:rsidR="00995D40">
        <w:t>d the applicant notified of the </w:t>
      </w:r>
      <w:r w:rsidR="00FE685E">
        <w:t>outcome; or</w:t>
      </w:r>
    </w:p>
    <w:p w14:paraId="2B6446D2" w14:textId="77777777" w:rsidR="00FE685E" w:rsidRDefault="00D16E59" w:rsidP="00D16E59">
      <w:pPr>
        <w:pStyle w:val="DraftHeading3"/>
        <w:tabs>
          <w:tab w:val="right" w:pos="1757"/>
        </w:tabs>
        <w:ind w:left="1871" w:hanging="1871"/>
      </w:pPr>
      <w:r>
        <w:tab/>
      </w:r>
      <w:r w:rsidR="00FE685E" w:rsidRPr="00D16E59">
        <w:t>(b)</w:t>
      </w:r>
      <w:r w:rsidR="00FE685E">
        <w:tab/>
        <w:t>applied for a payment plan under section 46 of that Act, until—</w:t>
      </w:r>
    </w:p>
    <w:p w14:paraId="40FDAD52" w14:textId="77777777" w:rsidR="00FE685E" w:rsidRDefault="00D16E59" w:rsidP="00D16E59">
      <w:pPr>
        <w:pStyle w:val="DraftHeading4"/>
        <w:tabs>
          <w:tab w:val="right" w:pos="2268"/>
        </w:tabs>
        <w:ind w:left="2381" w:hanging="2381"/>
      </w:pPr>
      <w:r>
        <w:tab/>
      </w:r>
      <w:r w:rsidR="00FE685E" w:rsidRPr="00D16E59">
        <w:t>(i)</w:t>
      </w:r>
      <w:r w:rsidR="00FE685E">
        <w:tab/>
        <w:t>the person is notified that his or her application for a payment plan has been refused; or</w:t>
      </w:r>
    </w:p>
    <w:p w14:paraId="5EEF041F" w14:textId="77777777" w:rsidR="00FE685E" w:rsidRDefault="00D16E59" w:rsidP="00D16E59">
      <w:pPr>
        <w:pStyle w:val="DraftHeading4"/>
        <w:tabs>
          <w:tab w:val="right" w:pos="2268"/>
        </w:tabs>
        <w:ind w:left="2381" w:hanging="2381"/>
      </w:pPr>
      <w:r>
        <w:tab/>
      </w:r>
      <w:r w:rsidR="00FE685E" w:rsidRPr="00D16E59">
        <w:t>(ii)</w:t>
      </w:r>
      <w:r w:rsidR="00FE685E">
        <w:tab/>
        <w:t xml:space="preserve">in the </w:t>
      </w:r>
      <w:r w:rsidR="00995D40">
        <w:t>case of a payment plan that has </w:t>
      </w:r>
      <w:r w:rsidR="00FE685E">
        <w:t>been offered, the payment plan is cancelled under section 48(2) of that Act; or</w:t>
      </w:r>
    </w:p>
    <w:p w14:paraId="127DF13B" w14:textId="77777777" w:rsidR="00FE685E" w:rsidRDefault="00D16E59" w:rsidP="00D16E59">
      <w:pPr>
        <w:pStyle w:val="DraftHeading4"/>
        <w:tabs>
          <w:tab w:val="right" w:pos="2268"/>
        </w:tabs>
        <w:ind w:left="2381" w:hanging="2381"/>
      </w:pPr>
      <w:r>
        <w:tab/>
      </w:r>
      <w:r w:rsidR="00FE685E" w:rsidRPr="00D16E59">
        <w:t>(iii)</w:t>
      </w:r>
      <w:r w:rsidR="00FE685E">
        <w:tab/>
        <w:t>in the case of a payment plan that has commenced—</w:t>
      </w:r>
    </w:p>
    <w:p w14:paraId="049C215B" w14:textId="77777777" w:rsidR="00FE685E" w:rsidRDefault="00D16E59" w:rsidP="00D16E59">
      <w:pPr>
        <w:pStyle w:val="DraftHeading5"/>
        <w:tabs>
          <w:tab w:val="right" w:pos="2778"/>
        </w:tabs>
        <w:ind w:left="2891" w:hanging="2891"/>
      </w:pPr>
      <w:r>
        <w:tab/>
      </w:r>
      <w:r w:rsidR="00FE685E" w:rsidRPr="00D16E59">
        <w:t>(A)</w:t>
      </w:r>
      <w:r w:rsidR="00FE685E">
        <w:tab/>
        <w:t>the payment plan is cancelled under section 49(2)(b) of that Act; or</w:t>
      </w:r>
    </w:p>
    <w:p w14:paraId="3E2F7349" w14:textId="7F5DD147" w:rsidR="00FE685E" w:rsidRDefault="00D16E59" w:rsidP="00D16E59">
      <w:pPr>
        <w:pStyle w:val="DraftHeading5"/>
        <w:tabs>
          <w:tab w:val="right" w:pos="2778"/>
        </w:tabs>
        <w:ind w:left="2891" w:hanging="2891"/>
      </w:pPr>
      <w:r>
        <w:tab/>
      </w:r>
      <w:r w:rsidR="00FE685E" w:rsidRPr="00D16E59">
        <w:t>(B)</w:t>
      </w:r>
      <w:r w:rsidR="00FE685E">
        <w:tab/>
        <w:t>the infringement penalty in respect of that infringement notice is removed from the payment plan under section 49(2)(a) of that Act; or</w:t>
      </w:r>
    </w:p>
    <w:p w14:paraId="4D329FD5" w14:textId="49B20BEC" w:rsidR="005A250C" w:rsidRDefault="005A250C" w:rsidP="005A250C"/>
    <w:p w14:paraId="3D668BD0" w14:textId="77777777" w:rsidR="00FE685E" w:rsidRDefault="00D16E59" w:rsidP="00D16E59">
      <w:pPr>
        <w:pStyle w:val="DraftHeading5"/>
        <w:tabs>
          <w:tab w:val="right" w:pos="2778"/>
        </w:tabs>
        <w:ind w:left="2891" w:hanging="2891"/>
      </w:pPr>
      <w:r>
        <w:lastRenderedPageBreak/>
        <w:tab/>
      </w:r>
      <w:r w:rsidR="00FE685E" w:rsidRPr="00D16E59">
        <w:t>(C)</w:t>
      </w:r>
      <w:r w:rsidR="00FE685E">
        <w:tab/>
        <w:t>the person receives written notice under section 52(2) of that Act advising the person</w:t>
      </w:r>
      <w:r>
        <w:t xml:space="preserve"> that he or she is in default.</w:t>
      </w:r>
    </w:p>
    <w:p w14:paraId="220E91AA" w14:textId="77777777" w:rsidR="003A6C4B" w:rsidRDefault="003A6C4B" w:rsidP="00905A63">
      <w:pPr>
        <w:pStyle w:val="SideNote"/>
        <w:framePr w:wrap="around"/>
      </w:pPr>
      <w:r>
        <w:t xml:space="preserve">S. 219A(9) inserted by No. </w:t>
      </w:r>
      <w:r w:rsidR="00A95E0F">
        <w:t>47/2014</w:t>
      </w:r>
      <w:r>
        <w:t xml:space="preserve"> s. 262(7) (as amended by No. 59/2017 s. 104(2)(3)).</w:t>
      </w:r>
    </w:p>
    <w:p w14:paraId="23F6FE33" w14:textId="77777777" w:rsidR="007F6BAC" w:rsidRDefault="003A6C4B">
      <w:pPr>
        <w:pStyle w:val="DraftHeading2"/>
        <w:tabs>
          <w:tab w:val="right" w:pos="1247"/>
        </w:tabs>
        <w:ind w:left="1361" w:hanging="1361"/>
      </w:pPr>
      <w:r>
        <w:tab/>
      </w:r>
      <w:r w:rsidR="00D92AD2">
        <w:t>(9)</w:t>
      </w:r>
      <w:r>
        <w:tab/>
        <w:t>Despite anything to the contrary in this section, the 28 day extensi</w:t>
      </w:r>
      <w:r w:rsidR="00995D40">
        <w:t>on period under this section is </w:t>
      </w:r>
      <w:r>
        <w:t>suspended and no step may be taken in the enforcement of an infringement notice to which this section applies if a person has—</w:t>
      </w:r>
    </w:p>
    <w:p w14:paraId="5582C364" w14:textId="77777777" w:rsidR="007F6BAC" w:rsidRDefault="003A6C4B">
      <w:pPr>
        <w:pStyle w:val="DraftHeading3"/>
        <w:tabs>
          <w:tab w:val="right" w:pos="1757"/>
        </w:tabs>
        <w:ind w:left="1871" w:hanging="1871"/>
      </w:pPr>
      <w:r>
        <w:tab/>
      </w:r>
      <w:r w:rsidR="00D92AD2">
        <w:t>(a)</w:t>
      </w:r>
      <w:r>
        <w:tab/>
        <w:t xml:space="preserve">applied for an enforcement review under section 32 of the </w:t>
      </w:r>
      <w:r w:rsidRPr="002E04A9">
        <w:rPr>
          <w:b/>
        </w:rPr>
        <w:t>Fines Reform Act</w:t>
      </w:r>
      <w:r>
        <w:rPr>
          <w:b/>
        </w:rPr>
        <w:t> </w:t>
      </w:r>
      <w:r w:rsidRPr="002E04A9">
        <w:rPr>
          <w:b/>
        </w:rPr>
        <w:t>2014</w:t>
      </w:r>
      <w:r>
        <w:t xml:space="preserve"> which has not been determined, until the application is determined and the applicant notified of the outcome; or</w:t>
      </w:r>
    </w:p>
    <w:p w14:paraId="148EBD81" w14:textId="77777777" w:rsidR="007F6BAC" w:rsidRDefault="003A6C4B">
      <w:pPr>
        <w:pStyle w:val="DraftHeading3"/>
        <w:tabs>
          <w:tab w:val="right" w:pos="1757"/>
        </w:tabs>
        <w:ind w:left="1871" w:hanging="1871"/>
      </w:pPr>
      <w:r>
        <w:tab/>
      </w:r>
      <w:r w:rsidR="00D92AD2">
        <w:t>(b)</w:t>
      </w:r>
      <w:r>
        <w:tab/>
        <w:t xml:space="preserve">applied for a payment arrangement under the </w:t>
      </w:r>
      <w:r w:rsidRPr="002E04A9">
        <w:rPr>
          <w:b/>
        </w:rPr>
        <w:t>Fines Reform Act</w:t>
      </w:r>
      <w:r>
        <w:rPr>
          <w:b/>
        </w:rPr>
        <w:t> </w:t>
      </w:r>
      <w:r w:rsidRPr="002E04A9">
        <w:rPr>
          <w:b/>
        </w:rPr>
        <w:t>2014</w:t>
      </w:r>
      <w:r>
        <w:t>, until—</w:t>
      </w:r>
    </w:p>
    <w:p w14:paraId="4308C01A" w14:textId="77777777" w:rsidR="007F6BAC" w:rsidRDefault="003A6C4B">
      <w:pPr>
        <w:pStyle w:val="DraftHeading4"/>
        <w:tabs>
          <w:tab w:val="right" w:pos="2268"/>
        </w:tabs>
        <w:ind w:left="2381" w:hanging="2381"/>
      </w:pPr>
      <w:r>
        <w:tab/>
      </w:r>
      <w:r w:rsidR="00D92AD2">
        <w:t>(i)</w:t>
      </w:r>
      <w:r>
        <w:tab/>
        <w:t>the person is notified that the person's application for a payment arrangement has been refused; or</w:t>
      </w:r>
    </w:p>
    <w:p w14:paraId="41BE6ECD" w14:textId="77777777" w:rsidR="007F6BAC" w:rsidRDefault="003A6C4B">
      <w:pPr>
        <w:pStyle w:val="DraftHeading4"/>
        <w:tabs>
          <w:tab w:val="right" w:pos="2268"/>
        </w:tabs>
        <w:ind w:left="2381" w:hanging="2381"/>
      </w:pPr>
      <w:r>
        <w:tab/>
      </w:r>
      <w:r w:rsidR="00D92AD2">
        <w:t>(ii)</w:t>
      </w:r>
      <w:r>
        <w:tab/>
        <w:t xml:space="preserve">in the case of a proposed payment arrangement, the payment arrangement does not commence, in accordance with section 47 of the </w:t>
      </w:r>
      <w:r w:rsidRPr="002E04A9">
        <w:rPr>
          <w:b/>
        </w:rPr>
        <w:t>Fines Reform Act</w:t>
      </w:r>
      <w:r>
        <w:rPr>
          <w:b/>
        </w:rPr>
        <w:t> </w:t>
      </w:r>
      <w:r w:rsidRPr="002E04A9">
        <w:rPr>
          <w:b/>
        </w:rPr>
        <w:t>2014</w:t>
      </w:r>
      <w:r>
        <w:t>; or</w:t>
      </w:r>
    </w:p>
    <w:p w14:paraId="65F38443" w14:textId="77777777" w:rsidR="007F6BAC" w:rsidRDefault="003A6C4B">
      <w:pPr>
        <w:pStyle w:val="DraftHeading4"/>
        <w:tabs>
          <w:tab w:val="right" w:pos="2268"/>
        </w:tabs>
        <w:ind w:left="2381" w:hanging="2381"/>
      </w:pPr>
      <w:r>
        <w:tab/>
      </w:r>
      <w:r w:rsidR="00D92AD2">
        <w:t>(iii)</w:t>
      </w:r>
      <w:r>
        <w:tab/>
        <w:t>in the case of a payment arrangement that has commenced—</w:t>
      </w:r>
    </w:p>
    <w:p w14:paraId="4A25F45A" w14:textId="77777777" w:rsidR="00023AB7" w:rsidRPr="00023AB7" w:rsidRDefault="003A6C4B" w:rsidP="00023AB7">
      <w:pPr>
        <w:pStyle w:val="DraftHeading5"/>
        <w:tabs>
          <w:tab w:val="right" w:pos="2778"/>
        </w:tabs>
        <w:ind w:left="2891" w:hanging="2891"/>
      </w:pPr>
      <w:r>
        <w:tab/>
      </w:r>
      <w:r w:rsidR="00D92AD2">
        <w:t>(A)</w:t>
      </w:r>
      <w:r>
        <w:tab/>
        <w:t xml:space="preserve">the payment arrangement is cancelled under section 49(2) of the </w:t>
      </w:r>
      <w:r w:rsidRPr="002E04A9">
        <w:rPr>
          <w:b/>
        </w:rPr>
        <w:t>Fines Reform Act</w:t>
      </w:r>
      <w:r>
        <w:rPr>
          <w:b/>
        </w:rPr>
        <w:t> </w:t>
      </w:r>
      <w:r w:rsidRPr="002E04A9">
        <w:rPr>
          <w:b/>
        </w:rPr>
        <w:t>2014</w:t>
      </w:r>
      <w:r>
        <w:t>; or</w:t>
      </w:r>
    </w:p>
    <w:p w14:paraId="2D1BFDC2" w14:textId="77777777" w:rsidR="007F6BAC" w:rsidRDefault="003A6C4B">
      <w:pPr>
        <w:pStyle w:val="DraftHeading5"/>
        <w:tabs>
          <w:tab w:val="right" w:pos="2778"/>
        </w:tabs>
        <w:ind w:left="2891" w:hanging="2891"/>
      </w:pPr>
      <w:r>
        <w:tab/>
      </w:r>
      <w:r w:rsidR="00D92AD2">
        <w:t>(B)</w:t>
      </w:r>
      <w:r>
        <w:tab/>
        <w:t xml:space="preserve">the </w:t>
      </w:r>
      <w:r w:rsidR="00995D40">
        <w:t>infringement fine in respect of </w:t>
      </w:r>
      <w:r>
        <w:t xml:space="preserve">that infringement notice is removed from the payment arrangement under section 48 of the </w:t>
      </w:r>
      <w:r w:rsidRPr="002E04A9">
        <w:rPr>
          <w:b/>
        </w:rPr>
        <w:t>Fines Reform Act</w:t>
      </w:r>
      <w:r>
        <w:rPr>
          <w:b/>
        </w:rPr>
        <w:t> </w:t>
      </w:r>
      <w:r w:rsidRPr="002E04A9">
        <w:rPr>
          <w:b/>
        </w:rPr>
        <w:t>2014</w:t>
      </w:r>
      <w:r>
        <w:t>; or</w:t>
      </w:r>
    </w:p>
    <w:p w14:paraId="25E2C5E2" w14:textId="77777777" w:rsidR="007F6BAC" w:rsidRDefault="003A6C4B">
      <w:pPr>
        <w:pStyle w:val="DraftHeading5"/>
        <w:tabs>
          <w:tab w:val="right" w:pos="2778"/>
        </w:tabs>
        <w:ind w:left="2891" w:hanging="2891"/>
      </w:pPr>
      <w:r>
        <w:lastRenderedPageBreak/>
        <w:tab/>
      </w:r>
      <w:r w:rsidR="00D92AD2">
        <w:t>(C)</w:t>
      </w:r>
      <w:r>
        <w:tab/>
        <w:t xml:space="preserve">the person receives written notice under section 56(2) of the </w:t>
      </w:r>
      <w:r w:rsidRPr="002E04A9">
        <w:rPr>
          <w:b/>
        </w:rPr>
        <w:t>Fines Reform Act</w:t>
      </w:r>
      <w:r>
        <w:rPr>
          <w:b/>
        </w:rPr>
        <w:t> </w:t>
      </w:r>
      <w:r w:rsidRPr="002E04A9">
        <w:rPr>
          <w:b/>
        </w:rPr>
        <w:t>2014</w:t>
      </w:r>
      <w:r>
        <w:t xml:space="preserve"> advising the person that the person is in default.</w:t>
      </w:r>
    </w:p>
    <w:p w14:paraId="07CE30BE" w14:textId="77777777" w:rsidR="009C1390" w:rsidRPr="00D10CC8" w:rsidRDefault="009C1390" w:rsidP="00D10CC8">
      <w:pPr>
        <w:pStyle w:val="Heading-DIVISION"/>
        <w:rPr>
          <w:sz w:val="28"/>
        </w:rPr>
      </w:pPr>
      <w:bookmarkStart w:id="300" w:name="_Toc226010276"/>
      <w:r w:rsidRPr="00D10CC8">
        <w:rPr>
          <w:sz w:val="28"/>
        </w:rPr>
        <w:t>Division 5</w:t>
      </w:r>
      <w:r w:rsidRPr="00D10CC8">
        <w:rPr>
          <w:bCs/>
          <w:sz w:val="28"/>
        </w:rPr>
        <w:t>—</w:t>
      </w:r>
      <w:r w:rsidRPr="00D10CC8">
        <w:rPr>
          <w:sz w:val="28"/>
        </w:rPr>
        <w:t xml:space="preserve">Evidentiary </w:t>
      </w:r>
      <w:r w:rsidR="00CF7B6F" w:rsidRPr="00D10CC8">
        <w:rPr>
          <w:sz w:val="28"/>
        </w:rPr>
        <w:t>p</w:t>
      </w:r>
      <w:r w:rsidRPr="00D10CC8">
        <w:rPr>
          <w:sz w:val="28"/>
        </w:rPr>
        <w:t>rovisions</w:t>
      </w:r>
      <w:bookmarkEnd w:id="300"/>
    </w:p>
    <w:p w14:paraId="0C30A100" w14:textId="77777777" w:rsidR="00F07F10" w:rsidRDefault="00F07F10" w:rsidP="00905A63">
      <w:pPr>
        <w:pStyle w:val="SideNote"/>
        <w:framePr w:wrap="around"/>
      </w:pPr>
      <w:r>
        <w:t>S. 220 (Heading) amended by No</w:t>
      </w:r>
      <w:r w:rsidR="002C6669">
        <w:t>s</w:t>
      </w:r>
      <w:r>
        <w:t xml:space="preserve"> </w:t>
      </w:r>
      <w:r w:rsidR="00472BA1">
        <w:t>95/2005</w:t>
      </w:r>
      <w:r>
        <w:t xml:space="preserve"> s. 4(4)(c)</w:t>
      </w:r>
      <w:r w:rsidR="002C6669">
        <w:t>, 74/2007 s. 57(1).</w:t>
      </w:r>
    </w:p>
    <w:p w14:paraId="409D246A" w14:textId="77777777" w:rsidR="007D667E" w:rsidRPr="00F46362" w:rsidRDefault="007D667E" w:rsidP="00905A63">
      <w:pPr>
        <w:pStyle w:val="SideNote"/>
        <w:framePr w:wrap="around"/>
        <w:spacing w:before="60"/>
      </w:pPr>
      <w:r>
        <w:t>S. 220 amended by No</w:t>
      </w:r>
      <w:r w:rsidR="002C6669">
        <w:t>s</w:t>
      </w:r>
      <w:r>
        <w:t xml:space="preserve"> </w:t>
      </w:r>
      <w:r w:rsidR="00472BA1">
        <w:t>95/2005</w:t>
      </w:r>
      <w:r>
        <w:t xml:space="preserve"> s. 4(4)(b)</w:t>
      </w:r>
      <w:r w:rsidR="002C6669">
        <w:t>, 74/2007 s. 57(2)</w:t>
      </w:r>
      <w:r w:rsidR="007913F4">
        <w:t>, 8/2019 s. 101</w:t>
      </w:r>
      <w:r w:rsidR="002C6669">
        <w:t>.</w:t>
      </w:r>
    </w:p>
    <w:p w14:paraId="678ABED0" w14:textId="77777777" w:rsidR="009C1390" w:rsidRDefault="009C1390" w:rsidP="009E119B">
      <w:pPr>
        <w:pStyle w:val="DraftHeading1"/>
        <w:tabs>
          <w:tab w:val="right" w:pos="680"/>
        </w:tabs>
        <w:ind w:left="850" w:hanging="850"/>
      </w:pPr>
      <w:r>
        <w:tab/>
      </w:r>
      <w:bookmarkStart w:id="301" w:name="_Toc226010277"/>
      <w:r>
        <w:t>220</w:t>
      </w:r>
      <w:r w:rsidR="009E119B">
        <w:tab/>
      </w:r>
      <w:r>
        <w:t xml:space="preserve">Proof that vehicle driven on </w:t>
      </w:r>
      <w:r w:rsidR="00F07F10" w:rsidRPr="00F07F10">
        <w:t>EastLink</w:t>
      </w:r>
      <w:r w:rsidR="002C6669" w:rsidRPr="002C6669">
        <w:rPr>
          <w:b w:val="0"/>
        </w:rPr>
        <w:t xml:space="preserve"> </w:t>
      </w:r>
      <w:r w:rsidR="002C6669" w:rsidRPr="002C6669">
        <w:t>in a toll zone</w:t>
      </w:r>
      <w:bookmarkEnd w:id="301"/>
    </w:p>
    <w:p w14:paraId="50C71644" w14:textId="77777777" w:rsidR="009C1390" w:rsidRDefault="009C1390">
      <w:pPr>
        <w:pStyle w:val="BodySectionSub"/>
      </w:pPr>
      <w:r>
        <w:t xml:space="preserve">Without prejudice to any other method of proving the relevant fact, if the fact that a </w:t>
      </w:r>
      <w:r w:rsidR="007913F4" w:rsidRPr="00D1685D">
        <w:t>vehicle was driven or a trailer was towed</w:t>
      </w:r>
      <w:r>
        <w:t xml:space="preserve"> on </w:t>
      </w:r>
      <w:r w:rsidR="00331375">
        <w:t>EastLink</w:t>
      </w:r>
      <w:r>
        <w:t xml:space="preserve"> </w:t>
      </w:r>
      <w:r w:rsidR="002C6669">
        <w:t xml:space="preserve">in a toll zone </w:t>
      </w:r>
      <w:r>
        <w:t>is relevant in proceedings for an offence under section 204 or for the recovery of a debt, evidence of that fact as indicated or determined by—</w:t>
      </w:r>
    </w:p>
    <w:p w14:paraId="00AE0D57" w14:textId="77777777" w:rsidR="00F0608F" w:rsidRDefault="00F0608F" w:rsidP="0026671A"/>
    <w:p w14:paraId="304285E4" w14:textId="77777777" w:rsidR="00023AB7" w:rsidRDefault="00023AB7" w:rsidP="0026671A"/>
    <w:p w14:paraId="03175A05" w14:textId="77777777" w:rsidR="009C1390" w:rsidRDefault="009C1390">
      <w:pPr>
        <w:pStyle w:val="DraftHeading3"/>
        <w:tabs>
          <w:tab w:val="right" w:pos="1757"/>
        </w:tabs>
        <w:ind w:left="1871" w:hanging="1871"/>
      </w:pPr>
      <w:r>
        <w:tab/>
        <w:t>(a)</w:t>
      </w:r>
      <w:r w:rsidR="009E119B">
        <w:tab/>
      </w:r>
      <w:r>
        <w:t>a prescribed tolling device that was used in the prescribed manner; or</w:t>
      </w:r>
    </w:p>
    <w:p w14:paraId="31E516CB" w14:textId="77777777" w:rsidR="009C1390" w:rsidRDefault="009C1390" w:rsidP="009E119B">
      <w:pPr>
        <w:pStyle w:val="DraftHeading3"/>
        <w:tabs>
          <w:tab w:val="right" w:pos="1757"/>
        </w:tabs>
        <w:ind w:left="1871" w:hanging="1871"/>
      </w:pPr>
      <w:r>
        <w:tab/>
        <w:t>(b)</w:t>
      </w:r>
      <w:r>
        <w:tab/>
        <w:t>an image or message produced by a prescribed process—</w:t>
      </w:r>
    </w:p>
    <w:p w14:paraId="1F0340EC" w14:textId="3CB18828" w:rsidR="00023AB7" w:rsidRDefault="009C1390" w:rsidP="00EA6FF2">
      <w:pPr>
        <w:pStyle w:val="BodySectionSub"/>
      </w:pPr>
      <w:r>
        <w:t>is admissible in evidence in any proceedings and, in the absence of evidence to the contrary, is proof of that fact.</w:t>
      </w:r>
    </w:p>
    <w:p w14:paraId="01C130CA" w14:textId="552C87E7" w:rsidR="005A250C" w:rsidRDefault="005A250C" w:rsidP="005A250C"/>
    <w:p w14:paraId="286688D4" w14:textId="7EDD0B84" w:rsidR="005A250C" w:rsidRDefault="005A250C" w:rsidP="005A250C"/>
    <w:p w14:paraId="010FCC41" w14:textId="32A8E27A" w:rsidR="005A250C" w:rsidRDefault="005A250C" w:rsidP="005A250C"/>
    <w:p w14:paraId="1405272F" w14:textId="0C1C0F72" w:rsidR="005A250C" w:rsidRDefault="005A250C" w:rsidP="005A250C"/>
    <w:p w14:paraId="2B893AFE" w14:textId="36F15808" w:rsidR="005A250C" w:rsidRDefault="005A250C" w:rsidP="005A250C"/>
    <w:p w14:paraId="63CB093D" w14:textId="38FEB6DA" w:rsidR="005A250C" w:rsidRDefault="005A250C" w:rsidP="005A250C"/>
    <w:p w14:paraId="1EB99AA5" w14:textId="77777777" w:rsidR="005A250C" w:rsidRPr="005A250C" w:rsidRDefault="005A250C" w:rsidP="005A250C"/>
    <w:p w14:paraId="5ADE672A" w14:textId="77777777" w:rsidR="004532DF" w:rsidRDefault="004532DF" w:rsidP="00905A63">
      <w:pPr>
        <w:pStyle w:val="SideNote"/>
        <w:framePr w:wrap="around"/>
      </w:pPr>
      <w:r>
        <w:lastRenderedPageBreak/>
        <w:t>S. 221 (Heading) amended by No. 49/2019 s. 186(Sch. 4 item 15.12).</w:t>
      </w:r>
    </w:p>
    <w:p w14:paraId="21289066" w14:textId="77777777" w:rsidR="009C1390" w:rsidRDefault="009C1390" w:rsidP="009E119B">
      <w:pPr>
        <w:pStyle w:val="DraftHeading1"/>
        <w:tabs>
          <w:tab w:val="right" w:pos="680"/>
        </w:tabs>
        <w:ind w:left="850" w:hanging="850"/>
      </w:pPr>
      <w:r>
        <w:tab/>
      </w:r>
      <w:bookmarkStart w:id="302" w:name="_Toc226010278"/>
      <w:r>
        <w:t>221</w:t>
      </w:r>
      <w:r w:rsidR="009E119B">
        <w:tab/>
      </w:r>
      <w:r>
        <w:t xml:space="preserve">Evidence of certificate or document from </w:t>
      </w:r>
      <w:r w:rsidR="004532DF" w:rsidRPr="005B1AF4">
        <w:t>Transport Secretary</w:t>
      </w:r>
      <w:bookmarkEnd w:id="302"/>
    </w:p>
    <w:p w14:paraId="2C38603D" w14:textId="77777777" w:rsidR="00023AB7" w:rsidRDefault="00023AB7" w:rsidP="00023AB7"/>
    <w:p w14:paraId="09D0CD12" w14:textId="77777777" w:rsidR="00023AB7" w:rsidRDefault="00023AB7" w:rsidP="00023AB7"/>
    <w:p w14:paraId="2A57D4E7" w14:textId="77777777" w:rsidR="00710099" w:rsidRDefault="00710099" w:rsidP="00905A63">
      <w:pPr>
        <w:pStyle w:val="SideNote"/>
        <w:framePr w:wrap="around"/>
      </w:pPr>
      <w:r>
        <w:t>S. 221(1) amended by No</w:t>
      </w:r>
      <w:r w:rsidR="005A364F">
        <w:t>s</w:t>
      </w:r>
      <w:r>
        <w:t> 70/2013 s. </w:t>
      </w:r>
      <w:r w:rsidR="006570D4">
        <w:t>4</w:t>
      </w:r>
      <w:r>
        <w:t>(Sch. 2 item 14.3)</w:t>
      </w:r>
      <w:r w:rsidR="005A364F">
        <w:t xml:space="preserve">, </w:t>
      </w:r>
      <w:r w:rsidR="00166988">
        <w:t xml:space="preserve">8/2019 s. 102 (as amended by No. 49/2019 s. 165), </w:t>
      </w:r>
      <w:r w:rsidR="005A364F">
        <w:t>49/2019 s. 186(Sch. 4 item 15.13(a))</w:t>
      </w:r>
      <w:r>
        <w:t>.</w:t>
      </w:r>
    </w:p>
    <w:p w14:paraId="068F5F96" w14:textId="77777777" w:rsidR="009C1390" w:rsidRDefault="009C1390">
      <w:pPr>
        <w:pStyle w:val="DraftHeading2"/>
        <w:tabs>
          <w:tab w:val="right" w:pos="1247"/>
        </w:tabs>
        <w:ind w:left="1361" w:hanging="1361"/>
      </w:pPr>
      <w:r>
        <w:tab/>
        <w:t>(1)</w:t>
      </w:r>
      <w:r w:rsidR="009E119B">
        <w:tab/>
      </w:r>
      <w:r>
        <w:t>A certificate in th</w:t>
      </w:r>
      <w:r w:rsidR="004B26AF">
        <w:t>e prescribed form purporting to </w:t>
      </w:r>
      <w:r>
        <w:t xml:space="preserve">be issued by </w:t>
      </w:r>
      <w:r w:rsidR="005A364F" w:rsidRPr="005B1AF4">
        <w:t>the Transport Secretary</w:t>
      </w:r>
      <w:r>
        <w:t xml:space="preserve"> or an authorised person certifying that on a particular date a vehicle </w:t>
      </w:r>
      <w:r w:rsidR="00166988" w:rsidRPr="009D38F6">
        <w:t>or trailer</w:t>
      </w:r>
      <w:r w:rsidR="00166988">
        <w:t xml:space="preserve"> </w:t>
      </w:r>
      <w:r>
        <w:t xml:space="preserve">was registered under the </w:t>
      </w:r>
      <w:r>
        <w:rPr>
          <w:b/>
          <w:bCs/>
        </w:rPr>
        <w:t xml:space="preserve">Road Safety Act 1986 </w:t>
      </w:r>
      <w:r>
        <w:t>in the name of a particular person is admissible in evidence in any proceedings and, in the abse</w:t>
      </w:r>
      <w:r w:rsidR="004B26AF">
        <w:t>nce of evidence to the </w:t>
      </w:r>
      <w:r>
        <w:t>contrary, is proof that, on that date, the person was the owner of the vehicle</w:t>
      </w:r>
      <w:r w:rsidR="00166988">
        <w:t xml:space="preserve"> </w:t>
      </w:r>
      <w:r w:rsidR="00166988" w:rsidRPr="009D38F6">
        <w:t>or trailer</w:t>
      </w:r>
      <w:r>
        <w:t>.</w:t>
      </w:r>
    </w:p>
    <w:p w14:paraId="4552C3C6" w14:textId="77777777" w:rsidR="001D57B9" w:rsidRDefault="001D57B9" w:rsidP="00905A63">
      <w:pPr>
        <w:pStyle w:val="SideNote"/>
        <w:framePr w:wrap="around"/>
      </w:pPr>
      <w:r>
        <w:t>S. 221(2) amended by No</w:t>
      </w:r>
      <w:r w:rsidR="00166988">
        <w:t>s</w:t>
      </w:r>
      <w:r>
        <w:t xml:space="preserve"> 74/2007 s. 58(1)</w:t>
      </w:r>
      <w:r w:rsidR="00166988">
        <w:t>, 8/2019 s. 102 (as amended by No. 49/2019 s. 165)</w:t>
      </w:r>
      <w:r>
        <w:t>.</w:t>
      </w:r>
    </w:p>
    <w:p w14:paraId="132D6B4F" w14:textId="77777777" w:rsidR="009C1390" w:rsidRDefault="009C1390">
      <w:pPr>
        <w:pStyle w:val="DraftHeading2"/>
        <w:tabs>
          <w:tab w:val="right" w:pos="1247"/>
        </w:tabs>
        <w:ind w:left="1361" w:hanging="1361"/>
      </w:pPr>
      <w:r>
        <w:tab/>
        <w:t>(2)</w:t>
      </w:r>
      <w:r w:rsidR="009E119B">
        <w:tab/>
      </w:r>
      <w:r>
        <w:t xml:space="preserve">A certificate or document that purports to have been issued under an Act of the Commonwealth or another State or a Territory corresponding to the </w:t>
      </w:r>
      <w:r>
        <w:rPr>
          <w:b/>
          <w:bCs/>
        </w:rPr>
        <w:t>Road Safety Act 1986</w:t>
      </w:r>
      <w:r>
        <w:t xml:space="preserve"> certifying that on a particular date a vehicle</w:t>
      </w:r>
      <w:r w:rsidR="00166988">
        <w:t xml:space="preserve"> </w:t>
      </w:r>
      <w:r w:rsidR="00166988" w:rsidRPr="009D38F6">
        <w:t>or trailer</w:t>
      </w:r>
      <w:r>
        <w:t xml:space="preserve"> was registered under that Act in the name of a particular person is admissible in evidence in any proceedings and, in the absence of evidence to the contrary, is proof that, on that date, the person was the </w:t>
      </w:r>
      <w:r w:rsidR="001D57B9">
        <w:t xml:space="preserve">operator </w:t>
      </w:r>
      <w:r>
        <w:t>of the vehicle</w:t>
      </w:r>
      <w:r w:rsidR="00166988">
        <w:t xml:space="preserve"> </w:t>
      </w:r>
      <w:r w:rsidR="00166988" w:rsidRPr="009D38F6">
        <w:t>or trailer</w:t>
      </w:r>
      <w:r>
        <w:t>.</w:t>
      </w:r>
    </w:p>
    <w:p w14:paraId="507A6A26" w14:textId="77777777" w:rsidR="006570D4" w:rsidRDefault="006570D4" w:rsidP="00905A63">
      <w:pPr>
        <w:pStyle w:val="SideNote"/>
        <w:framePr w:wrap="around"/>
      </w:pPr>
      <w:r>
        <w:t>S. 221(3) amended by No</w:t>
      </w:r>
      <w:r w:rsidR="005A364F">
        <w:t>s</w:t>
      </w:r>
      <w:r>
        <w:t> 70/2013 s. 3(Sch. 2 item 14.3)</w:t>
      </w:r>
      <w:r w:rsidR="005A364F">
        <w:t xml:space="preserve">, </w:t>
      </w:r>
      <w:r w:rsidR="00166988">
        <w:t xml:space="preserve">8/2019 s. 102 (as amended by No. 49/2019 s. 165), </w:t>
      </w:r>
      <w:r w:rsidR="005A364F">
        <w:t>49/2019 s. 186(Sch. 4 item 15.13(a))</w:t>
      </w:r>
      <w:r>
        <w:t>.</w:t>
      </w:r>
    </w:p>
    <w:p w14:paraId="03471358" w14:textId="77777777" w:rsidR="00093381" w:rsidRDefault="009C1390">
      <w:pPr>
        <w:pStyle w:val="DraftHeading2"/>
        <w:tabs>
          <w:tab w:val="right" w:pos="1247"/>
        </w:tabs>
        <w:ind w:left="1361" w:hanging="1361"/>
      </w:pPr>
      <w:r>
        <w:tab/>
        <w:t>(3)</w:t>
      </w:r>
      <w:r>
        <w:tab/>
        <w:t xml:space="preserve">A certificate containing the prescribed particulars purporting to be issued by </w:t>
      </w:r>
      <w:r w:rsidR="005A364F" w:rsidRPr="005B1AF4">
        <w:t>the Transport Secretary</w:t>
      </w:r>
      <w:r>
        <w:t xml:space="preserve"> or an authorised person certifying that on a particular date—</w:t>
      </w:r>
    </w:p>
    <w:p w14:paraId="58BDBAC9" w14:textId="77777777" w:rsidR="00166988" w:rsidRDefault="00166988" w:rsidP="00311A40"/>
    <w:p w14:paraId="01B3841F" w14:textId="77777777" w:rsidR="00166988" w:rsidRDefault="00166988" w:rsidP="00311A40"/>
    <w:p w14:paraId="5EE04E3C" w14:textId="77777777" w:rsidR="00166988" w:rsidRDefault="00166988" w:rsidP="00311A40"/>
    <w:p w14:paraId="5E263DBF" w14:textId="77777777" w:rsidR="00166988" w:rsidRPr="00166988" w:rsidRDefault="00166988" w:rsidP="00311A40"/>
    <w:p w14:paraId="7C1BB315" w14:textId="77777777" w:rsidR="00166988" w:rsidRDefault="00166988" w:rsidP="00905A63">
      <w:pPr>
        <w:pStyle w:val="SideNote"/>
        <w:framePr w:wrap="around"/>
      </w:pPr>
      <w:r>
        <w:lastRenderedPageBreak/>
        <w:t>S. 221(3)(a) amended by No. 8/2019 s. 102 (as amended by No. 49/2019 s. 165).</w:t>
      </w:r>
    </w:p>
    <w:p w14:paraId="4DB21FA5" w14:textId="77777777" w:rsidR="009C1390" w:rsidRDefault="009C1390">
      <w:pPr>
        <w:pStyle w:val="DraftHeading3"/>
        <w:tabs>
          <w:tab w:val="right" w:pos="1757"/>
        </w:tabs>
        <w:ind w:left="1871" w:hanging="1871"/>
      </w:pPr>
      <w:r>
        <w:tab/>
        <w:t>(a)</w:t>
      </w:r>
      <w:r w:rsidR="009E119B">
        <w:tab/>
      </w:r>
      <w:r>
        <w:t>a particular registration number was assigned to a particular vehicle</w:t>
      </w:r>
      <w:r w:rsidR="00166988">
        <w:t xml:space="preserve"> </w:t>
      </w:r>
      <w:r w:rsidR="00166988" w:rsidRPr="009D38F6">
        <w:t>or trailer</w:t>
      </w:r>
      <w:r>
        <w:t>; or</w:t>
      </w:r>
    </w:p>
    <w:p w14:paraId="4574CFE3" w14:textId="77777777" w:rsidR="00023AB7" w:rsidRDefault="00023AB7" w:rsidP="0026671A"/>
    <w:p w14:paraId="2D58143A" w14:textId="77777777" w:rsidR="00023AB7" w:rsidRDefault="00023AB7" w:rsidP="0026671A"/>
    <w:p w14:paraId="270CC9F7" w14:textId="77777777" w:rsidR="00023AB7" w:rsidRPr="00023AB7" w:rsidRDefault="00023AB7" w:rsidP="0026671A"/>
    <w:p w14:paraId="30ACDADA" w14:textId="77777777" w:rsidR="009C1390" w:rsidRDefault="009C1390">
      <w:pPr>
        <w:pStyle w:val="DraftHeading3"/>
        <w:tabs>
          <w:tab w:val="right" w:pos="1757"/>
        </w:tabs>
        <w:ind w:left="1871" w:hanging="1871"/>
      </w:pPr>
      <w:r>
        <w:tab/>
        <w:t>(b)</w:t>
      </w:r>
      <w:r w:rsidR="009E119B">
        <w:tab/>
      </w:r>
      <w:r>
        <w:t>a particular person was entitled, or last entitled, to use or possess a number plate bearing a particular registration number—</w:t>
      </w:r>
    </w:p>
    <w:p w14:paraId="7254BA07" w14:textId="77777777" w:rsidR="009C1390" w:rsidRDefault="009C1390">
      <w:pPr>
        <w:pStyle w:val="BodySectionSub"/>
      </w:pPr>
      <w:r>
        <w:t xml:space="preserve">is admissible in evidence in any proceedings and, in the absence of evidence to the contrary, is proof that on that date that registration number was assigned to that vehicle </w:t>
      </w:r>
      <w:r w:rsidR="00166988" w:rsidRPr="009D38F6">
        <w:t>or trailer</w:t>
      </w:r>
      <w:r w:rsidR="00166988">
        <w:t xml:space="preserve"> </w:t>
      </w:r>
      <w:r>
        <w:t>or that person was entitled, or last entitled, to use or possess that number plate, as the case requires.</w:t>
      </w:r>
    </w:p>
    <w:p w14:paraId="3771A0C5" w14:textId="77777777" w:rsidR="007B0026" w:rsidRDefault="007B0026" w:rsidP="00905A63">
      <w:pPr>
        <w:pStyle w:val="SideNote"/>
        <w:framePr w:wrap="around"/>
      </w:pPr>
      <w:r>
        <w:t>S. 221(</w:t>
      </w:r>
      <w:r w:rsidR="00E7259B">
        <w:t>4</w:t>
      </w:r>
      <w:r>
        <w:t>) amended by No. 74/2007 s. </w:t>
      </w:r>
      <w:r w:rsidR="00E7259B">
        <w:t>58(2)(a).</w:t>
      </w:r>
    </w:p>
    <w:p w14:paraId="1D3173B8" w14:textId="77777777" w:rsidR="009C1390" w:rsidRDefault="009C1390">
      <w:pPr>
        <w:pStyle w:val="DraftHeading2"/>
        <w:tabs>
          <w:tab w:val="right" w:pos="1247"/>
        </w:tabs>
        <w:ind w:left="1361" w:hanging="1361"/>
      </w:pPr>
      <w:r>
        <w:tab/>
        <w:t>(4)</w:t>
      </w:r>
      <w:r w:rsidR="009E119B">
        <w:tab/>
      </w:r>
      <w:r>
        <w:t xml:space="preserve">A certificate or document that purports to have been issued under any </w:t>
      </w:r>
      <w:r w:rsidR="007B0026">
        <w:t xml:space="preserve">corresponding law </w:t>
      </w:r>
      <w:r>
        <w:t>certifying that on a particular date—</w:t>
      </w:r>
    </w:p>
    <w:p w14:paraId="0D311EA2" w14:textId="77777777" w:rsidR="00E7259B" w:rsidRDefault="00E7259B" w:rsidP="00905A63">
      <w:pPr>
        <w:pStyle w:val="SideNote"/>
        <w:framePr w:wrap="around"/>
      </w:pPr>
      <w:r>
        <w:t>S. 221(4)(a) amended by No. 74/2007 s. 58(2)(b).</w:t>
      </w:r>
    </w:p>
    <w:p w14:paraId="4B958B67" w14:textId="758C9B49" w:rsidR="00EA6FF2" w:rsidRPr="00EA6FF2" w:rsidRDefault="009C1390" w:rsidP="005A250C">
      <w:pPr>
        <w:pStyle w:val="DraftHeading3"/>
        <w:tabs>
          <w:tab w:val="right" w:pos="1757"/>
        </w:tabs>
        <w:ind w:left="1871" w:hanging="1871"/>
      </w:pPr>
      <w:r>
        <w:tab/>
        <w:t>(a)</w:t>
      </w:r>
      <w:r w:rsidR="009E119B">
        <w:tab/>
      </w:r>
      <w:r>
        <w:t xml:space="preserve">a particular registration number was assigned under the corresponding </w:t>
      </w:r>
      <w:r w:rsidR="007B0026">
        <w:t xml:space="preserve">law </w:t>
      </w:r>
      <w:r>
        <w:t>to a particular vehicle; or</w:t>
      </w:r>
    </w:p>
    <w:p w14:paraId="73E518FF" w14:textId="77777777" w:rsidR="00E7259B" w:rsidRDefault="00E7259B" w:rsidP="00905A63">
      <w:pPr>
        <w:pStyle w:val="SideNote"/>
        <w:framePr w:wrap="around"/>
      </w:pPr>
      <w:r>
        <w:t>S. 221(4)(b) amended by No. 74/2007 s. 58(2)(b).</w:t>
      </w:r>
    </w:p>
    <w:p w14:paraId="36FCED0B" w14:textId="77777777" w:rsidR="009C1390" w:rsidRDefault="009C1390">
      <w:pPr>
        <w:pStyle w:val="DraftHeading3"/>
        <w:tabs>
          <w:tab w:val="right" w:pos="1757"/>
        </w:tabs>
        <w:ind w:left="1871" w:hanging="1871"/>
      </w:pPr>
      <w:r>
        <w:tab/>
        <w:t>(b)</w:t>
      </w:r>
      <w:r w:rsidR="009E119B">
        <w:tab/>
      </w:r>
      <w:r>
        <w:t xml:space="preserve">a particular person was entitled, or last entitled, under the corresponding </w:t>
      </w:r>
      <w:r w:rsidR="007B0026">
        <w:t xml:space="preserve">law </w:t>
      </w:r>
      <w:r>
        <w:t>to use or possess a number plate bearing a particular registration number—</w:t>
      </w:r>
    </w:p>
    <w:p w14:paraId="201E82F5" w14:textId="77777777" w:rsidR="009C1390" w:rsidRDefault="009C1390">
      <w:pPr>
        <w:pStyle w:val="BodySectionSub"/>
      </w:pPr>
      <w:r>
        <w:t>is admissible in evidence in any proceedings and, in the absence of evidence to the contrary, is proof that on that date that registration number was assigned to that vehicle or that person was entitled, or last entitled, to use or possess that number plate, as the case requires.</w:t>
      </w:r>
    </w:p>
    <w:p w14:paraId="4D92C12D" w14:textId="77777777" w:rsidR="005A364F" w:rsidRDefault="005A364F" w:rsidP="00905A63">
      <w:pPr>
        <w:pStyle w:val="SideNote"/>
        <w:framePr w:wrap="around"/>
      </w:pPr>
      <w:r>
        <w:t>S. 221(5) amended by No. 49/2019 s. 186(Sch. 4 item 15.13(b)).</w:t>
      </w:r>
    </w:p>
    <w:p w14:paraId="1209C2D4" w14:textId="77777777" w:rsidR="009C1390" w:rsidRDefault="009C1390" w:rsidP="007C7EA2">
      <w:pPr>
        <w:pStyle w:val="DraftHeading2"/>
        <w:tabs>
          <w:tab w:val="right" w:pos="1247"/>
        </w:tabs>
        <w:ind w:left="1361" w:hanging="1361"/>
      </w:pPr>
      <w:r>
        <w:tab/>
        <w:t>(5)</w:t>
      </w:r>
      <w:r>
        <w:tab/>
        <w:t xml:space="preserve">In this section, </w:t>
      </w:r>
      <w:r w:rsidRPr="007C7EA2">
        <w:rPr>
          <w:b/>
          <w:bCs/>
          <w:i/>
          <w:iCs/>
        </w:rPr>
        <w:t>authorised person</w:t>
      </w:r>
      <w:r>
        <w:rPr>
          <w:b/>
          <w:bCs/>
        </w:rPr>
        <w:t xml:space="preserve"> </w:t>
      </w:r>
      <w:r>
        <w:t xml:space="preserve">means a person who is authorised or who is the holder of a position authorised for the purposes of this section by </w:t>
      </w:r>
      <w:r w:rsidR="005A364F" w:rsidRPr="005B1AF4">
        <w:t>the Transport Secretary</w:t>
      </w:r>
      <w:r>
        <w:t>.</w:t>
      </w:r>
    </w:p>
    <w:p w14:paraId="1B83EC93" w14:textId="77777777" w:rsidR="00E514A8" w:rsidRDefault="00E514A8" w:rsidP="00905A63">
      <w:pPr>
        <w:pStyle w:val="SideNote"/>
        <w:framePr w:wrap="around"/>
      </w:pPr>
      <w:r>
        <w:lastRenderedPageBreak/>
        <w:t>S. 221A inserted by No. 74/2007 s. 59.</w:t>
      </w:r>
    </w:p>
    <w:p w14:paraId="2F1787AA" w14:textId="77777777" w:rsidR="00877AE6" w:rsidRDefault="00E514A8" w:rsidP="00E514A8">
      <w:pPr>
        <w:pStyle w:val="DraftHeading1"/>
        <w:tabs>
          <w:tab w:val="right" w:pos="680"/>
        </w:tabs>
        <w:ind w:left="850" w:hanging="850"/>
      </w:pPr>
      <w:r>
        <w:tab/>
      </w:r>
      <w:bookmarkStart w:id="303" w:name="_Toc226010279"/>
      <w:r w:rsidRPr="00E514A8">
        <w:t>221A</w:t>
      </w:r>
      <w:r>
        <w:tab/>
        <w:t>General evidentiary provision</w:t>
      </w:r>
      <w:bookmarkEnd w:id="303"/>
    </w:p>
    <w:p w14:paraId="34BC4A71" w14:textId="77777777" w:rsidR="00E514A8" w:rsidRPr="009D02F8" w:rsidRDefault="00E514A8" w:rsidP="00E514A8">
      <w:pPr>
        <w:pStyle w:val="BodySectionSub"/>
      </w:pPr>
      <w:r>
        <w:t>A certificate in the prescribed form purporting to be issued by the enforcement agency certifying as to any matter related to a toll which appears in or can be calculated from the records kept by the enforcement agency is admissible in evidence in any proceedings and, in the absence of evidence to the contrary, is proof of that matter.</w:t>
      </w:r>
    </w:p>
    <w:p w14:paraId="3680A80B" w14:textId="77777777" w:rsidR="009C1390" w:rsidRDefault="009C1390" w:rsidP="009E119B">
      <w:pPr>
        <w:pStyle w:val="DraftHeading1"/>
        <w:tabs>
          <w:tab w:val="right" w:pos="680"/>
        </w:tabs>
        <w:ind w:left="850" w:hanging="850"/>
      </w:pPr>
      <w:r>
        <w:tab/>
      </w:r>
      <w:bookmarkStart w:id="304" w:name="_Toc226010280"/>
      <w:r>
        <w:t>222</w:t>
      </w:r>
      <w:r w:rsidR="009E119B">
        <w:tab/>
      </w:r>
      <w:r>
        <w:t>Evidence of certificate issued by Freeway Corporation</w:t>
      </w:r>
      <w:bookmarkEnd w:id="304"/>
    </w:p>
    <w:p w14:paraId="00BB836B" w14:textId="77777777" w:rsidR="009C1390" w:rsidRDefault="009C1390">
      <w:pPr>
        <w:pStyle w:val="BodySectionSub"/>
      </w:pPr>
      <w:r>
        <w:t>A certificate in the prescribed form purporting to be issued by the Freeway Corporation, or a person authorised by the Freeway Corporation, certifying—</w:t>
      </w:r>
    </w:p>
    <w:p w14:paraId="34AD560C" w14:textId="77777777" w:rsidR="00E514A8" w:rsidRDefault="00E514A8" w:rsidP="00905A63">
      <w:pPr>
        <w:pStyle w:val="SideNote"/>
        <w:framePr w:wrap="around"/>
      </w:pPr>
      <w:r>
        <w:t>S. 222(aa) inserted by No. 74/2007 s. 60.</w:t>
      </w:r>
    </w:p>
    <w:p w14:paraId="78CACA59" w14:textId="77777777" w:rsidR="00257387" w:rsidRDefault="00E514A8" w:rsidP="00E514A8">
      <w:pPr>
        <w:pStyle w:val="DraftHeading3"/>
        <w:tabs>
          <w:tab w:val="right" w:pos="1757"/>
        </w:tabs>
        <w:ind w:left="1871" w:hanging="1871"/>
      </w:pPr>
      <w:r>
        <w:tab/>
      </w:r>
      <w:r w:rsidRPr="00E514A8">
        <w:t>(aa)</w:t>
      </w:r>
      <w:r>
        <w:tab/>
        <w:t>that a specified vehicle was, or was not, registered under this Part in respect of a specified toll zone at a specified time; or</w:t>
      </w:r>
    </w:p>
    <w:p w14:paraId="16C1A252" w14:textId="77777777" w:rsidR="00E514A8" w:rsidRDefault="00E514A8" w:rsidP="00905A63">
      <w:pPr>
        <w:pStyle w:val="SideNote"/>
        <w:framePr w:wrap="around"/>
      </w:pPr>
      <w:r>
        <w:t>S. 222(ab) inserted by No. 74/2007 s. 60.</w:t>
      </w:r>
    </w:p>
    <w:p w14:paraId="1D7CE7E7" w14:textId="77777777" w:rsidR="00E514A8" w:rsidRDefault="00E514A8" w:rsidP="00E514A8">
      <w:pPr>
        <w:pStyle w:val="DraftHeading3"/>
        <w:tabs>
          <w:tab w:val="right" w:pos="1757"/>
        </w:tabs>
        <w:ind w:left="1871" w:hanging="1871"/>
      </w:pPr>
      <w:r>
        <w:tab/>
      </w:r>
      <w:r w:rsidRPr="00E514A8">
        <w:t>(ab)</w:t>
      </w:r>
      <w:r>
        <w:tab/>
        <w:t>that the Freeway Corporation was, or was not, a party to an agreement relating to the use of a specified vehicle in a toll zone at a specified time; or</w:t>
      </w:r>
    </w:p>
    <w:p w14:paraId="5BD940AA" w14:textId="77777777" w:rsidR="009C1390" w:rsidRDefault="009C1390">
      <w:pPr>
        <w:pStyle w:val="DraftHeading3"/>
        <w:tabs>
          <w:tab w:val="right" w:pos="1757"/>
        </w:tabs>
        <w:ind w:left="1871" w:hanging="1871"/>
      </w:pPr>
      <w:r>
        <w:tab/>
        <w:t>(a)</w:t>
      </w:r>
      <w:r w:rsidR="009E119B">
        <w:tab/>
      </w:r>
      <w:r>
        <w:t>that a specified person was, or was not, a party to a freeway use agreement; or</w:t>
      </w:r>
    </w:p>
    <w:p w14:paraId="389298FE" w14:textId="77777777" w:rsidR="009C1390" w:rsidRDefault="009C1390">
      <w:pPr>
        <w:pStyle w:val="DraftHeading3"/>
        <w:tabs>
          <w:tab w:val="right" w:pos="1757"/>
        </w:tabs>
        <w:ind w:left="1871" w:hanging="1871"/>
      </w:pPr>
      <w:r>
        <w:tab/>
        <w:t>(b)</w:t>
      </w:r>
      <w:r w:rsidR="009E119B">
        <w:tab/>
      </w:r>
      <w:r>
        <w:t>that a freeway use agreement—</w:t>
      </w:r>
    </w:p>
    <w:p w14:paraId="6B041CF1" w14:textId="77777777" w:rsidR="009C1390" w:rsidRDefault="009C1390">
      <w:pPr>
        <w:pStyle w:val="DraftHeading4"/>
        <w:tabs>
          <w:tab w:val="right" w:pos="2268"/>
        </w:tabs>
        <w:ind w:left="2381" w:hanging="2381"/>
      </w:pPr>
      <w:r>
        <w:tab/>
        <w:t>(i)</w:t>
      </w:r>
      <w:r w:rsidR="009E119B">
        <w:tab/>
      </w:r>
      <w:r>
        <w:t>existed, or did not exist, at a specified time; or</w:t>
      </w:r>
    </w:p>
    <w:p w14:paraId="17D72D22" w14:textId="77777777" w:rsidR="009C1390" w:rsidRDefault="009C1390">
      <w:pPr>
        <w:pStyle w:val="DraftHeading4"/>
        <w:tabs>
          <w:tab w:val="right" w:pos="2268"/>
        </w:tabs>
        <w:ind w:left="2381" w:hanging="2381"/>
      </w:pPr>
      <w:r>
        <w:tab/>
        <w:t>(ii)</w:t>
      </w:r>
      <w:r w:rsidR="009E119B">
        <w:tab/>
      </w:r>
      <w:r>
        <w:t>contained, or did not contain, specified terms; or</w:t>
      </w:r>
    </w:p>
    <w:p w14:paraId="34EB3443" w14:textId="77777777" w:rsidR="009C1390" w:rsidRDefault="009C1390">
      <w:pPr>
        <w:pStyle w:val="DraftHeading4"/>
        <w:tabs>
          <w:tab w:val="right" w:pos="2268"/>
        </w:tabs>
        <w:ind w:left="2381" w:hanging="2381"/>
      </w:pPr>
      <w:r>
        <w:tab/>
        <w:t>(iii)</w:t>
      </w:r>
      <w:r>
        <w:tab/>
        <w:t>applied or did not apply to a specified vehicle; or</w:t>
      </w:r>
    </w:p>
    <w:p w14:paraId="3E40D00C" w14:textId="77777777" w:rsidR="00D60DD4" w:rsidRDefault="00D60DD4" w:rsidP="00905A63">
      <w:pPr>
        <w:pStyle w:val="SideNote"/>
        <w:framePr w:wrap="around"/>
      </w:pPr>
      <w:r>
        <w:t xml:space="preserve">S. 222(c) substituted by No. </w:t>
      </w:r>
      <w:r w:rsidR="00CF4372">
        <w:t>14/2005</w:t>
      </w:r>
      <w:r>
        <w:t xml:space="preserve"> s. 28(a).</w:t>
      </w:r>
    </w:p>
    <w:p w14:paraId="577A30CD" w14:textId="77777777" w:rsidR="00D60DD4" w:rsidRDefault="00DE2BAD" w:rsidP="00DE2BAD">
      <w:pPr>
        <w:pStyle w:val="DraftHeading3"/>
        <w:tabs>
          <w:tab w:val="right" w:pos="1757"/>
        </w:tabs>
        <w:ind w:left="1871" w:hanging="1871"/>
      </w:pPr>
      <w:r>
        <w:tab/>
        <w:t>(c)</w:t>
      </w:r>
      <w:r>
        <w:tab/>
        <w:t>t</w:t>
      </w:r>
      <w:r w:rsidR="00D60DD4">
        <w:t xml:space="preserve">hat the Freeway Corporation has served a demand on a specified person under section 200(1) or 200(3) for payment of a toll or toll administration fees and payment has not </w:t>
      </w:r>
      <w:r w:rsidR="00D60DD4">
        <w:lastRenderedPageBreak/>
        <w:t>been made within the period of 14 days after service of the demand; or</w:t>
      </w:r>
    </w:p>
    <w:p w14:paraId="05AF1D84" w14:textId="77777777" w:rsidR="009C1390" w:rsidRDefault="009C1390">
      <w:pPr>
        <w:pStyle w:val="DraftHeading3"/>
        <w:tabs>
          <w:tab w:val="right" w:pos="1757"/>
        </w:tabs>
        <w:ind w:left="1871" w:hanging="1871"/>
      </w:pPr>
      <w:r>
        <w:tab/>
        <w:t>(d)</w:t>
      </w:r>
      <w:r w:rsidR="009E119B">
        <w:tab/>
      </w:r>
      <w:r>
        <w:t>that a prescribed tolling device was used in the prescribed manner; or</w:t>
      </w:r>
    </w:p>
    <w:p w14:paraId="2A0BF9CA" w14:textId="77777777" w:rsidR="009C1390" w:rsidRDefault="009C1390">
      <w:pPr>
        <w:pStyle w:val="DraftHeading3"/>
        <w:tabs>
          <w:tab w:val="right" w:pos="1757"/>
        </w:tabs>
        <w:ind w:left="1871" w:hanging="1871"/>
      </w:pPr>
      <w:r>
        <w:tab/>
        <w:t>(e)</w:t>
      </w:r>
      <w:r w:rsidR="009E119B">
        <w:tab/>
      </w:r>
      <w:r>
        <w:t>that an image or message was produced by a prescribed process; or</w:t>
      </w:r>
    </w:p>
    <w:p w14:paraId="287A9400" w14:textId="77777777" w:rsidR="00D60DD4" w:rsidRDefault="00D60DD4" w:rsidP="00905A63">
      <w:pPr>
        <w:pStyle w:val="SideNote"/>
        <w:framePr w:wrap="around"/>
      </w:pPr>
      <w:r>
        <w:t xml:space="preserve">S. 222(f) amended by No. </w:t>
      </w:r>
      <w:r w:rsidR="00CF4372">
        <w:t>14/2005</w:t>
      </w:r>
      <w:r>
        <w:t xml:space="preserve"> s. 28(b).</w:t>
      </w:r>
    </w:p>
    <w:p w14:paraId="018C80C5" w14:textId="77777777" w:rsidR="009C1390" w:rsidRDefault="009C1390">
      <w:pPr>
        <w:pStyle w:val="DraftHeading3"/>
        <w:tabs>
          <w:tab w:val="right" w:pos="1757"/>
        </w:tabs>
        <w:ind w:left="1871" w:hanging="1871"/>
      </w:pPr>
      <w:r>
        <w:tab/>
        <w:t>(f)</w:t>
      </w:r>
      <w:r>
        <w:tab/>
        <w:t xml:space="preserve">as to any matter related to a toll or toll administration </w:t>
      </w:r>
      <w:r w:rsidR="00D60DD4">
        <w:t xml:space="preserve">fees </w:t>
      </w:r>
      <w:r>
        <w:t>that appears in or can be calculated from the records kept by the Freeway Corporation; or</w:t>
      </w:r>
    </w:p>
    <w:p w14:paraId="0634C4F6" w14:textId="77777777" w:rsidR="009C1390" w:rsidRDefault="009C1390">
      <w:pPr>
        <w:pStyle w:val="DraftHeading3"/>
        <w:tabs>
          <w:tab w:val="right" w:pos="1757"/>
        </w:tabs>
        <w:ind w:left="1871" w:hanging="1871"/>
      </w:pPr>
      <w:r>
        <w:tab/>
        <w:t>(g)</w:t>
      </w:r>
      <w:r w:rsidR="009E119B">
        <w:tab/>
      </w:r>
      <w:r>
        <w:t>as to any other matter that appears in, or that can be determined or calculated from, the records kept by the Freeway Corporation—</w:t>
      </w:r>
    </w:p>
    <w:p w14:paraId="3174B81C" w14:textId="77777777" w:rsidR="0084453A" w:rsidRPr="0084453A" w:rsidRDefault="009C1390" w:rsidP="00872F99">
      <w:pPr>
        <w:pStyle w:val="BodySectionSub"/>
      </w:pPr>
      <w:r>
        <w:t>is admissible in evidence in any proceedings and, in the absence of evidence to the contrary, is proof of the matters stated in the certificate.</w:t>
      </w:r>
    </w:p>
    <w:p w14:paraId="65C7C59F" w14:textId="77777777" w:rsidR="009C1390" w:rsidRPr="00872F99" w:rsidRDefault="009C1390" w:rsidP="00872F99">
      <w:pPr>
        <w:pStyle w:val="Heading-DIVISION"/>
        <w:rPr>
          <w:sz w:val="28"/>
        </w:rPr>
      </w:pPr>
      <w:bookmarkStart w:id="305" w:name="_Toc226010281"/>
      <w:r w:rsidRPr="00872F99">
        <w:rPr>
          <w:sz w:val="28"/>
        </w:rPr>
        <w:t>Division 6</w:t>
      </w:r>
      <w:r w:rsidRPr="00872F99">
        <w:rPr>
          <w:bCs/>
          <w:sz w:val="28"/>
        </w:rPr>
        <w:t>—Disclosure</w:t>
      </w:r>
      <w:r w:rsidRPr="00872F99">
        <w:rPr>
          <w:sz w:val="28"/>
        </w:rPr>
        <w:t xml:space="preserve"> an</w:t>
      </w:r>
      <w:r w:rsidR="00CF7B6F" w:rsidRPr="00872F99">
        <w:rPr>
          <w:sz w:val="28"/>
        </w:rPr>
        <w:t>d keeping of re</w:t>
      </w:r>
      <w:r w:rsidRPr="00872F99">
        <w:rPr>
          <w:sz w:val="28"/>
        </w:rPr>
        <w:t>cords</w:t>
      </w:r>
      <w:bookmarkEnd w:id="305"/>
    </w:p>
    <w:p w14:paraId="3BF54F33" w14:textId="77777777" w:rsidR="00CD3163" w:rsidRDefault="00CD3163" w:rsidP="00905A63">
      <w:pPr>
        <w:pStyle w:val="SideNote"/>
        <w:framePr w:wrap="around"/>
      </w:pPr>
      <w:r>
        <w:t>S. 223 (Heading) amended by No</w:t>
      </w:r>
      <w:r w:rsidR="00166988">
        <w:t>s</w:t>
      </w:r>
      <w:r>
        <w:t> </w:t>
      </w:r>
      <w:r w:rsidR="00166988">
        <w:t xml:space="preserve">8/2019 s. 103(1) (as amended by No. 49/2019 s. 166), </w:t>
      </w:r>
      <w:r>
        <w:t>49/2019 s. 186(Sch. 4 item 15.14).</w:t>
      </w:r>
    </w:p>
    <w:p w14:paraId="4CEC1F02" w14:textId="77777777" w:rsidR="009C1390" w:rsidRDefault="00455732" w:rsidP="00455732">
      <w:pPr>
        <w:pStyle w:val="DraftHeading1"/>
        <w:tabs>
          <w:tab w:val="right" w:pos="680"/>
        </w:tabs>
        <w:ind w:left="850" w:hanging="850"/>
      </w:pPr>
      <w:r>
        <w:tab/>
      </w:r>
      <w:bookmarkStart w:id="306" w:name="_Toc226010282"/>
      <w:r w:rsidR="009C1390" w:rsidRPr="00455732">
        <w:t>223</w:t>
      </w:r>
      <w:r w:rsidR="009E119B">
        <w:tab/>
      </w:r>
      <w:r w:rsidR="00CD3163" w:rsidRPr="005B1AF4">
        <w:t>Transport Secretary</w:t>
      </w:r>
      <w:r w:rsidR="009C1390">
        <w:t xml:space="preserve"> may disclose certain information</w:t>
      </w:r>
      <w:bookmarkEnd w:id="306"/>
    </w:p>
    <w:p w14:paraId="196E7482" w14:textId="77777777" w:rsidR="00166988" w:rsidRDefault="00166988" w:rsidP="0026671A"/>
    <w:p w14:paraId="3D785E77" w14:textId="77777777" w:rsidR="00517F36" w:rsidRDefault="00517F36" w:rsidP="0026671A"/>
    <w:p w14:paraId="4DCCE0C2" w14:textId="77777777" w:rsidR="00166988" w:rsidRDefault="00166988" w:rsidP="0026671A"/>
    <w:p w14:paraId="47D75109" w14:textId="77777777" w:rsidR="00872F99" w:rsidRPr="00393B38" w:rsidRDefault="00872F99" w:rsidP="0026671A"/>
    <w:p w14:paraId="59FA5495" w14:textId="77777777" w:rsidR="00323E89" w:rsidRDefault="00FF78CE" w:rsidP="00905A63">
      <w:pPr>
        <w:pStyle w:val="SideNote"/>
        <w:framePr w:wrap="around"/>
      </w:pPr>
      <w:r>
        <w:t>S. 223(1) amended by No</w:t>
      </w:r>
      <w:r w:rsidR="00CD3163">
        <w:t>s</w:t>
      </w:r>
      <w:r>
        <w:t xml:space="preserve"> 55/2013 s. 14(1)</w:t>
      </w:r>
      <w:r w:rsidR="00CD3163">
        <w:t>, 49/2019 s. 186(Sch. 4 item 15.15)</w:t>
      </w:r>
      <w:r w:rsidR="00166988">
        <w:t>, substituted by No. 8/2019 s. 103(2) (as amended by No. 49/2019 s. 166)</w:t>
      </w:r>
      <w:r>
        <w:t>.</w:t>
      </w:r>
    </w:p>
    <w:p w14:paraId="738BBDF4" w14:textId="77777777" w:rsidR="00166988" w:rsidRPr="00F83400" w:rsidRDefault="00517F36" w:rsidP="00973EF8">
      <w:pPr>
        <w:pStyle w:val="DraftHeading3"/>
        <w:tabs>
          <w:tab w:val="right" w:pos="1247"/>
        </w:tabs>
        <w:ind w:left="1361" w:hanging="1361"/>
      </w:pPr>
      <w:r>
        <w:tab/>
      </w:r>
      <w:r w:rsidR="00166988" w:rsidRPr="00393B38">
        <w:t>(1)</w:t>
      </w:r>
      <w:r w:rsidR="00166988" w:rsidRPr="00F83400">
        <w:tab/>
        <w:t xml:space="preserve">The Transport Secretary or a relevant person may disclose information about a vehicle or trailer registered under Part 2 of the </w:t>
      </w:r>
      <w:r w:rsidR="00166988" w:rsidRPr="002415A4">
        <w:rPr>
          <w:b/>
        </w:rPr>
        <w:t>Road Safety Act</w:t>
      </w:r>
      <w:r w:rsidR="00872F99">
        <w:rPr>
          <w:b/>
        </w:rPr>
        <w:t> </w:t>
      </w:r>
      <w:r w:rsidR="00166988" w:rsidRPr="002415A4">
        <w:rPr>
          <w:b/>
        </w:rPr>
        <w:t>1986</w:t>
      </w:r>
      <w:r w:rsidR="00166988" w:rsidRPr="00F83400">
        <w:t>, for the purposes of this Part—</w:t>
      </w:r>
    </w:p>
    <w:p w14:paraId="53033413" w14:textId="77777777" w:rsidR="00166988" w:rsidRPr="009D38F6" w:rsidRDefault="00517F36" w:rsidP="00973EF8">
      <w:pPr>
        <w:pStyle w:val="DraftHeading3"/>
        <w:tabs>
          <w:tab w:val="right" w:pos="1757"/>
        </w:tabs>
        <w:ind w:left="1871" w:hanging="1871"/>
      </w:pPr>
      <w:r>
        <w:tab/>
      </w:r>
      <w:r w:rsidR="00166988" w:rsidRPr="00517F36">
        <w:t>(a)</w:t>
      </w:r>
      <w:r w:rsidR="00166988" w:rsidRPr="009D38F6">
        <w:tab/>
        <w:t>to an enforcement agency; or</w:t>
      </w:r>
    </w:p>
    <w:p w14:paraId="3CF18F40" w14:textId="77777777" w:rsidR="00166988" w:rsidRDefault="00517F36" w:rsidP="00973EF8">
      <w:pPr>
        <w:pStyle w:val="DraftHeading3"/>
        <w:tabs>
          <w:tab w:val="right" w:pos="1757"/>
        </w:tabs>
        <w:ind w:left="1871" w:hanging="1871"/>
      </w:pPr>
      <w:r>
        <w:tab/>
      </w:r>
      <w:r w:rsidR="00166988" w:rsidRPr="00517F36">
        <w:t>(b)</w:t>
      </w:r>
      <w:r w:rsidR="00166988" w:rsidRPr="009D38F6">
        <w:tab/>
        <w:t>to a person who is employed in the Department, or who is engaged to provide services for the Transport Secretary, a relevant person or an enforcement agency.</w:t>
      </w:r>
    </w:p>
    <w:p w14:paraId="1A1155A1" w14:textId="77777777" w:rsidR="00517F36" w:rsidRDefault="00517F36" w:rsidP="00905A63">
      <w:pPr>
        <w:pStyle w:val="SideNote"/>
        <w:framePr w:wrap="around"/>
      </w:pPr>
      <w:r>
        <w:lastRenderedPageBreak/>
        <w:t>S. 223(1A) inserted by No. 8/2019 s. 103(2) (as amended by No. 49/2019 s. 166).</w:t>
      </w:r>
    </w:p>
    <w:p w14:paraId="260ED0FD" w14:textId="77777777" w:rsidR="00517F36" w:rsidRPr="009D38F6" w:rsidRDefault="00517F36" w:rsidP="00311A40">
      <w:pPr>
        <w:pStyle w:val="DraftHeading2"/>
        <w:tabs>
          <w:tab w:val="right" w:pos="1247"/>
        </w:tabs>
        <w:ind w:left="1361" w:hanging="1361"/>
      </w:pPr>
      <w:r>
        <w:tab/>
      </w:r>
      <w:r w:rsidRPr="00517F36">
        <w:t>(1A)</w:t>
      </w:r>
      <w:r w:rsidRPr="009D38F6">
        <w:tab/>
        <w:t xml:space="preserve">The Transport Secretary or a relevant person may disclose information about a vehicle or trailer registered under Part 2 of the </w:t>
      </w:r>
      <w:r w:rsidRPr="00FE240F">
        <w:rPr>
          <w:b/>
        </w:rPr>
        <w:t>Road Safety Act</w:t>
      </w:r>
      <w:r w:rsidR="00872F99">
        <w:rPr>
          <w:b/>
        </w:rPr>
        <w:t> </w:t>
      </w:r>
      <w:r w:rsidRPr="00FE240F">
        <w:rPr>
          <w:b/>
        </w:rPr>
        <w:t>1986</w:t>
      </w:r>
      <w:r w:rsidRPr="009D38F6">
        <w:t>, for the purpose of sending a request to a responsible person for the payment of a toll or a toll administration fee—</w:t>
      </w:r>
    </w:p>
    <w:p w14:paraId="21744909" w14:textId="77777777" w:rsidR="00517F36" w:rsidRPr="009D38F6" w:rsidRDefault="00517F36" w:rsidP="00311A40">
      <w:pPr>
        <w:pStyle w:val="DraftHeading4"/>
        <w:tabs>
          <w:tab w:val="right" w:pos="1757"/>
        </w:tabs>
        <w:ind w:left="1871" w:hanging="1871"/>
      </w:pPr>
      <w:r>
        <w:tab/>
      </w:r>
      <w:r w:rsidRPr="00517F36">
        <w:t>(a)</w:t>
      </w:r>
      <w:r w:rsidRPr="009D38F6">
        <w:tab/>
        <w:t>to the Freeway Corporation; or</w:t>
      </w:r>
    </w:p>
    <w:p w14:paraId="0522B0EB" w14:textId="77777777" w:rsidR="00517F36" w:rsidRPr="009D38F6" w:rsidRDefault="00517F36" w:rsidP="00311A40">
      <w:pPr>
        <w:pStyle w:val="DraftHeading4"/>
        <w:tabs>
          <w:tab w:val="right" w:pos="1757"/>
        </w:tabs>
        <w:ind w:left="1871" w:hanging="1871"/>
      </w:pPr>
      <w:r>
        <w:tab/>
      </w:r>
      <w:r w:rsidRPr="00517F36">
        <w:t>(b)</w:t>
      </w:r>
      <w:r w:rsidRPr="009D38F6">
        <w:tab/>
        <w:t>to a person who is employed by, or who is engaged to provide services for, the Freeway Corporation.</w:t>
      </w:r>
    </w:p>
    <w:p w14:paraId="1EE9E843" w14:textId="77777777" w:rsidR="00517F36" w:rsidRDefault="00517F36" w:rsidP="00905A63">
      <w:pPr>
        <w:pStyle w:val="SideNote"/>
        <w:framePr w:wrap="around"/>
      </w:pPr>
      <w:r>
        <w:t>S. 223(1B) inserted by No. 8/2019 s. 103(2) (as amended by No. 49/2019 s. 166).</w:t>
      </w:r>
    </w:p>
    <w:p w14:paraId="0E80115C" w14:textId="77777777" w:rsidR="00517F36" w:rsidRPr="009D38F6" w:rsidRDefault="00517F36" w:rsidP="00311A40">
      <w:pPr>
        <w:pStyle w:val="DraftHeading2"/>
        <w:tabs>
          <w:tab w:val="right" w:pos="1247"/>
        </w:tabs>
        <w:ind w:left="1361" w:hanging="1361"/>
      </w:pPr>
      <w:r>
        <w:tab/>
      </w:r>
      <w:r w:rsidRPr="00517F36">
        <w:t>(1B)</w:t>
      </w:r>
      <w:r w:rsidRPr="009D38F6">
        <w:tab/>
        <w:t>The Transport Secretary or a relevant person may disclose the driver licence information of a responsible person, for the purpose of taking action for the recovery of a toll or a toll administration fee from the responsible person in accordance with arrangements that comply with the minimum debt recovery requirements—</w:t>
      </w:r>
    </w:p>
    <w:p w14:paraId="6226A0AE" w14:textId="77777777" w:rsidR="00517F36" w:rsidRPr="009D38F6" w:rsidRDefault="00517F36" w:rsidP="00311A40">
      <w:pPr>
        <w:pStyle w:val="DraftHeading4"/>
        <w:tabs>
          <w:tab w:val="right" w:pos="1757"/>
        </w:tabs>
        <w:ind w:left="1871" w:hanging="1871"/>
      </w:pPr>
      <w:r>
        <w:tab/>
      </w:r>
      <w:r w:rsidRPr="00517F36">
        <w:t>(a)</w:t>
      </w:r>
      <w:r w:rsidRPr="009D38F6">
        <w:tab/>
        <w:t xml:space="preserve">to the Freeway Corporation; or </w:t>
      </w:r>
    </w:p>
    <w:p w14:paraId="7EEF1E21" w14:textId="77777777" w:rsidR="00517F36" w:rsidRPr="009D38F6" w:rsidRDefault="00517F36" w:rsidP="00311A40">
      <w:pPr>
        <w:pStyle w:val="DraftHeading4"/>
        <w:tabs>
          <w:tab w:val="right" w:pos="1757"/>
        </w:tabs>
        <w:ind w:left="1871" w:hanging="1871"/>
      </w:pPr>
      <w:r>
        <w:tab/>
      </w:r>
      <w:r w:rsidRPr="00517F36">
        <w:t>(b)</w:t>
      </w:r>
      <w:r w:rsidRPr="009D38F6">
        <w:tab/>
        <w:t>to a person who is employed by, or who is engaged to provide services for, the Freeway Corporation.</w:t>
      </w:r>
    </w:p>
    <w:p w14:paraId="3663DFE9" w14:textId="77777777" w:rsidR="00517F36" w:rsidRDefault="00517F36" w:rsidP="00905A63">
      <w:pPr>
        <w:pStyle w:val="SideNote"/>
        <w:framePr w:wrap="around"/>
      </w:pPr>
      <w:r>
        <w:t>S. 223(1C) inserted by No. 8/2019 s. 103(2) (as amended by No. 49/2019 s. 166).</w:t>
      </w:r>
    </w:p>
    <w:p w14:paraId="3091B44E" w14:textId="77777777" w:rsidR="00517F36" w:rsidRPr="00517F36" w:rsidRDefault="00517F36" w:rsidP="00311A40">
      <w:pPr>
        <w:pStyle w:val="DraftHeading2"/>
        <w:tabs>
          <w:tab w:val="right" w:pos="1247"/>
        </w:tabs>
        <w:ind w:left="1361" w:hanging="1361"/>
      </w:pPr>
      <w:r>
        <w:tab/>
      </w:r>
      <w:r w:rsidRPr="00517F36">
        <w:t>(1C)</w:t>
      </w:r>
      <w:r w:rsidRPr="009D38F6">
        <w:tab/>
        <w:t xml:space="preserve">Despite section 90N of the </w:t>
      </w:r>
      <w:r w:rsidRPr="009D38F6">
        <w:rPr>
          <w:b/>
        </w:rPr>
        <w:t>Road Safety Act</w:t>
      </w:r>
      <w:r w:rsidR="00872F99">
        <w:rPr>
          <w:b/>
        </w:rPr>
        <w:t> </w:t>
      </w:r>
      <w:r w:rsidRPr="009D38F6">
        <w:rPr>
          <w:b/>
        </w:rPr>
        <w:t>1986</w:t>
      </w:r>
      <w:r w:rsidRPr="009D38F6">
        <w:t>, the Transport Secretary or a relevant person may disclose information under subsection (1) even if the Transport Secretary or the relevant person has not entered into an information protection agreement with the enforcement agency or the person.</w:t>
      </w:r>
    </w:p>
    <w:p w14:paraId="60BED2D3" w14:textId="77777777" w:rsidR="00FF78CE" w:rsidRDefault="00FF78CE" w:rsidP="00905A63">
      <w:pPr>
        <w:pStyle w:val="SideNote"/>
        <w:framePr w:wrap="around"/>
      </w:pPr>
      <w:r>
        <w:t>S. 223(2) substituted by No. 55/2013 s. 14(2)</w:t>
      </w:r>
      <w:r w:rsidR="00517F36">
        <w:t>, amended by No. 8/2019 s. 103(3) (as amended by No. 49/2019 s. 166)</w:t>
      </w:r>
      <w:r>
        <w:t>.</w:t>
      </w:r>
    </w:p>
    <w:p w14:paraId="13AAD53A" w14:textId="77777777" w:rsidR="00F0608F" w:rsidRDefault="00FF78CE" w:rsidP="004B26AF">
      <w:pPr>
        <w:pStyle w:val="DraftHeading2"/>
        <w:tabs>
          <w:tab w:val="right" w:pos="1247"/>
        </w:tabs>
        <w:ind w:left="1361" w:hanging="1361"/>
      </w:pPr>
      <w:r>
        <w:tab/>
      </w:r>
      <w:r w:rsidR="00790630">
        <w:t>(2)</w:t>
      </w:r>
      <w:r>
        <w:tab/>
        <w:t xml:space="preserve">Sections 90N and 90Q(2) and (3) of the </w:t>
      </w:r>
      <w:r w:rsidRPr="003A760D">
        <w:rPr>
          <w:b/>
        </w:rPr>
        <w:t>Road Safety Act 1986</w:t>
      </w:r>
      <w:r>
        <w:t xml:space="preserve"> apply to a disclosure under </w:t>
      </w:r>
      <w:r w:rsidR="00517F36" w:rsidRPr="009D38F6">
        <w:t>subsection (1A) or (1B) as if it were a disclosure of information authorised</w:t>
      </w:r>
      <w:r>
        <w:t xml:space="preserve"> under Part 7B of that Act.</w:t>
      </w:r>
    </w:p>
    <w:p w14:paraId="1BC2CD1E" w14:textId="77777777" w:rsidR="006B7898" w:rsidRDefault="006B7898" w:rsidP="006B7898"/>
    <w:p w14:paraId="1B43B079" w14:textId="77777777" w:rsidR="006B7898" w:rsidRPr="006B7898" w:rsidRDefault="006B7898" w:rsidP="006B7898"/>
    <w:p w14:paraId="0ED5CAC2" w14:textId="77777777" w:rsidR="00517F36" w:rsidRDefault="00517F36" w:rsidP="00905A63">
      <w:pPr>
        <w:pStyle w:val="SideNote"/>
        <w:framePr w:wrap="around"/>
      </w:pPr>
      <w:r>
        <w:lastRenderedPageBreak/>
        <w:t>S. 223(3) inserted by No. 8/2019 s. 103(4) (as amended by No. 49/2019 s. 166).</w:t>
      </w:r>
    </w:p>
    <w:p w14:paraId="3AD01BD1" w14:textId="77777777" w:rsidR="00517F36" w:rsidRPr="009D38F6" w:rsidRDefault="00517F36" w:rsidP="00311A40">
      <w:pPr>
        <w:pStyle w:val="DraftHeading3"/>
        <w:tabs>
          <w:tab w:val="right" w:pos="1247"/>
        </w:tabs>
        <w:ind w:left="1361" w:hanging="1361"/>
      </w:pPr>
      <w:r>
        <w:tab/>
      </w:r>
      <w:r w:rsidRPr="00517F36">
        <w:t>(3)</w:t>
      </w:r>
      <w:r w:rsidRPr="009D38F6">
        <w:tab/>
        <w:t>In this section—</w:t>
      </w:r>
    </w:p>
    <w:p w14:paraId="5CC7E243" w14:textId="77777777" w:rsidR="00517F36" w:rsidRPr="009D38F6" w:rsidRDefault="00517F36" w:rsidP="00311A40">
      <w:pPr>
        <w:pStyle w:val="DraftDefinition2"/>
      </w:pPr>
      <w:r w:rsidRPr="009D38F6">
        <w:rPr>
          <w:b/>
          <w:i/>
        </w:rPr>
        <w:t>driver licence information</w:t>
      </w:r>
      <w:r w:rsidRPr="009D38F6">
        <w:t xml:space="preserve"> means any of the following information held by the Transport Secretary for the purpose of the Secretary's licensing functions under Part 3 of the </w:t>
      </w:r>
      <w:r w:rsidRPr="009D38F6">
        <w:rPr>
          <w:b/>
        </w:rPr>
        <w:t>Road Safety Act</w:t>
      </w:r>
      <w:r>
        <w:rPr>
          <w:b/>
        </w:rPr>
        <w:t> </w:t>
      </w:r>
      <w:r w:rsidRPr="009D38F6">
        <w:rPr>
          <w:b/>
        </w:rPr>
        <w:t>1986</w:t>
      </w:r>
      <w:r w:rsidRPr="009D38F6">
        <w:t>—</w:t>
      </w:r>
    </w:p>
    <w:p w14:paraId="7B400D29" w14:textId="77777777" w:rsidR="00517F36" w:rsidRPr="009D38F6" w:rsidRDefault="00517F36" w:rsidP="00311A40">
      <w:pPr>
        <w:pStyle w:val="DraftHeading4"/>
        <w:tabs>
          <w:tab w:val="right" w:pos="2268"/>
        </w:tabs>
        <w:ind w:left="2381" w:hanging="2381"/>
      </w:pPr>
      <w:r>
        <w:tab/>
      </w:r>
      <w:r w:rsidRPr="00517F36">
        <w:t>(a)</w:t>
      </w:r>
      <w:r w:rsidRPr="009D38F6">
        <w:tab/>
        <w:t>a person's name;</w:t>
      </w:r>
    </w:p>
    <w:p w14:paraId="6345E284" w14:textId="77777777" w:rsidR="00517F36" w:rsidRPr="009D38F6" w:rsidRDefault="00517F36" w:rsidP="00311A40">
      <w:pPr>
        <w:pStyle w:val="DraftHeading4"/>
        <w:tabs>
          <w:tab w:val="right" w:pos="2268"/>
        </w:tabs>
        <w:ind w:left="2381" w:hanging="2381"/>
      </w:pPr>
      <w:r>
        <w:tab/>
      </w:r>
      <w:r w:rsidRPr="00517F36">
        <w:t>(b)</w:t>
      </w:r>
      <w:r w:rsidRPr="009D38F6">
        <w:tab/>
        <w:t>a driver licence number;</w:t>
      </w:r>
    </w:p>
    <w:p w14:paraId="0B0FCF47" w14:textId="77777777" w:rsidR="00517F36" w:rsidRPr="009D38F6" w:rsidRDefault="00517F36" w:rsidP="00311A40">
      <w:pPr>
        <w:pStyle w:val="DraftHeading4"/>
        <w:tabs>
          <w:tab w:val="right" w:pos="2268"/>
        </w:tabs>
        <w:ind w:left="2381" w:hanging="2381"/>
      </w:pPr>
      <w:r>
        <w:tab/>
      </w:r>
      <w:r w:rsidRPr="00517F36">
        <w:t>(c)</w:t>
      </w:r>
      <w:r w:rsidRPr="009D38F6">
        <w:tab/>
        <w:t>a date of birth;</w:t>
      </w:r>
    </w:p>
    <w:p w14:paraId="788F8ACA" w14:textId="77777777" w:rsidR="00517F36" w:rsidRPr="009D38F6" w:rsidRDefault="00517F36" w:rsidP="00311A40">
      <w:pPr>
        <w:pStyle w:val="DraftHeading4"/>
        <w:tabs>
          <w:tab w:val="right" w:pos="2268"/>
        </w:tabs>
        <w:ind w:left="2381" w:hanging="2381"/>
      </w:pPr>
      <w:r>
        <w:tab/>
      </w:r>
      <w:r w:rsidRPr="00517F36">
        <w:t>(d)</w:t>
      </w:r>
      <w:r w:rsidRPr="009D38F6">
        <w:tab/>
        <w:t>a telephone number;</w:t>
      </w:r>
    </w:p>
    <w:p w14:paraId="35CC69D5" w14:textId="77777777" w:rsidR="00517F36" w:rsidRPr="009D38F6" w:rsidRDefault="00517F36" w:rsidP="00311A40">
      <w:pPr>
        <w:pStyle w:val="DraftHeading4"/>
        <w:tabs>
          <w:tab w:val="right" w:pos="2268"/>
        </w:tabs>
        <w:ind w:left="2381" w:hanging="2381"/>
      </w:pPr>
      <w:r>
        <w:tab/>
      </w:r>
      <w:r w:rsidRPr="00517F36">
        <w:t>(e)</w:t>
      </w:r>
      <w:r w:rsidRPr="009D38F6">
        <w:tab/>
        <w:t>an email address;</w:t>
      </w:r>
    </w:p>
    <w:p w14:paraId="7E04F35B" w14:textId="77777777" w:rsidR="00517F36" w:rsidRPr="009D38F6" w:rsidRDefault="00517F36" w:rsidP="00311A40">
      <w:pPr>
        <w:pStyle w:val="DraftHeading4"/>
        <w:tabs>
          <w:tab w:val="right" w:pos="2268"/>
        </w:tabs>
        <w:ind w:left="2381" w:hanging="2381"/>
      </w:pPr>
      <w:r>
        <w:tab/>
      </w:r>
      <w:r w:rsidRPr="00517F36">
        <w:t>(f)</w:t>
      </w:r>
      <w:r w:rsidRPr="009D38F6">
        <w:tab/>
        <w:t>a residential address;</w:t>
      </w:r>
    </w:p>
    <w:p w14:paraId="1EF8E83D" w14:textId="77777777" w:rsidR="00517F36" w:rsidRPr="009D38F6" w:rsidRDefault="00517F36" w:rsidP="00311A40">
      <w:pPr>
        <w:pStyle w:val="DraftDefinition2"/>
      </w:pPr>
      <w:r w:rsidRPr="00311A40">
        <w:rPr>
          <w:b/>
          <w:i/>
        </w:rPr>
        <w:t>information protection agreement</w:t>
      </w:r>
      <w:r w:rsidRPr="009D38F6">
        <w:t xml:space="preserve"> has the same meaning as in section 90I of the </w:t>
      </w:r>
      <w:r w:rsidRPr="00311A40">
        <w:rPr>
          <w:b/>
        </w:rPr>
        <w:t>Road Safety Act 1986</w:t>
      </w:r>
      <w:r w:rsidRPr="009D38F6">
        <w:t>;</w:t>
      </w:r>
    </w:p>
    <w:p w14:paraId="4DF24181" w14:textId="77777777" w:rsidR="00517F36" w:rsidRPr="009D38F6" w:rsidRDefault="00517F36" w:rsidP="00311A40">
      <w:pPr>
        <w:pStyle w:val="DraftDefinition2"/>
      </w:pPr>
      <w:r w:rsidRPr="009D38F6">
        <w:rPr>
          <w:b/>
          <w:i/>
        </w:rPr>
        <w:t>minimum debt recovery requirements</w:t>
      </w:r>
      <w:r w:rsidRPr="009D38F6">
        <w:rPr>
          <w:i/>
        </w:rPr>
        <w:t xml:space="preserve"> </w:t>
      </w:r>
      <w:r w:rsidRPr="009D38F6">
        <w:t>means the requirements specified by the Minister under section 203A(1);</w:t>
      </w:r>
    </w:p>
    <w:p w14:paraId="61C7C76E" w14:textId="77777777" w:rsidR="00517F36" w:rsidRDefault="00517F36" w:rsidP="00973EF8">
      <w:pPr>
        <w:pStyle w:val="DraftDefinition2"/>
      </w:pPr>
      <w:r w:rsidRPr="00FE240F">
        <w:rPr>
          <w:b/>
          <w:i/>
        </w:rPr>
        <w:t>relevant person</w:t>
      </w:r>
      <w:r w:rsidRPr="009D38F6">
        <w:t xml:space="preserve"> has the same meaning as in section 90I of the </w:t>
      </w:r>
      <w:r w:rsidRPr="00FE240F">
        <w:rPr>
          <w:b/>
        </w:rPr>
        <w:t>Road Safety Act</w:t>
      </w:r>
      <w:r>
        <w:rPr>
          <w:b/>
        </w:rPr>
        <w:t> </w:t>
      </w:r>
      <w:r w:rsidRPr="00FE240F">
        <w:rPr>
          <w:b/>
        </w:rPr>
        <w:t>1986</w:t>
      </w:r>
      <w:r w:rsidRPr="009D38F6">
        <w:t>.</w:t>
      </w:r>
    </w:p>
    <w:p w14:paraId="483AB16F" w14:textId="77777777" w:rsidR="008418C1" w:rsidRDefault="00D522F3" w:rsidP="00905A63">
      <w:pPr>
        <w:pStyle w:val="SideNote"/>
        <w:framePr w:wrap="around"/>
      </w:pPr>
      <w:r>
        <w:t>S. 223A inserted by No. 18/2020 s. 127.</w:t>
      </w:r>
    </w:p>
    <w:p w14:paraId="0EB5CD70" w14:textId="3A725100" w:rsidR="00B05C86" w:rsidRPr="0067694E" w:rsidRDefault="006F46B5" w:rsidP="006F46B5">
      <w:pPr>
        <w:pStyle w:val="DraftHeading1"/>
        <w:tabs>
          <w:tab w:val="right" w:pos="680"/>
        </w:tabs>
        <w:ind w:left="850" w:hanging="850"/>
      </w:pPr>
      <w:r>
        <w:tab/>
      </w:r>
      <w:bookmarkStart w:id="307" w:name="_Toc226010283"/>
      <w:r w:rsidR="00B05C86" w:rsidRPr="006F46B5">
        <w:t>223A</w:t>
      </w:r>
      <w:r w:rsidR="00B05C86" w:rsidRPr="0067694E">
        <w:tab/>
        <w:t>Transport Secretary must disclose certain interstate information</w:t>
      </w:r>
      <w:bookmarkEnd w:id="307"/>
    </w:p>
    <w:p w14:paraId="6F96FA8E" w14:textId="77777777" w:rsidR="00B05C86" w:rsidRPr="0067694E" w:rsidRDefault="00B05C86" w:rsidP="00F2373C">
      <w:pPr>
        <w:pStyle w:val="DraftHeading2"/>
        <w:tabs>
          <w:tab w:val="right" w:pos="1247"/>
        </w:tabs>
        <w:ind w:left="1361" w:hanging="1361"/>
      </w:pPr>
      <w:r>
        <w:tab/>
      </w:r>
      <w:r w:rsidRPr="00B05C86">
        <w:t>(1)</w:t>
      </w:r>
      <w:r w:rsidRPr="0067694E">
        <w:tab/>
        <w:t>At the request of a person referred to in paragraph (a) or (b), the Transport Secretary must disclose information to which the Transport Secretary has access about a vehicle or trailer registered in another State or a Territory, for the purpose of sending a request to a responsible person for the payment of a toll or a toll administration fee—</w:t>
      </w:r>
    </w:p>
    <w:p w14:paraId="0E17149F" w14:textId="77777777" w:rsidR="00B05C86" w:rsidRPr="0067694E" w:rsidRDefault="00B05C86" w:rsidP="00F2373C">
      <w:pPr>
        <w:pStyle w:val="DraftHeading3"/>
        <w:tabs>
          <w:tab w:val="right" w:pos="1757"/>
        </w:tabs>
        <w:ind w:left="1871" w:hanging="1871"/>
      </w:pPr>
      <w:r>
        <w:tab/>
      </w:r>
      <w:r w:rsidRPr="00B05C86">
        <w:t>(a)</w:t>
      </w:r>
      <w:r w:rsidRPr="0067694E">
        <w:tab/>
        <w:t>to the Freeway Corporation; or</w:t>
      </w:r>
    </w:p>
    <w:p w14:paraId="267ED521" w14:textId="77777777" w:rsidR="00B05C86" w:rsidRPr="0067694E" w:rsidRDefault="00B05C86" w:rsidP="00F2373C">
      <w:pPr>
        <w:pStyle w:val="DraftHeading3"/>
        <w:tabs>
          <w:tab w:val="right" w:pos="1757"/>
        </w:tabs>
        <w:ind w:left="1871" w:hanging="1871"/>
      </w:pPr>
      <w:r>
        <w:lastRenderedPageBreak/>
        <w:tab/>
      </w:r>
      <w:r w:rsidRPr="00B05C86">
        <w:t>(b)</w:t>
      </w:r>
      <w:r w:rsidRPr="0067694E">
        <w:tab/>
        <w:t>to a person who is employed by, or who is engaged to provide services for, the Freeway Corporation.</w:t>
      </w:r>
    </w:p>
    <w:p w14:paraId="6AC323C2" w14:textId="77777777" w:rsidR="00B05C86" w:rsidRPr="0067694E" w:rsidRDefault="00B05C86" w:rsidP="00F2373C">
      <w:pPr>
        <w:pStyle w:val="DraftHeading2"/>
        <w:tabs>
          <w:tab w:val="right" w:pos="1247"/>
        </w:tabs>
        <w:ind w:left="1361" w:hanging="1361"/>
      </w:pPr>
      <w:r>
        <w:tab/>
      </w:r>
      <w:r w:rsidRPr="00B05C86">
        <w:t>(2)</w:t>
      </w:r>
      <w:r w:rsidRPr="0067694E">
        <w:tab/>
        <w:t>At the request of a person referred to in paragraph (a) or (b), the Transport Secretary must disclose the interstate driver licence information of a responsible person for the purpose of taking action for the recovery of a toll or a toll administration fee from the responsible person in accordance with arrangements that comply with the minimum debt recovery requirements—</w:t>
      </w:r>
    </w:p>
    <w:p w14:paraId="5B3FC256" w14:textId="77777777" w:rsidR="00B05C86" w:rsidRPr="0067694E" w:rsidRDefault="00B05C86" w:rsidP="00F2373C">
      <w:pPr>
        <w:pStyle w:val="DraftHeading3"/>
        <w:tabs>
          <w:tab w:val="right" w:pos="1757"/>
        </w:tabs>
        <w:ind w:left="1871" w:hanging="1871"/>
      </w:pPr>
      <w:r>
        <w:tab/>
      </w:r>
      <w:r w:rsidRPr="00B05C86">
        <w:t>(a)</w:t>
      </w:r>
      <w:r w:rsidRPr="0067694E">
        <w:tab/>
        <w:t>to the Freeway Corporation; or</w:t>
      </w:r>
    </w:p>
    <w:p w14:paraId="380F368F" w14:textId="77777777" w:rsidR="00B05C86" w:rsidRPr="0067694E" w:rsidRDefault="00B05C86" w:rsidP="00F2373C">
      <w:pPr>
        <w:pStyle w:val="DraftHeading3"/>
        <w:tabs>
          <w:tab w:val="right" w:pos="1757"/>
        </w:tabs>
        <w:ind w:left="1871" w:hanging="1871"/>
      </w:pPr>
      <w:r>
        <w:tab/>
      </w:r>
      <w:r w:rsidRPr="00B05C86">
        <w:t>(b)</w:t>
      </w:r>
      <w:r w:rsidRPr="0067694E">
        <w:tab/>
        <w:t>to a person who is employed by, or who is engaged to provide services for, the Freeway Corporation.</w:t>
      </w:r>
    </w:p>
    <w:p w14:paraId="3AACD335" w14:textId="77777777" w:rsidR="00B05C86" w:rsidRPr="0067694E" w:rsidRDefault="00B05C86" w:rsidP="00F2373C">
      <w:pPr>
        <w:pStyle w:val="DraftHeading2"/>
        <w:tabs>
          <w:tab w:val="right" w:pos="1247"/>
        </w:tabs>
        <w:ind w:left="1361" w:hanging="1361"/>
      </w:pPr>
      <w:r>
        <w:tab/>
      </w:r>
      <w:r w:rsidRPr="00B05C86">
        <w:t>(3)</w:t>
      </w:r>
      <w:r w:rsidRPr="0067694E">
        <w:tab/>
        <w:t xml:space="preserve">Sections 90N and 90Q(2) and (3) of the </w:t>
      </w:r>
      <w:r w:rsidRPr="0067694E">
        <w:rPr>
          <w:b/>
        </w:rPr>
        <w:t>Road Safety Act 1986</w:t>
      </w:r>
      <w:r w:rsidRPr="0067694E">
        <w:t xml:space="preserve"> apply to a disclosure of information under subsection (1) or (2) as if it were a disclosure of information authorised under Part 7B of that Act.</w:t>
      </w:r>
    </w:p>
    <w:p w14:paraId="132F6821" w14:textId="77777777" w:rsidR="00B05C86" w:rsidRDefault="00B05C86" w:rsidP="00B05C86">
      <w:pPr>
        <w:pStyle w:val="DraftHeading2"/>
        <w:tabs>
          <w:tab w:val="right" w:pos="1247"/>
        </w:tabs>
        <w:ind w:left="1361" w:hanging="1361"/>
      </w:pPr>
      <w:r>
        <w:tab/>
      </w:r>
      <w:r w:rsidRPr="00B05C86">
        <w:t>(4)</w:t>
      </w:r>
      <w:r w:rsidRPr="0067694E">
        <w:tab/>
        <w:t>In this section—</w:t>
      </w:r>
    </w:p>
    <w:p w14:paraId="1CBA8598" w14:textId="77777777" w:rsidR="00B05C86" w:rsidRPr="00F2373C" w:rsidRDefault="00B05C86" w:rsidP="00F2373C">
      <w:pPr>
        <w:pStyle w:val="SchedulePenalty4"/>
        <w:tabs>
          <w:tab w:val="clear" w:pos="3402"/>
        </w:tabs>
        <w:ind w:left="1843" w:hanging="482"/>
        <w:rPr>
          <w:b/>
          <w:i/>
        </w:rPr>
      </w:pPr>
      <w:r w:rsidRPr="00F2373C">
        <w:rPr>
          <w:b/>
          <w:i/>
          <w:sz w:val="24"/>
        </w:rPr>
        <w:t>i</w:t>
      </w:r>
      <w:r w:rsidRPr="00B05C86">
        <w:rPr>
          <w:b/>
          <w:i/>
          <w:sz w:val="24"/>
        </w:rPr>
        <w:t>nterstate driver licence information</w:t>
      </w:r>
      <w:r w:rsidRPr="00F2373C">
        <w:rPr>
          <w:b/>
          <w:i/>
          <w:sz w:val="24"/>
        </w:rPr>
        <w:t xml:space="preserve"> </w:t>
      </w:r>
      <w:r w:rsidRPr="00C07C95">
        <w:rPr>
          <w:sz w:val="24"/>
        </w:rPr>
        <w:t xml:space="preserve">means any of the following information to which the Transport Secretary has access, being information for the purpose of a law of another State or a Territory that corresponds with Part 3 of the </w:t>
      </w:r>
      <w:r w:rsidRPr="00D522F3">
        <w:rPr>
          <w:b/>
          <w:sz w:val="24"/>
        </w:rPr>
        <w:t>Road Safety Act 1986</w:t>
      </w:r>
      <w:r w:rsidRPr="00C07C95">
        <w:rPr>
          <w:sz w:val="24"/>
        </w:rPr>
        <w:t>—</w:t>
      </w:r>
    </w:p>
    <w:p w14:paraId="3AA3D643" w14:textId="77777777" w:rsidR="00B05C86" w:rsidRPr="0067694E" w:rsidRDefault="00645CA0" w:rsidP="00F2373C">
      <w:pPr>
        <w:pStyle w:val="DraftHeading4"/>
        <w:tabs>
          <w:tab w:val="right" w:pos="2268"/>
        </w:tabs>
        <w:ind w:left="2381" w:hanging="2381"/>
      </w:pPr>
      <w:r>
        <w:tab/>
      </w:r>
      <w:r w:rsidR="00B05C86" w:rsidRPr="00645CA0">
        <w:t>(a)</w:t>
      </w:r>
      <w:r w:rsidR="00B05C86" w:rsidRPr="0067694E">
        <w:tab/>
        <w:t xml:space="preserve">a person's name; </w:t>
      </w:r>
    </w:p>
    <w:p w14:paraId="3A5F8B1A" w14:textId="77777777" w:rsidR="00B05C86" w:rsidRPr="0067694E" w:rsidRDefault="00645CA0" w:rsidP="00F2373C">
      <w:pPr>
        <w:pStyle w:val="DraftHeading4"/>
        <w:tabs>
          <w:tab w:val="right" w:pos="2268"/>
        </w:tabs>
        <w:ind w:left="2381" w:hanging="2381"/>
      </w:pPr>
      <w:r>
        <w:tab/>
      </w:r>
      <w:r w:rsidR="00B05C86" w:rsidRPr="00645CA0">
        <w:t>(b)</w:t>
      </w:r>
      <w:r w:rsidR="00B05C86" w:rsidRPr="0067694E">
        <w:tab/>
        <w:t>a driver licence number;</w:t>
      </w:r>
    </w:p>
    <w:p w14:paraId="7E683836" w14:textId="77777777" w:rsidR="00B05C86" w:rsidRPr="0067694E" w:rsidRDefault="00645CA0" w:rsidP="00F2373C">
      <w:pPr>
        <w:pStyle w:val="DraftHeading4"/>
        <w:tabs>
          <w:tab w:val="right" w:pos="2268"/>
        </w:tabs>
        <w:ind w:left="2381" w:hanging="2381"/>
      </w:pPr>
      <w:r>
        <w:tab/>
      </w:r>
      <w:r w:rsidR="00B05C86" w:rsidRPr="00645CA0">
        <w:t>(c)</w:t>
      </w:r>
      <w:r w:rsidR="00B05C86" w:rsidRPr="0067694E">
        <w:tab/>
        <w:t xml:space="preserve">a date of birth; </w:t>
      </w:r>
    </w:p>
    <w:p w14:paraId="7F4172AA" w14:textId="77777777" w:rsidR="00B05C86" w:rsidRPr="0067694E" w:rsidRDefault="00645CA0" w:rsidP="00F2373C">
      <w:pPr>
        <w:pStyle w:val="DraftHeading4"/>
        <w:tabs>
          <w:tab w:val="right" w:pos="2268"/>
        </w:tabs>
        <w:ind w:left="2381" w:hanging="2381"/>
      </w:pPr>
      <w:r>
        <w:tab/>
      </w:r>
      <w:r w:rsidR="00B05C86" w:rsidRPr="00645CA0">
        <w:t>(d)</w:t>
      </w:r>
      <w:r w:rsidR="00B05C86" w:rsidRPr="0067694E">
        <w:tab/>
        <w:t>a telephone number;</w:t>
      </w:r>
    </w:p>
    <w:p w14:paraId="0CD8D820" w14:textId="77777777" w:rsidR="00B05C86" w:rsidRPr="0067694E" w:rsidRDefault="00645CA0" w:rsidP="00F2373C">
      <w:pPr>
        <w:pStyle w:val="DraftHeading4"/>
        <w:tabs>
          <w:tab w:val="right" w:pos="2268"/>
        </w:tabs>
        <w:ind w:left="2381" w:hanging="2381"/>
      </w:pPr>
      <w:r>
        <w:tab/>
      </w:r>
      <w:r w:rsidR="00B05C86" w:rsidRPr="00645CA0">
        <w:t>(e)</w:t>
      </w:r>
      <w:r w:rsidR="00B05C86" w:rsidRPr="0067694E">
        <w:tab/>
        <w:t>an email address;</w:t>
      </w:r>
    </w:p>
    <w:p w14:paraId="75E7FA8B" w14:textId="41E86C6B" w:rsidR="00B05C86" w:rsidRPr="0067694E" w:rsidRDefault="006F46B5" w:rsidP="006F46B5">
      <w:pPr>
        <w:pStyle w:val="DraftHeading4"/>
        <w:tabs>
          <w:tab w:val="right" w:pos="2268"/>
        </w:tabs>
        <w:ind w:left="2381" w:hanging="2381"/>
      </w:pPr>
      <w:r>
        <w:tab/>
      </w:r>
      <w:r w:rsidR="00B05C86" w:rsidRPr="006F46B5">
        <w:t>(f)</w:t>
      </w:r>
      <w:r w:rsidR="00B05C86" w:rsidRPr="0067694E">
        <w:tab/>
        <w:t>a residential address;</w:t>
      </w:r>
    </w:p>
    <w:p w14:paraId="5F83AC2B" w14:textId="77777777" w:rsidR="00B05C86" w:rsidRPr="00B05C86" w:rsidRDefault="00B05C86">
      <w:pPr>
        <w:pStyle w:val="DraftDefinition2"/>
      </w:pPr>
      <w:r w:rsidRPr="0067694E">
        <w:rPr>
          <w:b/>
          <w:i/>
        </w:rPr>
        <w:lastRenderedPageBreak/>
        <w:t>minimum debt recovery requirements</w:t>
      </w:r>
      <w:r w:rsidRPr="0067694E">
        <w:t xml:space="preserve"> means the requirements specified by the Minister under section 203A(1).</w:t>
      </w:r>
    </w:p>
    <w:p w14:paraId="5970C942" w14:textId="77777777" w:rsidR="009C1390" w:rsidRDefault="009C1390" w:rsidP="009E119B">
      <w:pPr>
        <w:pStyle w:val="DraftHeading1"/>
        <w:tabs>
          <w:tab w:val="right" w:pos="680"/>
        </w:tabs>
        <w:ind w:left="850" w:hanging="850"/>
      </w:pPr>
      <w:r>
        <w:tab/>
      </w:r>
      <w:bookmarkStart w:id="308" w:name="_Toc226010284"/>
      <w:r>
        <w:t>224</w:t>
      </w:r>
      <w:r w:rsidR="009E119B">
        <w:tab/>
      </w:r>
      <w:r>
        <w:t>Freeway Corporation to keep proper records</w:t>
      </w:r>
      <w:bookmarkEnd w:id="308"/>
    </w:p>
    <w:p w14:paraId="56E5C86F" w14:textId="77777777" w:rsidR="00737D40" w:rsidRDefault="00737D40" w:rsidP="00737D40">
      <w:pPr>
        <w:pStyle w:val="BodySectionSub"/>
      </w:pPr>
      <w:r>
        <w:t>The Freeway Corporation must maintain proper records for the purposes of this Act about—</w:t>
      </w:r>
    </w:p>
    <w:p w14:paraId="484733E6" w14:textId="77777777" w:rsidR="009C1390" w:rsidRDefault="009C1390">
      <w:pPr>
        <w:pStyle w:val="DraftHeading3"/>
        <w:tabs>
          <w:tab w:val="right" w:pos="1757"/>
        </w:tabs>
        <w:ind w:left="1871" w:hanging="1871"/>
      </w:pPr>
      <w:r>
        <w:tab/>
        <w:t>(a)</w:t>
      </w:r>
      <w:r>
        <w:tab/>
        <w:t>the payment or non-payment of tolls and toll administration fees; and</w:t>
      </w:r>
    </w:p>
    <w:p w14:paraId="6E9ED5C5" w14:textId="77777777" w:rsidR="009C1390" w:rsidRDefault="009C1390">
      <w:pPr>
        <w:pStyle w:val="DraftHeading3"/>
        <w:tabs>
          <w:tab w:val="right" w:pos="1757"/>
        </w:tabs>
        <w:ind w:left="1871" w:hanging="1871"/>
      </w:pPr>
      <w:r>
        <w:tab/>
        <w:t>(b)</w:t>
      </w:r>
      <w:r>
        <w:tab/>
        <w:t>freeway use agreements.</w:t>
      </w:r>
    </w:p>
    <w:p w14:paraId="444BA0FC" w14:textId="2ABB8553" w:rsidR="00C40A96" w:rsidRDefault="009C1390" w:rsidP="006F46B5">
      <w:pPr>
        <w:pStyle w:val="DraftPenalty2"/>
        <w:numPr>
          <w:ilvl w:val="0"/>
          <w:numId w:val="15"/>
        </w:numPr>
      </w:pPr>
      <w:r>
        <w:t>120 penalty units.</w:t>
      </w:r>
    </w:p>
    <w:p w14:paraId="246BCC13" w14:textId="77777777" w:rsidR="009C1390" w:rsidRDefault="009C1390" w:rsidP="009E119B">
      <w:pPr>
        <w:pStyle w:val="DraftHeading1"/>
        <w:tabs>
          <w:tab w:val="right" w:pos="680"/>
        </w:tabs>
        <w:ind w:left="850" w:hanging="850"/>
      </w:pPr>
      <w:r>
        <w:tab/>
      </w:r>
      <w:bookmarkStart w:id="309" w:name="_Toc226010285"/>
      <w:r>
        <w:t>225</w:t>
      </w:r>
      <w:r w:rsidR="009E119B">
        <w:tab/>
      </w:r>
      <w:r>
        <w:t>Destruction of records</w:t>
      </w:r>
      <w:bookmarkEnd w:id="309"/>
    </w:p>
    <w:p w14:paraId="5680B74A" w14:textId="77777777" w:rsidR="009C1390" w:rsidRDefault="009C1390">
      <w:pPr>
        <w:pStyle w:val="DraftHeading2"/>
        <w:tabs>
          <w:tab w:val="right" w:pos="1247"/>
        </w:tabs>
        <w:ind w:left="1361" w:hanging="1361"/>
      </w:pPr>
      <w:r>
        <w:tab/>
        <w:t>(1)</w:t>
      </w:r>
      <w:r>
        <w:tab/>
        <w:t>The Freeway Corporation must cause any records it holds in relation to the non-payment of a toll or toll administration fee to be destroyed within 2 years after the creation of the records or within any shorter or longer period prescribed by the regulations.</w:t>
      </w:r>
    </w:p>
    <w:p w14:paraId="2304692D" w14:textId="77777777" w:rsidR="009C1390" w:rsidRDefault="009C1390">
      <w:pPr>
        <w:pStyle w:val="DraftPenalty2"/>
        <w:numPr>
          <w:ilvl w:val="0"/>
          <w:numId w:val="16"/>
        </w:numPr>
      </w:pPr>
      <w:r>
        <w:t>120 penalty units.</w:t>
      </w:r>
    </w:p>
    <w:p w14:paraId="7B43AE46" w14:textId="77777777" w:rsidR="009C1390" w:rsidRDefault="009C1390">
      <w:pPr>
        <w:pStyle w:val="DraftHeading2"/>
        <w:tabs>
          <w:tab w:val="right" w:pos="1247"/>
        </w:tabs>
        <w:ind w:left="1361" w:hanging="1361"/>
      </w:pPr>
      <w:r>
        <w:tab/>
        <w:t>(2)</w:t>
      </w:r>
      <w:r>
        <w:tab/>
      </w:r>
      <w:r w:rsidR="00334E3E">
        <w:t>Subsection</w:t>
      </w:r>
      <w:r>
        <w:t xml:space="preserve"> (1) does not apply to records that do not identify any person or vehicle.</w:t>
      </w:r>
    </w:p>
    <w:p w14:paraId="6E81A5D8" w14:textId="77777777" w:rsidR="002B6D0A" w:rsidRDefault="002B6D0A" w:rsidP="00905A63">
      <w:pPr>
        <w:pStyle w:val="SideNote"/>
        <w:framePr w:wrap="around"/>
        <w:spacing w:before="240"/>
      </w:pPr>
      <w:r>
        <w:t>Pt 9 Div. 7 (Heading and ss 225A–225D) inserted by No. 18/2020 s. 128.</w:t>
      </w:r>
    </w:p>
    <w:p w14:paraId="7EC43764" w14:textId="77777777" w:rsidR="002B6D0A" w:rsidRPr="006F46B5" w:rsidRDefault="002B6D0A" w:rsidP="006F46B5">
      <w:pPr>
        <w:pStyle w:val="Heading-DIVISION"/>
        <w:rPr>
          <w:sz w:val="28"/>
        </w:rPr>
      </w:pPr>
      <w:bookmarkStart w:id="310" w:name="_Toc226010286"/>
      <w:r w:rsidRPr="006F46B5">
        <w:rPr>
          <w:sz w:val="28"/>
        </w:rPr>
        <w:t>Division 7—North East Link roaming agreement</w:t>
      </w:r>
      <w:bookmarkEnd w:id="310"/>
    </w:p>
    <w:p w14:paraId="0901F24C" w14:textId="77777777" w:rsidR="002B6D0A" w:rsidRDefault="002B6D0A" w:rsidP="0099236B"/>
    <w:p w14:paraId="56CB16E5" w14:textId="77777777" w:rsidR="0026671A" w:rsidRDefault="0026671A" w:rsidP="0099236B"/>
    <w:p w14:paraId="51F2AF5D" w14:textId="77777777" w:rsidR="0026671A" w:rsidRPr="00BE136A" w:rsidRDefault="0026671A" w:rsidP="0099236B"/>
    <w:p w14:paraId="1429B4A9" w14:textId="77777777" w:rsidR="002B6D0A" w:rsidRDefault="002B6D0A" w:rsidP="00905A63">
      <w:pPr>
        <w:pStyle w:val="SideNote"/>
        <w:framePr w:wrap="around"/>
      </w:pPr>
      <w:r>
        <w:t>S. 225A inserted by No. 18/2020 s. 128.</w:t>
      </w:r>
    </w:p>
    <w:p w14:paraId="1F048120" w14:textId="1C145069" w:rsidR="002B6D0A" w:rsidRPr="0067694E" w:rsidRDefault="006F46B5" w:rsidP="006F46B5">
      <w:pPr>
        <w:pStyle w:val="DraftHeading1"/>
        <w:tabs>
          <w:tab w:val="right" w:pos="680"/>
        </w:tabs>
        <w:ind w:left="850" w:hanging="850"/>
      </w:pPr>
      <w:r>
        <w:tab/>
      </w:r>
      <w:bookmarkStart w:id="311" w:name="_Toc226010287"/>
      <w:r w:rsidR="002B6D0A" w:rsidRPr="006F46B5">
        <w:t>225A</w:t>
      </w:r>
      <w:r w:rsidR="002B6D0A" w:rsidRPr="0067694E">
        <w:tab/>
        <w:t>Definitions</w:t>
      </w:r>
      <w:bookmarkEnd w:id="311"/>
    </w:p>
    <w:p w14:paraId="0ADA7847" w14:textId="77777777" w:rsidR="002B6D0A" w:rsidRPr="0067694E" w:rsidRDefault="002B6D0A" w:rsidP="0099236B">
      <w:pPr>
        <w:pStyle w:val="BodySectionSub"/>
      </w:pPr>
      <w:r w:rsidRPr="0067694E">
        <w:t>In this Division—</w:t>
      </w:r>
    </w:p>
    <w:p w14:paraId="7A44F27D" w14:textId="77777777" w:rsidR="002B6D0A" w:rsidRPr="0067694E" w:rsidRDefault="002B6D0A" w:rsidP="0099236B">
      <w:pPr>
        <w:pStyle w:val="DraftDefinition2"/>
      </w:pPr>
      <w:r w:rsidRPr="0067694E">
        <w:rPr>
          <w:b/>
          <w:i/>
        </w:rPr>
        <w:t>net incremental marginal cost</w:t>
      </w:r>
      <w:r w:rsidRPr="0067694E">
        <w:t>, in relation to a North East Link roaming service, means—</w:t>
      </w:r>
    </w:p>
    <w:p w14:paraId="4217962D" w14:textId="77777777" w:rsidR="002B6D0A" w:rsidRPr="0067694E" w:rsidRDefault="002B6D0A" w:rsidP="0099236B">
      <w:pPr>
        <w:pStyle w:val="DraftHeading4"/>
        <w:tabs>
          <w:tab w:val="right" w:pos="2268"/>
        </w:tabs>
        <w:ind w:left="2381" w:hanging="2381"/>
      </w:pPr>
      <w:r>
        <w:tab/>
      </w:r>
      <w:r w:rsidRPr="002B6D0A">
        <w:t>(a)</w:t>
      </w:r>
      <w:r w:rsidRPr="0067694E">
        <w:tab/>
        <w:t xml:space="preserve">the additional cost to the Freeway Corporation of providing the North East Link roaming service (net of any </w:t>
      </w:r>
      <w:r w:rsidRPr="0067694E">
        <w:lastRenderedPageBreak/>
        <w:t>savings) calculated in accordance with a determination referred to in section 225D(1); or</w:t>
      </w:r>
    </w:p>
    <w:p w14:paraId="1DE9246D" w14:textId="77777777" w:rsidR="002B6D0A" w:rsidRPr="0067694E" w:rsidRDefault="002B6D0A" w:rsidP="0099236B">
      <w:pPr>
        <w:pStyle w:val="DraftHeading4"/>
        <w:tabs>
          <w:tab w:val="right" w:pos="2268"/>
        </w:tabs>
        <w:ind w:left="2381" w:hanging="2381"/>
      </w:pPr>
      <w:r>
        <w:tab/>
      </w:r>
      <w:r w:rsidRPr="002B6D0A">
        <w:t>(b)</w:t>
      </w:r>
      <w:r w:rsidRPr="0067694E">
        <w:tab/>
        <w:t>the amount that is determined to be the net incremental marginal cost to the Freeway Corporation of providing the North East Link roaming service as referred to in section 225D(2); or</w:t>
      </w:r>
    </w:p>
    <w:p w14:paraId="1427288A" w14:textId="77777777" w:rsidR="002B6D0A" w:rsidRPr="0067694E" w:rsidRDefault="002B6D0A" w:rsidP="0099236B">
      <w:pPr>
        <w:pStyle w:val="DraftHeading4"/>
        <w:tabs>
          <w:tab w:val="right" w:pos="2268"/>
        </w:tabs>
        <w:ind w:left="2381" w:hanging="2381"/>
      </w:pPr>
      <w:r>
        <w:tab/>
      </w:r>
      <w:r w:rsidRPr="002B6D0A">
        <w:t>(c)</w:t>
      </w:r>
      <w:r w:rsidRPr="0067694E">
        <w:tab/>
        <w:t>if neither paragraph (a) nor paragraph (b) applies, the additional cost to the Freeway Corporation of providing the North East Link roaming service (net of any savings);</w:t>
      </w:r>
    </w:p>
    <w:p w14:paraId="3D4AFFCA" w14:textId="77777777" w:rsidR="002B6D0A" w:rsidRPr="0067694E" w:rsidRDefault="002B6D0A" w:rsidP="0099236B">
      <w:pPr>
        <w:pStyle w:val="DraftDefinition2"/>
      </w:pPr>
      <w:r w:rsidRPr="0067694E">
        <w:rPr>
          <w:b/>
          <w:i/>
        </w:rPr>
        <w:t>North East Link roaming agreement</w:t>
      </w:r>
      <w:r w:rsidRPr="0067694E">
        <w:t xml:space="preserve"> means an agreement between the Freeway Corporation and the relevant North East Link Tolling Corporation relating to the use in a North East Link</w:t>
      </w:r>
      <w:r w:rsidRPr="0067694E">
        <w:rPr>
          <w:b/>
          <w:i/>
        </w:rPr>
        <w:t xml:space="preserve"> </w:t>
      </w:r>
      <w:r w:rsidRPr="0067694E">
        <w:t>toll zone of a class or classes of vehicles that are registered with the Freeway Corporation, including an agreement arising under section 225B(5);</w:t>
      </w:r>
    </w:p>
    <w:p w14:paraId="0143B111" w14:textId="77777777" w:rsidR="002B6D0A" w:rsidRPr="0067694E" w:rsidRDefault="002B6D0A" w:rsidP="0099236B">
      <w:pPr>
        <w:pStyle w:val="DraftDefinition2"/>
      </w:pPr>
      <w:r w:rsidRPr="0067694E">
        <w:rPr>
          <w:b/>
          <w:i/>
        </w:rPr>
        <w:t>North East Link roaming service</w:t>
      </w:r>
      <w:r w:rsidRPr="0067694E">
        <w:t xml:space="preserve"> means a service relating to the billing and payment of amounts for tolls and charges relating to the use in a North East Link toll zone of a class or classes of vehicles that are registered with the Freeway Corporation;</w:t>
      </w:r>
    </w:p>
    <w:p w14:paraId="1CEC93FF" w14:textId="77777777" w:rsidR="002B6D0A" w:rsidRPr="0067694E" w:rsidRDefault="002B6D0A" w:rsidP="0099236B">
      <w:pPr>
        <w:pStyle w:val="DraftDefinition2"/>
      </w:pPr>
      <w:r w:rsidRPr="0099236B">
        <w:rPr>
          <w:b/>
          <w:i/>
        </w:rPr>
        <w:t>North East Link toll zone</w:t>
      </w:r>
      <w:r w:rsidRPr="0067694E">
        <w:t xml:space="preserve"> means a toll zone within the meaning of the </w:t>
      </w:r>
      <w:r w:rsidRPr="0099236B">
        <w:rPr>
          <w:b/>
        </w:rPr>
        <w:t>North East Link Act 2020</w:t>
      </w:r>
      <w:r w:rsidRPr="0067694E">
        <w:t>;</w:t>
      </w:r>
    </w:p>
    <w:p w14:paraId="3AF667AB" w14:textId="0FAF262B" w:rsidR="002B6D0A" w:rsidRDefault="002B6D0A" w:rsidP="0099236B">
      <w:pPr>
        <w:pStyle w:val="DraftDefinition2"/>
      </w:pPr>
      <w:r w:rsidRPr="0099236B">
        <w:rPr>
          <w:b/>
          <w:i/>
        </w:rPr>
        <w:t>relevant North East Link Tolling Corporation</w:t>
      </w:r>
      <w:r w:rsidRPr="0067694E">
        <w:t xml:space="preserve"> has the same meaning as in the </w:t>
      </w:r>
      <w:r w:rsidRPr="0099236B">
        <w:rPr>
          <w:b/>
        </w:rPr>
        <w:t>North East Link Act 2020</w:t>
      </w:r>
      <w:r w:rsidRPr="0067694E">
        <w:t>.</w:t>
      </w:r>
    </w:p>
    <w:p w14:paraId="4D57F100" w14:textId="77777777" w:rsidR="005A250C" w:rsidRPr="005A250C" w:rsidRDefault="005A250C" w:rsidP="005A250C"/>
    <w:p w14:paraId="19F3DBC9" w14:textId="77777777" w:rsidR="002B6D0A" w:rsidRDefault="002B6D0A" w:rsidP="00905A63">
      <w:pPr>
        <w:pStyle w:val="SideNote"/>
        <w:framePr w:wrap="around"/>
      </w:pPr>
      <w:r>
        <w:lastRenderedPageBreak/>
        <w:t>S. 225B inserted by No. 18/2020 s. 128.</w:t>
      </w:r>
    </w:p>
    <w:p w14:paraId="3B4362EB" w14:textId="4BEA4E33" w:rsidR="002B6D0A" w:rsidRPr="0067694E" w:rsidRDefault="006F46B5" w:rsidP="006F46B5">
      <w:pPr>
        <w:pStyle w:val="DraftHeading1"/>
        <w:tabs>
          <w:tab w:val="right" w:pos="680"/>
        </w:tabs>
        <w:ind w:left="850" w:hanging="850"/>
      </w:pPr>
      <w:r>
        <w:tab/>
      </w:r>
      <w:bookmarkStart w:id="312" w:name="_Toc226010288"/>
      <w:r w:rsidR="002B6D0A" w:rsidRPr="006F46B5">
        <w:t>225B</w:t>
      </w:r>
      <w:r w:rsidR="002B6D0A" w:rsidRPr="0067694E">
        <w:tab/>
        <w:t>Making North East Link roaming agreement</w:t>
      </w:r>
      <w:bookmarkEnd w:id="312"/>
    </w:p>
    <w:p w14:paraId="2336B45A" w14:textId="77777777" w:rsidR="002B6D0A" w:rsidRPr="0067694E" w:rsidRDefault="002B6D0A" w:rsidP="0099236B">
      <w:pPr>
        <w:pStyle w:val="DraftHeading2"/>
        <w:tabs>
          <w:tab w:val="right" w:pos="1247"/>
        </w:tabs>
        <w:ind w:left="1361" w:hanging="1361"/>
      </w:pPr>
      <w:r>
        <w:tab/>
      </w:r>
      <w:r w:rsidRPr="002B6D0A">
        <w:t>(1)</w:t>
      </w:r>
      <w:r w:rsidRPr="0067694E">
        <w:tab/>
        <w:t>This section applies if the Freeway Corporation, either directly or by arrangement with another person,</w:t>
      </w:r>
      <w:r w:rsidRPr="0067694E">
        <w:rPr>
          <w:i/>
        </w:rPr>
        <w:t xml:space="preserve"> </w:t>
      </w:r>
      <w:r w:rsidRPr="0067694E">
        <w:t>registers or offers to register vehicles under this Act, other than temporary registration under section 205B.</w:t>
      </w:r>
    </w:p>
    <w:p w14:paraId="04B1B884" w14:textId="77777777" w:rsidR="002B6D0A" w:rsidRPr="0067694E" w:rsidRDefault="002B6D0A" w:rsidP="0099236B">
      <w:pPr>
        <w:pStyle w:val="DraftHeading2"/>
        <w:tabs>
          <w:tab w:val="right" w:pos="1247"/>
        </w:tabs>
        <w:ind w:left="1361" w:hanging="1361"/>
      </w:pPr>
      <w:r>
        <w:tab/>
      </w:r>
      <w:r w:rsidRPr="002B6D0A">
        <w:t>(2)</w:t>
      </w:r>
      <w:r w:rsidRPr="0067694E">
        <w:tab/>
        <w:t>The relevant North East Link Tolling Corporation</w:t>
      </w:r>
      <w:r w:rsidRPr="0067694E">
        <w:rPr>
          <w:i/>
        </w:rPr>
        <w:t xml:space="preserve"> </w:t>
      </w:r>
      <w:r w:rsidRPr="0067694E">
        <w:t>may give notice to the Freeway Corporation of its intention to commence negotiations for the purpose of entering into a North East Link roaming agreement.</w:t>
      </w:r>
    </w:p>
    <w:p w14:paraId="31004EEF" w14:textId="51581284" w:rsidR="002B6D0A" w:rsidRPr="0067694E" w:rsidRDefault="002B6D0A" w:rsidP="0099236B">
      <w:pPr>
        <w:pStyle w:val="DraftHeading2"/>
        <w:tabs>
          <w:tab w:val="right" w:pos="1247"/>
        </w:tabs>
        <w:ind w:left="1361" w:hanging="1361"/>
      </w:pPr>
      <w:r>
        <w:tab/>
      </w:r>
      <w:r w:rsidRPr="002B6D0A">
        <w:t>(3)</w:t>
      </w:r>
      <w:r w:rsidRPr="0067694E">
        <w:tab/>
        <w:t>If notice is given under subsection (2), the parties must use all reasonable endeavours to negotiate a North East Link roaming agreement within 50</w:t>
      </w:r>
      <w:r w:rsidR="00A20082">
        <w:t> </w:t>
      </w:r>
      <w:r w:rsidRPr="0067694E">
        <w:t>business days.</w:t>
      </w:r>
    </w:p>
    <w:p w14:paraId="01F68AFE" w14:textId="01AC07BE" w:rsidR="00EA6FF2" w:rsidRPr="00EA6FF2" w:rsidRDefault="002B6D0A" w:rsidP="005A250C">
      <w:pPr>
        <w:pStyle w:val="DraftHeading2"/>
        <w:tabs>
          <w:tab w:val="right" w:pos="1247"/>
        </w:tabs>
        <w:ind w:left="1361" w:hanging="1361"/>
      </w:pPr>
      <w:r>
        <w:tab/>
      </w:r>
      <w:r w:rsidRPr="002B6D0A">
        <w:t>(4)</w:t>
      </w:r>
      <w:r w:rsidRPr="0067694E">
        <w:tab/>
        <w:t>If the parties fail to negotiate a North East Link roaming agreement within 50 business days, either party may refer the matter to be determined by a person appointed by the Minister.</w:t>
      </w:r>
    </w:p>
    <w:p w14:paraId="193F72CE" w14:textId="77777777" w:rsidR="002B6D0A" w:rsidRPr="0067694E" w:rsidRDefault="002B6D0A" w:rsidP="0099236B">
      <w:pPr>
        <w:pStyle w:val="DraftHeading2"/>
        <w:tabs>
          <w:tab w:val="right" w:pos="1247"/>
        </w:tabs>
        <w:ind w:left="1361" w:hanging="1361"/>
      </w:pPr>
      <w:r>
        <w:tab/>
      </w:r>
      <w:r w:rsidRPr="002B6D0A">
        <w:t>(5)</w:t>
      </w:r>
      <w:r w:rsidRPr="0067694E">
        <w:tab/>
        <w:t>The person appointed by the Minister must make a determination of the terms and conditions of the agreement and upon doing so a North East Link roaming agreement is taken to arise between the parties on those terms and conditions.</w:t>
      </w:r>
    </w:p>
    <w:p w14:paraId="322400A9" w14:textId="77777777" w:rsidR="002B6D0A" w:rsidRPr="0067694E" w:rsidRDefault="002B6D0A" w:rsidP="0099236B">
      <w:pPr>
        <w:pStyle w:val="DraftHeading2"/>
        <w:tabs>
          <w:tab w:val="right" w:pos="1247"/>
        </w:tabs>
        <w:ind w:left="1361" w:hanging="1361"/>
      </w:pPr>
      <w:r>
        <w:tab/>
      </w:r>
      <w:r w:rsidRPr="002B6D0A">
        <w:t>(6)</w:t>
      </w:r>
      <w:r w:rsidRPr="0067694E">
        <w:tab/>
        <w:t>The Minister may issue guidelines in relation to—</w:t>
      </w:r>
    </w:p>
    <w:p w14:paraId="2A3A133C" w14:textId="77777777" w:rsidR="002B6D0A" w:rsidRPr="0067694E" w:rsidRDefault="002B6D0A" w:rsidP="0099236B">
      <w:pPr>
        <w:pStyle w:val="DraftHeading3"/>
        <w:tabs>
          <w:tab w:val="right" w:pos="1757"/>
        </w:tabs>
        <w:ind w:left="1871" w:hanging="1871"/>
      </w:pPr>
      <w:r>
        <w:tab/>
      </w:r>
      <w:r w:rsidRPr="002B6D0A">
        <w:t>(a)</w:t>
      </w:r>
      <w:r w:rsidRPr="0067694E">
        <w:tab/>
        <w:t>the form and content of a North East Link roaming agreement; and</w:t>
      </w:r>
    </w:p>
    <w:p w14:paraId="1100B559" w14:textId="77777777" w:rsidR="002B6D0A" w:rsidRPr="0067694E" w:rsidRDefault="002B6D0A" w:rsidP="0099236B">
      <w:pPr>
        <w:pStyle w:val="DraftHeading3"/>
        <w:tabs>
          <w:tab w:val="right" w:pos="1757"/>
        </w:tabs>
        <w:ind w:left="1871" w:hanging="1871"/>
      </w:pPr>
      <w:r>
        <w:tab/>
      </w:r>
      <w:r w:rsidRPr="002B6D0A">
        <w:t>(b)</w:t>
      </w:r>
      <w:r w:rsidRPr="0067694E">
        <w:tab/>
        <w:t>the process for determining the matter referred to in subsection (4).</w:t>
      </w:r>
    </w:p>
    <w:p w14:paraId="6339D4EC" w14:textId="77777777" w:rsidR="002B6D0A" w:rsidRDefault="002B6D0A" w:rsidP="00905A63">
      <w:pPr>
        <w:pStyle w:val="SideNote"/>
        <w:framePr w:wrap="around"/>
      </w:pPr>
      <w:r>
        <w:t>S. 225C inserted by No. 18/2020 s. 128.</w:t>
      </w:r>
    </w:p>
    <w:p w14:paraId="3CAA476A" w14:textId="4FB4B02B" w:rsidR="002B6D0A" w:rsidRPr="0067694E" w:rsidRDefault="006F46B5" w:rsidP="006F46B5">
      <w:pPr>
        <w:pStyle w:val="DraftHeading1"/>
        <w:tabs>
          <w:tab w:val="right" w:pos="680"/>
        </w:tabs>
        <w:ind w:left="850" w:hanging="850"/>
      </w:pPr>
      <w:r>
        <w:tab/>
      </w:r>
      <w:bookmarkStart w:id="313" w:name="_Toc226010289"/>
      <w:r w:rsidR="002B6D0A" w:rsidRPr="006F46B5">
        <w:t>225C</w:t>
      </w:r>
      <w:r w:rsidR="002B6D0A" w:rsidRPr="0067694E">
        <w:tab/>
        <w:t>Roaming fees</w:t>
      </w:r>
      <w:bookmarkEnd w:id="313"/>
    </w:p>
    <w:p w14:paraId="6B8273A3" w14:textId="77777777" w:rsidR="002B6D0A" w:rsidRPr="0067694E" w:rsidRDefault="002B6D0A" w:rsidP="0099236B">
      <w:pPr>
        <w:pStyle w:val="DraftHeading2"/>
        <w:tabs>
          <w:tab w:val="right" w:pos="1247"/>
        </w:tabs>
        <w:ind w:left="1361" w:hanging="1361"/>
      </w:pPr>
      <w:r>
        <w:tab/>
      </w:r>
      <w:r w:rsidRPr="002B6D0A">
        <w:t>(1)</w:t>
      </w:r>
      <w:r w:rsidRPr="0067694E">
        <w:tab/>
        <w:t>The fee or charge that may be imposed by the Freeway Corporation on the relevant North East Link Tolling Corporation</w:t>
      </w:r>
      <w:r w:rsidRPr="0067694E">
        <w:rPr>
          <w:i/>
        </w:rPr>
        <w:t xml:space="preserve"> </w:t>
      </w:r>
      <w:r w:rsidRPr="0067694E">
        <w:t xml:space="preserve">under a North East Link roaming agreement for the provision of a North East Link roaming service must not exceed the </w:t>
      </w:r>
      <w:r w:rsidRPr="0067694E">
        <w:lastRenderedPageBreak/>
        <w:t>amount that represents the net incremental marginal cost to the Freeway Corporation of providing that North East Link roaming service.</w:t>
      </w:r>
    </w:p>
    <w:p w14:paraId="069B3505" w14:textId="77777777" w:rsidR="002B6D0A" w:rsidRPr="0067694E" w:rsidRDefault="002B6D0A" w:rsidP="0099236B">
      <w:pPr>
        <w:pStyle w:val="DraftHeading2"/>
        <w:tabs>
          <w:tab w:val="right" w:pos="1247"/>
        </w:tabs>
        <w:ind w:left="1361" w:hanging="1361"/>
      </w:pPr>
      <w:r>
        <w:tab/>
      </w:r>
      <w:r w:rsidRPr="002B6D0A">
        <w:t>(2)</w:t>
      </w:r>
      <w:r w:rsidRPr="0067694E">
        <w:tab/>
        <w:t>Any agreement or arrangement existing on or after the commencement of this section that is inconsistent with subsection (1) is void to the extent of the inconsistency.</w:t>
      </w:r>
    </w:p>
    <w:p w14:paraId="0B4DBD96" w14:textId="77777777" w:rsidR="002B6D0A" w:rsidRDefault="002B6D0A" w:rsidP="00905A63">
      <w:pPr>
        <w:pStyle w:val="SideNote"/>
        <w:framePr w:wrap="around"/>
      </w:pPr>
      <w:r>
        <w:t>S. 225D inserted by No. 18/2020 s. 128.</w:t>
      </w:r>
    </w:p>
    <w:p w14:paraId="406EE2E2" w14:textId="01F29800" w:rsidR="002B6D0A" w:rsidRPr="0067694E" w:rsidRDefault="00A20082" w:rsidP="00A20082">
      <w:pPr>
        <w:pStyle w:val="DraftHeading1"/>
        <w:tabs>
          <w:tab w:val="right" w:pos="680"/>
        </w:tabs>
        <w:ind w:left="850" w:hanging="850"/>
      </w:pPr>
      <w:r>
        <w:tab/>
      </w:r>
      <w:bookmarkStart w:id="314" w:name="_Toc226010290"/>
      <w:r w:rsidR="002B6D0A" w:rsidRPr="00A20082">
        <w:t>225D</w:t>
      </w:r>
      <w:r w:rsidR="002B6D0A" w:rsidRPr="0067694E">
        <w:tab/>
        <w:t>Determination of net incremental marginal cost</w:t>
      </w:r>
      <w:bookmarkEnd w:id="314"/>
    </w:p>
    <w:p w14:paraId="7902C533" w14:textId="77777777" w:rsidR="002B6D0A" w:rsidRPr="0067694E" w:rsidRDefault="002B6D0A" w:rsidP="0099236B">
      <w:pPr>
        <w:pStyle w:val="DraftHeading2"/>
        <w:tabs>
          <w:tab w:val="right" w:pos="1247"/>
        </w:tabs>
        <w:ind w:left="1361" w:hanging="1361"/>
      </w:pPr>
      <w:r>
        <w:tab/>
      </w:r>
      <w:r w:rsidRPr="002B6D0A">
        <w:t>(1)</w:t>
      </w:r>
      <w:r w:rsidRPr="0067694E">
        <w:tab/>
        <w:t>The Secretary may, by notice published in the Government Gazette, determine the method and criteria to be used for calculating the additional cost to the Freeway Corporation of providing a North East Link roaming service.</w:t>
      </w:r>
    </w:p>
    <w:p w14:paraId="7A543234" w14:textId="77777777" w:rsidR="002B6D0A" w:rsidRPr="0067694E" w:rsidRDefault="002B6D0A" w:rsidP="0099236B">
      <w:pPr>
        <w:pStyle w:val="DraftHeading2"/>
        <w:tabs>
          <w:tab w:val="right" w:pos="1247"/>
        </w:tabs>
        <w:ind w:left="1361" w:hanging="1361"/>
      </w:pPr>
      <w:r>
        <w:tab/>
      </w:r>
      <w:r w:rsidRPr="002B6D0A">
        <w:t>(2)</w:t>
      </w:r>
      <w:r w:rsidRPr="0067694E">
        <w:tab/>
        <w:t>The Secretary, on the joint application of the Freeway Corporation and the relevant North East Link Tolling Corporation, may, by notice published in the Government Gazette, determine an amount to be the net incremental marginal cost to the Freeway Corporation of providing a North East Link roaming service.</w:t>
      </w:r>
    </w:p>
    <w:p w14:paraId="0B16FEB0" w14:textId="77777777" w:rsidR="002B6D0A" w:rsidRPr="0067694E" w:rsidRDefault="002B6D0A" w:rsidP="0099236B">
      <w:pPr>
        <w:pStyle w:val="DraftHeading2"/>
        <w:tabs>
          <w:tab w:val="right" w:pos="1247"/>
        </w:tabs>
        <w:ind w:left="1361" w:hanging="1361"/>
      </w:pPr>
      <w:r>
        <w:tab/>
      </w:r>
      <w:r w:rsidRPr="002B6D0A">
        <w:t>(3)</w:t>
      </w:r>
      <w:r w:rsidRPr="0067694E">
        <w:tab/>
        <w:t>A determination of an amount to be the net incremental marginal cost may provide for the amount to be a variable amount to be determined in accordance with an agreement existing at the date of the determination between the Freeway Corporation and the relevant North East Link Tolling Corporation.</w:t>
      </w:r>
    </w:p>
    <w:p w14:paraId="0C355AEA" w14:textId="77777777" w:rsidR="002B6D0A" w:rsidRPr="0067694E" w:rsidRDefault="002B6D0A" w:rsidP="0099236B">
      <w:pPr>
        <w:pStyle w:val="DraftHeading2"/>
        <w:tabs>
          <w:tab w:val="right" w:pos="1247"/>
        </w:tabs>
        <w:ind w:left="1361" w:hanging="1361"/>
      </w:pPr>
      <w:r>
        <w:tab/>
      </w:r>
      <w:r w:rsidRPr="002B6D0A">
        <w:t>(4)</w:t>
      </w:r>
      <w:r w:rsidRPr="0067694E">
        <w:tab/>
        <w:t>The Secretary must not make a determination of an amount to be the net incremental marginal cost unless the Secretary is satisfied that the amount to be determined has been agreed to by the Freeway Corporation and the relevant North East Link Tolling Corporation.</w:t>
      </w:r>
    </w:p>
    <w:p w14:paraId="2D670ECD" w14:textId="77126200" w:rsidR="002B6D0A" w:rsidRPr="002B6D0A" w:rsidRDefault="002B6D0A" w:rsidP="003157B9">
      <w:pPr>
        <w:pStyle w:val="DraftHeading2"/>
        <w:tabs>
          <w:tab w:val="right" w:pos="1247"/>
        </w:tabs>
        <w:ind w:left="1361" w:hanging="1361"/>
      </w:pPr>
      <w:r>
        <w:tab/>
      </w:r>
      <w:r w:rsidRPr="002B6D0A">
        <w:t>(5)</w:t>
      </w:r>
      <w:r w:rsidRPr="0067694E">
        <w:tab/>
        <w:t>On the publication in the Government Gazette of any determination under this section, any existing determination under this section is revoked.</w:t>
      </w:r>
    </w:p>
    <w:p w14:paraId="65AFA77C" w14:textId="77777777" w:rsidR="009C1390" w:rsidRPr="00D10CC8" w:rsidRDefault="009C1390" w:rsidP="00D10CC8">
      <w:pPr>
        <w:pStyle w:val="Heading-PART"/>
        <w:rPr>
          <w:caps w:val="0"/>
          <w:sz w:val="32"/>
        </w:rPr>
      </w:pPr>
      <w:r w:rsidRPr="00D10CC8">
        <w:rPr>
          <w:caps w:val="0"/>
          <w:sz w:val="32"/>
        </w:rPr>
        <w:br w:type="page"/>
      </w:r>
      <w:bookmarkStart w:id="315" w:name="_Toc226010291"/>
      <w:r w:rsidRPr="00D10CC8">
        <w:rPr>
          <w:caps w:val="0"/>
          <w:sz w:val="32"/>
        </w:rPr>
        <w:lastRenderedPageBreak/>
        <w:t xml:space="preserve">Part 10—Administration and </w:t>
      </w:r>
      <w:r w:rsidR="001F713B" w:rsidRPr="00D10CC8">
        <w:rPr>
          <w:caps w:val="0"/>
          <w:sz w:val="32"/>
        </w:rPr>
        <w:t>e</w:t>
      </w:r>
      <w:r w:rsidRPr="00D10CC8">
        <w:rPr>
          <w:caps w:val="0"/>
          <w:sz w:val="32"/>
        </w:rPr>
        <w:t>nforcement</w:t>
      </w:r>
      <w:bookmarkEnd w:id="315"/>
    </w:p>
    <w:p w14:paraId="1EB93829" w14:textId="77777777" w:rsidR="009C1390" w:rsidRPr="00D10CC8" w:rsidRDefault="009C1390" w:rsidP="00D10CC8">
      <w:pPr>
        <w:pStyle w:val="Heading-DIVISION"/>
        <w:rPr>
          <w:sz w:val="28"/>
        </w:rPr>
      </w:pPr>
      <w:bookmarkStart w:id="316" w:name="_Toc226010292"/>
      <w:r w:rsidRPr="00D10CC8">
        <w:rPr>
          <w:sz w:val="28"/>
        </w:rPr>
        <w:t>Division 1—Use of</w:t>
      </w:r>
      <w:r w:rsidR="00CF7B6F" w:rsidRPr="00D10CC8">
        <w:rPr>
          <w:sz w:val="28"/>
        </w:rPr>
        <w:t xml:space="preserve"> statutory powers and fun</w:t>
      </w:r>
      <w:r w:rsidRPr="00D10CC8">
        <w:rPr>
          <w:sz w:val="28"/>
        </w:rPr>
        <w:t>ctions for Project</w:t>
      </w:r>
      <w:bookmarkEnd w:id="316"/>
    </w:p>
    <w:p w14:paraId="42AC36E4" w14:textId="77777777" w:rsidR="009C1390" w:rsidRDefault="009C1390" w:rsidP="009E119B">
      <w:pPr>
        <w:pStyle w:val="DraftHeading1"/>
        <w:tabs>
          <w:tab w:val="right" w:pos="680"/>
        </w:tabs>
        <w:ind w:left="850" w:hanging="850"/>
      </w:pPr>
      <w:r>
        <w:tab/>
      </w:r>
      <w:bookmarkStart w:id="317" w:name="_Toc226010293"/>
      <w:r>
        <w:t>226</w:t>
      </w:r>
      <w:r w:rsidR="009E119B">
        <w:tab/>
      </w:r>
      <w:r>
        <w:t>Governor in Council may require bodies to act</w:t>
      </w:r>
      <w:bookmarkEnd w:id="317"/>
    </w:p>
    <w:p w14:paraId="63C292EE" w14:textId="77777777" w:rsidR="009C1390" w:rsidRDefault="009C1390">
      <w:pPr>
        <w:pStyle w:val="DraftHeading2"/>
        <w:tabs>
          <w:tab w:val="right" w:pos="1247"/>
        </w:tabs>
        <w:ind w:left="1361" w:hanging="1361"/>
      </w:pPr>
      <w:r>
        <w:tab/>
        <w:t>(1)</w:t>
      </w:r>
      <w:r>
        <w:tab/>
        <w:t>The Governor in Council, by Order published in the Government Gazette, may require a Department Head, a public authority or a Council—</w:t>
      </w:r>
    </w:p>
    <w:p w14:paraId="3A8BA6F4" w14:textId="77777777" w:rsidR="009C1390" w:rsidRDefault="009C1390">
      <w:pPr>
        <w:pStyle w:val="DraftHeading3"/>
        <w:tabs>
          <w:tab w:val="right" w:pos="1757"/>
        </w:tabs>
        <w:ind w:left="1871" w:hanging="1871"/>
      </w:pPr>
      <w:r>
        <w:tab/>
        <w:t>(a)</w:t>
      </w:r>
      <w:r>
        <w:tab/>
        <w:t>to carry out their functions in relation to the Project area or anything done or to be done in the Project area; and</w:t>
      </w:r>
    </w:p>
    <w:p w14:paraId="1A90A719" w14:textId="77777777" w:rsidR="009C1390" w:rsidRDefault="009C1390">
      <w:pPr>
        <w:pStyle w:val="DraftHeading3"/>
        <w:tabs>
          <w:tab w:val="right" w:pos="1757"/>
        </w:tabs>
        <w:ind w:left="1871" w:hanging="1871"/>
      </w:pPr>
      <w:r>
        <w:tab/>
        <w:t>(b)</w:t>
      </w:r>
      <w:r>
        <w:tab/>
        <w:t>to carry out those functions within a period specified in the Order.</w:t>
      </w:r>
    </w:p>
    <w:p w14:paraId="3A67365C" w14:textId="77777777" w:rsidR="009C1390" w:rsidRDefault="009C1390">
      <w:pPr>
        <w:pStyle w:val="DraftHeading2"/>
        <w:tabs>
          <w:tab w:val="right" w:pos="1247"/>
        </w:tabs>
        <w:ind w:left="1361" w:hanging="1361"/>
      </w:pPr>
      <w:r>
        <w:tab/>
        <w:t>(2)</w:t>
      </w:r>
      <w:r>
        <w:tab/>
        <w:t xml:space="preserve">If a function relates to the giving of statutory approval, a requirement under </w:t>
      </w:r>
      <w:r w:rsidR="00334E3E">
        <w:t>subsection</w:t>
      </w:r>
      <w:r>
        <w:t xml:space="preserve"> (1) cannot fix a shorter time or time limit to that prescribed by or under an Act.</w:t>
      </w:r>
    </w:p>
    <w:p w14:paraId="249D3DD1" w14:textId="77777777" w:rsidR="009C1390" w:rsidRDefault="009C1390">
      <w:pPr>
        <w:pStyle w:val="DraftHeading2"/>
        <w:tabs>
          <w:tab w:val="right" w:pos="1247"/>
        </w:tabs>
        <w:ind w:left="1361" w:hanging="1361"/>
      </w:pPr>
      <w:r>
        <w:tab/>
        <w:t>(3)</w:t>
      </w:r>
      <w:r>
        <w:tab/>
        <w:t xml:space="preserve">The Department Head, public authority or Council must comply with a requirement under </w:t>
      </w:r>
      <w:r w:rsidR="00334E3E">
        <w:t>subsection</w:t>
      </w:r>
      <w:r w:rsidR="004747B0">
        <w:t> </w:t>
      </w:r>
      <w:r>
        <w:t>(1).</w:t>
      </w:r>
    </w:p>
    <w:p w14:paraId="3F593EF6" w14:textId="77777777" w:rsidR="009C1390" w:rsidRDefault="009C1390">
      <w:pPr>
        <w:pStyle w:val="DraftHeading2"/>
        <w:tabs>
          <w:tab w:val="right" w:pos="1247"/>
        </w:tabs>
        <w:ind w:left="1361" w:hanging="1361"/>
      </w:pPr>
      <w:r>
        <w:tab/>
        <w:t>(4)</w:t>
      </w:r>
      <w:r>
        <w:tab/>
        <w:t xml:space="preserve">A requirement under </w:t>
      </w:r>
      <w:r w:rsidR="00334E3E">
        <w:t>subsection</w:t>
      </w:r>
      <w:r>
        <w:t xml:space="preserve"> (1) applies despite anything to the contrary in any other Act or law.</w:t>
      </w:r>
    </w:p>
    <w:p w14:paraId="5DD13A82" w14:textId="77777777" w:rsidR="009C1390" w:rsidRDefault="009C1390" w:rsidP="009E119B">
      <w:pPr>
        <w:pStyle w:val="DraftHeading1"/>
        <w:tabs>
          <w:tab w:val="right" w:pos="680"/>
        </w:tabs>
        <w:ind w:left="850" w:hanging="850"/>
      </w:pPr>
      <w:r>
        <w:tab/>
      </w:r>
      <w:bookmarkStart w:id="318" w:name="_Toc226010294"/>
      <w:r>
        <w:t>227</w:t>
      </w:r>
      <w:r w:rsidR="009E119B">
        <w:tab/>
      </w:r>
      <w:r>
        <w:t>Minister may direct certain bodies to act</w:t>
      </w:r>
      <w:bookmarkEnd w:id="318"/>
    </w:p>
    <w:p w14:paraId="3EBE7095" w14:textId="77777777" w:rsidR="007D667E" w:rsidRPr="00F46362" w:rsidRDefault="007D667E" w:rsidP="00905A63">
      <w:pPr>
        <w:pStyle w:val="SideNote"/>
        <w:framePr w:wrap="around"/>
      </w:pPr>
      <w:r>
        <w:t>S. 227(1) amended by No</w:t>
      </w:r>
      <w:r w:rsidR="00CD3163">
        <w:t>s</w:t>
      </w:r>
      <w:r>
        <w:t xml:space="preserve"> </w:t>
      </w:r>
      <w:r w:rsidR="00472BA1">
        <w:t>95/2005</w:t>
      </w:r>
      <w:r>
        <w:t xml:space="preserve"> s. 4(4)(b)</w:t>
      </w:r>
      <w:r w:rsidR="00CD3163">
        <w:t>, 49/2019 s. 186(Sch. 4 item 15.16)</w:t>
      </w:r>
      <w:r>
        <w:t>.</w:t>
      </w:r>
    </w:p>
    <w:p w14:paraId="2AF1D86D" w14:textId="77777777" w:rsidR="009C1390" w:rsidRDefault="009C1390">
      <w:pPr>
        <w:pStyle w:val="DraftHeading2"/>
        <w:tabs>
          <w:tab w:val="right" w:pos="1247"/>
        </w:tabs>
        <w:ind w:left="1361" w:hanging="1361"/>
      </w:pPr>
      <w:r>
        <w:tab/>
        <w:t>(1)</w:t>
      </w:r>
      <w:r>
        <w:tab/>
        <w:t xml:space="preserve">The Minister, after consultation with the relevant Minister, may direct </w:t>
      </w:r>
      <w:r w:rsidR="00CD3163" w:rsidRPr="005B1AF4">
        <w:t>the Head, Transport for Victoria</w:t>
      </w:r>
      <w:r>
        <w:t xml:space="preserve"> or a Council to exercise their powers in relation to roads in a manner that enhances the integration of </w:t>
      </w:r>
      <w:r w:rsidR="007D667E">
        <w:t xml:space="preserve">EastLink </w:t>
      </w:r>
      <w:r>
        <w:t>into the Victorian road network, as specified in the direction.</w:t>
      </w:r>
    </w:p>
    <w:p w14:paraId="1B088E57" w14:textId="77777777" w:rsidR="005F4E02" w:rsidRDefault="005F4E02" w:rsidP="005F4E02"/>
    <w:p w14:paraId="324950AF" w14:textId="77777777" w:rsidR="00F0608F" w:rsidRDefault="00F0608F" w:rsidP="005F4E02"/>
    <w:p w14:paraId="41A92270" w14:textId="77777777" w:rsidR="009C1390" w:rsidRDefault="009C1390">
      <w:pPr>
        <w:pStyle w:val="DraftHeading2"/>
        <w:tabs>
          <w:tab w:val="right" w:pos="1247"/>
        </w:tabs>
        <w:ind w:left="1361" w:hanging="1361"/>
      </w:pPr>
      <w:r>
        <w:lastRenderedPageBreak/>
        <w:tab/>
        <w:t>(2)</w:t>
      </w:r>
      <w:r>
        <w:tab/>
        <w:t>A direction under this section must be in writing.</w:t>
      </w:r>
    </w:p>
    <w:p w14:paraId="109B0CDD" w14:textId="77777777" w:rsidR="009C1390" w:rsidRDefault="009C1390">
      <w:pPr>
        <w:pStyle w:val="DraftHeading2"/>
        <w:tabs>
          <w:tab w:val="right" w:pos="1247"/>
        </w:tabs>
        <w:ind w:left="1361" w:hanging="1361"/>
      </w:pPr>
      <w:r>
        <w:tab/>
        <w:t>(3)</w:t>
      </w:r>
      <w:r>
        <w:tab/>
        <w:t>A body to which a direction is given under this section must comply with that direction.</w:t>
      </w:r>
    </w:p>
    <w:p w14:paraId="27493C86" w14:textId="77777777" w:rsidR="009C1390" w:rsidRDefault="009C1390">
      <w:pPr>
        <w:pStyle w:val="DraftHeading2"/>
        <w:tabs>
          <w:tab w:val="right" w:pos="1247"/>
        </w:tabs>
        <w:ind w:left="1361" w:hanging="1361"/>
      </w:pPr>
      <w:r>
        <w:tab/>
        <w:t>(4)</w:t>
      </w:r>
      <w:r>
        <w:tab/>
        <w:t>A direction under this section applies despite anything to the contrary in any other Act or law.</w:t>
      </w:r>
    </w:p>
    <w:p w14:paraId="3FA3AA09" w14:textId="77777777" w:rsidR="009C1390" w:rsidRDefault="009C1390">
      <w:pPr>
        <w:pStyle w:val="DraftHeading2"/>
        <w:tabs>
          <w:tab w:val="right" w:pos="1247"/>
        </w:tabs>
        <w:ind w:left="1361" w:hanging="1361"/>
      </w:pPr>
      <w:r>
        <w:tab/>
        <w:t>(5)</w:t>
      </w:r>
      <w:r>
        <w:tab/>
        <w:t>In this section—</w:t>
      </w:r>
    </w:p>
    <w:p w14:paraId="04BEEE72" w14:textId="77777777" w:rsidR="009C1390" w:rsidRDefault="009C1390" w:rsidP="007C7EA2">
      <w:pPr>
        <w:pStyle w:val="DraftDefinition2"/>
      </w:pPr>
      <w:r w:rsidRPr="007C7EA2">
        <w:rPr>
          <w:b/>
          <w:i/>
          <w:iCs/>
        </w:rPr>
        <w:t>relevant Minister</w:t>
      </w:r>
      <w:r>
        <w:t xml:space="preserve"> means the relevant road Minister within the meaning of the </w:t>
      </w:r>
      <w:r>
        <w:rPr>
          <w:b/>
          <w:bCs/>
        </w:rPr>
        <w:t>Road Management Act 2004</w:t>
      </w:r>
      <w:r>
        <w:t>.</w:t>
      </w:r>
    </w:p>
    <w:p w14:paraId="2BCE305B" w14:textId="77777777" w:rsidR="009C1390" w:rsidRDefault="009C1390" w:rsidP="009E119B">
      <w:pPr>
        <w:pStyle w:val="DraftHeading1"/>
        <w:tabs>
          <w:tab w:val="right" w:pos="680"/>
        </w:tabs>
        <w:ind w:left="850" w:hanging="850"/>
      </w:pPr>
      <w:r>
        <w:tab/>
      </w:r>
      <w:bookmarkStart w:id="319" w:name="_Toc226010295"/>
      <w:r>
        <w:t>228</w:t>
      </w:r>
      <w:r w:rsidR="009E119B">
        <w:tab/>
      </w:r>
      <w:r>
        <w:t>Powers of certain bodies extended</w:t>
      </w:r>
      <w:bookmarkEnd w:id="319"/>
    </w:p>
    <w:p w14:paraId="2021DB97" w14:textId="77777777" w:rsidR="009C1390" w:rsidRDefault="009C1390">
      <w:pPr>
        <w:pStyle w:val="BodySectionSub"/>
      </w:pPr>
      <w:r>
        <w:t>A Minister, Department Head, public authority or Council is deemed to have such powers as are necessary to enable the Minister, Department Head, public authority or Council—</w:t>
      </w:r>
    </w:p>
    <w:p w14:paraId="4DF2031A" w14:textId="77777777" w:rsidR="009C1390" w:rsidRDefault="009C1390">
      <w:pPr>
        <w:pStyle w:val="DraftHeading3"/>
        <w:tabs>
          <w:tab w:val="right" w:pos="1757"/>
        </w:tabs>
        <w:ind w:left="1871" w:hanging="1871"/>
      </w:pPr>
      <w:r>
        <w:tab/>
        <w:t>(a)</w:t>
      </w:r>
      <w:r>
        <w:tab/>
        <w:t>to comply with any direction under or requirement of this Act or the regulations; and</w:t>
      </w:r>
    </w:p>
    <w:p w14:paraId="586DCEB7" w14:textId="77777777" w:rsidR="009C1390" w:rsidRDefault="009C1390">
      <w:pPr>
        <w:pStyle w:val="DraftHeading3"/>
        <w:tabs>
          <w:tab w:val="right" w:pos="1757"/>
        </w:tabs>
        <w:ind w:left="1871" w:hanging="1871"/>
      </w:pPr>
      <w:r>
        <w:tab/>
        <w:t>(b)</w:t>
      </w:r>
      <w:r>
        <w:tab/>
        <w:t>to do any other thing that is necessary or convenient to be done for the purposes of the Project.</w:t>
      </w:r>
    </w:p>
    <w:p w14:paraId="07A02D42" w14:textId="77777777" w:rsidR="009C1390" w:rsidRPr="00D10CC8" w:rsidRDefault="009C1390" w:rsidP="00D10CC8">
      <w:pPr>
        <w:pStyle w:val="Heading-DIVISION"/>
        <w:rPr>
          <w:sz w:val="28"/>
        </w:rPr>
      </w:pPr>
      <w:bookmarkStart w:id="320" w:name="_Toc226010296"/>
      <w:r w:rsidRPr="00D10CC8">
        <w:rPr>
          <w:sz w:val="28"/>
        </w:rPr>
        <w:t>Division 2</w:t>
      </w:r>
      <w:r w:rsidRPr="00D10CC8">
        <w:rPr>
          <w:bCs/>
          <w:sz w:val="28"/>
        </w:rPr>
        <w:t>—</w:t>
      </w:r>
      <w:r w:rsidRPr="00D10CC8">
        <w:rPr>
          <w:sz w:val="28"/>
        </w:rPr>
        <w:t>Limitations o</w:t>
      </w:r>
      <w:r w:rsidR="00CF7B6F" w:rsidRPr="00D10CC8">
        <w:rPr>
          <w:sz w:val="28"/>
        </w:rPr>
        <w:t>n po</w:t>
      </w:r>
      <w:r w:rsidRPr="00D10CC8">
        <w:rPr>
          <w:sz w:val="28"/>
        </w:rPr>
        <w:t>wers of Councils</w:t>
      </w:r>
      <w:bookmarkEnd w:id="320"/>
    </w:p>
    <w:p w14:paraId="26F4EA3C" w14:textId="77777777" w:rsidR="009C1390" w:rsidRDefault="009C1390" w:rsidP="009E119B">
      <w:pPr>
        <w:pStyle w:val="DraftHeading1"/>
        <w:tabs>
          <w:tab w:val="right" w:pos="680"/>
        </w:tabs>
        <w:ind w:left="850" w:hanging="850"/>
      </w:pPr>
      <w:r>
        <w:tab/>
      </w:r>
      <w:bookmarkStart w:id="321" w:name="_Toc226010297"/>
      <w:r>
        <w:t>229</w:t>
      </w:r>
      <w:r w:rsidR="009E119B">
        <w:tab/>
      </w:r>
      <w:r>
        <w:t>Limitation on Council powers</w:t>
      </w:r>
      <w:r>
        <w:rPr>
          <w:bCs/>
        </w:rPr>
        <w:t>—</w:t>
      </w:r>
      <w:r>
        <w:t>generally</w:t>
      </w:r>
      <w:bookmarkEnd w:id="321"/>
    </w:p>
    <w:p w14:paraId="1CCACE8D" w14:textId="77777777" w:rsidR="009C1390" w:rsidRDefault="009C1390">
      <w:pPr>
        <w:pStyle w:val="DraftHeading2"/>
        <w:tabs>
          <w:tab w:val="right" w:pos="1247"/>
        </w:tabs>
        <w:ind w:left="1361" w:hanging="1361"/>
      </w:pPr>
      <w:r>
        <w:tab/>
        <w:t>(1)</w:t>
      </w:r>
      <w:r>
        <w:tab/>
        <w:t xml:space="preserve">A Council must not exercise its powers under the following provisions of the </w:t>
      </w:r>
      <w:r>
        <w:rPr>
          <w:b/>
        </w:rPr>
        <w:t xml:space="preserve">Local Government Act 1989 </w:t>
      </w:r>
      <w:r>
        <w:t>in relation to leased land or licensed land—</w:t>
      </w:r>
    </w:p>
    <w:p w14:paraId="2B62A707" w14:textId="77777777" w:rsidR="009C1390" w:rsidRDefault="009C1390">
      <w:pPr>
        <w:pStyle w:val="DraftHeading3"/>
        <w:tabs>
          <w:tab w:val="right" w:pos="1757"/>
        </w:tabs>
        <w:ind w:left="1871" w:hanging="1871"/>
      </w:pPr>
      <w:r>
        <w:tab/>
        <w:t>(a)</w:t>
      </w:r>
      <w:r>
        <w:tab/>
        <w:t>sections 204, 207A, 207B, 207C, 207D and 207E; and</w:t>
      </w:r>
    </w:p>
    <w:p w14:paraId="02AE8D0A" w14:textId="77777777" w:rsidR="009C1390" w:rsidRDefault="009C1390">
      <w:pPr>
        <w:pStyle w:val="DraftHeading3"/>
        <w:tabs>
          <w:tab w:val="right" w:pos="1757"/>
        </w:tabs>
        <w:ind w:left="1871" w:hanging="1871"/>
      </w:pPr>
      <w:r>
        <w:tab/>
        <w:t>(b)</w:t>
      </w:r>
      <w:r>
        <w:tab/>
        <w:t>Schedule 10; and</w:t>
      </w:r>
    </w:p>
    <w:p w14:paraId="7D6575C5" w14:textId="77777777" w:rsidR="009C1390" w:rsidRDefault="009C1390">
      <w:pPr>
        <w:pStyle w:val="DraftHeading3"/>
        <w:tabs>
          <w:tab w:val="right" w:pos="1757"/>
        </w:tabs>
        <w:ind w:left="1871" w:hanging="1871"/>
      </w:pPr>
      <w:r>
        <w:tab/>
        <w:t>(c)</w:t>
      </w:r>
      <w:r>
        <w:tab/>
        <w:t>Schedule 11.</w:t>
      </w:r>
    </w:p>
    <w:p w14:paraId="38640F2A" w14:textId="77777777" w:rsidR="009C1390" w:rsidRDefault="009C1390"/>
    <w:p w14:paraId="71A68DC1" w14:textId="77777777" w:rsidR="009C1390" w:rsidRDefault="009C1390">
      <w:pPr>
        <w:pStyle w:val="DraftHeading2"/>
        <w:tabs>
          <w:tab w:val="right" w:pos="1247"/>
        </w:tabs>
        <w:ind w:left="1361" w:hanging="1361"/>
      </w:pPr>
      <w:r>
        <w:lastRenderedPageBreak/>
        <w:tab/>
        <w:t>(2)</w:t>
      </w:r>
      <w:r>
        <w:tab/>
        <w:t>A Council must not exercise any of its powers under Division 2 of Part 9 of the</w:t>
      </w:r>
      <w:r>
        <w:rPr>
          <w:b/>
        </w:rPr>
        <w:t xml:space="preserve"> Local Government Act 1989</w:t>
      </w:r>
      <w:r>
        <w:t xml:space="preserve"> inconsistently with the functions and powers of the Freeway Corporation under the </w:t>
      </w:r>
      <w:r>
        <w:rPr>
          <w:b/>
        </w:rPr>
        <w:t>Road Management Act 2004</w:t>
      </w:r>
      <w:r>
        <w:t xml:space="preserve"> or the regulations under that Act or under the Agreement or under a licence or lease issued or granted under section 90(1) or 103 of this Act.</w:t>
      </w:r>
    </w:p>
    <w:p w14:paraId="1D991A9A" w14:textId="77777777" w:rsidR="00B42E23" w:rsidRDefault="00B42E23" w:rsidP="00905A63">
      <w:pPr>
        <w:pStyle w:val="SideNote"/>
        <w:framePr w:wrap="around"/>
      </w:pPr>
      <w:r>
        <w:t>S. 229(3) amended by No. 85/2006 s. 173(Sch. 1 item 6).</w:t>
      </w:r>
    </w:p>
    <w:p w14:paraId="159E5898" w14:textId="77777777" w:rsidR="009C1390" w:rsidRDefault="009C1390" w:rsidP="00B42E23">
      <w:pPr>
        <w:pStyle w:val="DraftHeading2"/>
        <w:tabs>
          <w:tab w:val="right" w:pos="1247"/>
        </w:tabs>
        <w:ind w:left="1361" w:hanging="1361"/>
      </w:pPr>
      <w:r>
        <w:tab/>
        <w:t>(3)</w:t>
      </w:r>
      <w:r>
        <w:tab/>
      </w:r>
      <w:r w:rsidR="00B42E23">
        <w:rPr>
          <w:lang w:eastAsia="en-AU"/>
        </w:rPr>
        <w:t xml:space="preserve">Section 165 of the </w:t>
      </w:r>
      <w:r w:rsidR="00B42E23" w:rsidRPr="00167C7E">
        <w:rPr>
          <w:b/>
          <w:lang w:eastAsia="en-AU"/>
        </w:rPr>
        <w:t>Water Act 1989</w:t>
      </w:r>
      <w:r w:rsidR="00B42E23">
        <w:rPr>
          <w:lang w:eastAsia="en-AU"/>
        </w:rPr>
        <w:t xml:space="preserve"> applies</w:t>
      </w:r>
      <w:r w:rsidR="00B42E23">
        <w:t xml:space="preserve"> </w:t>
      </w:r>
      <w:r>
        <w:t>in relation to the Project area as if—</w:t>
      </w:r>
    </w:p>
    <w:p w14:paraId="76B9801B" w14:textId="77777777" w:rsidR="009C1390" w:rsidRDefault="009C1390">
      <w:pPr>
        <w:pStyle w:val="DraftHeading3"/>
        <w:tabs>
          <w:tab w:val="right" w:pos="1757"/>
        </w:tabs>
        <w:ind w:left="1871" w:hanging="1871"/>
      </w:pPr>
      <w:r>
        <w:tab/>
        <w:t>(a)</w:t>
      </w:r>
      <w:r w:rsidR="009E119B">
        <w:tab/>
      </w:r>
      <w:r>
        <w:t>any reference in those sections to a council were a reference to the Freeway Corporation; and</w:t>
      </w:r>
    </w:p>
    <w:p w14:paraId="45747130" w14:textId="77777777" w:rsidR="009C1390" w:rsidRDefault="009C1390">
      <w:pPr>
        <w:pStyle w:val="DraftHeading3"/>
        <w:tabs>
          <w:tab w:val="right" w:pos="1757"/>
        </w:tabs>
        <w:ind w:left="1871" w:hanging="1871"/>
      </w:pPr>
      <w:r>
        <w:tab/>
        <w:t>(b)</w:t>
      </w:r>
      <w:r>
        <w:tab/>
        <w:t>any reference in those sections to a municipal district were a reference to the Project area.</w:t>
      </w:r>
    </w:p>
    <w:p w14:paraId="1F270F23" w14:textId="77777777" w:rsidR="009C1390" w:rsidRDefault="009C1390" w:rsidP="009E119B">
      <w:pPr>
        <w:pStyle w:val="DraftHeading1"/>
        <w:tabs>
          <w:tab w:val="right" w:pos="680"/>
        </w:tabs>
        <w:ind w:left="850" w:hanging="850"/>
      </w:pPr>
      <w:r>
        <w:tab/>
      </w:r>
      <w:bookmarkStart w:id="322" w:name="_Toc226010298"/>
      <w:r>
        <w:t>230</w:t>
      </w:r>
      <w:r w:rsidR="009E119B">
        <w:tab/>
      </w:r>
      <w:r>
        <w:t>Limitation on powers to make local laws</w:t>
      </w:r>
      <w:bookmarkEnd w:id="322"/>
    </w:p>
    <w:p w14:paraId="68D4C467" w14:textId="3F2AFF07" w:rsidR="0090799D" w:rsidRPr="00127A54" w:rsidRDefault="0090799D" w:rsidP="00905A63">
      <w:pPr>
        <w:pStyle w:val="SideNote"/>
        <w:framePr w:wrap="around"/>
        <w:rPr>
          <w:rFonts w:cs="Arial"/>
          <w:szCs w:val="16"/>
        </w:rPr>
      </w:pPr>
      <w:r w:rsidRPr="0090799D">
        <w:rPr>
          <w:rFonts w:cs="Arial"/>
          <w:szCs w:val="16"/>
        </w:rPr>
        <w:t>S.</w:t>
      </w:r>
      <w:r w:rsidRPr="00127A54">
        <w:rPr>
          <w:rFonts w:cs="Arial"/>
          <w:szCs w:val="16"/>
        </w:rPr>
        <w:t> </w:t>
      </w:r>
      <w:r>
        <w:rPr>
          <w:rFonts w:cs="Arial"/>
          <w:szCs w:val="16"/>
        </w:rPr>
        <w:t>230</w:t>
      </w:r>
      <w:r w:rsidRPr="00127A54">
        <w:rPr>
          <w:rFonts w:cs="Arial"/>
          <w:szCs w:val="16"/>
        </w:rPr>
        <w:t>(</w:t>
      </w:r>
      <w:r>
        <w:rPr>
          <w:rFonts w:cs="Arial"/>
          <w:szCs w:val="16"/>
        </w:rPr>
        <w:t>1</w:t>
      </w:r>
      <w:r w:rsidRPr="00127A54">
        <w:rPr>
          <w:rFonts w:cs="Arial"/>
          <w:szCs w:val="16"/>
        </w:rPr>
        <w:t>) amended by No. 9/2020 s. 390(Sch.</w:t>
      </w:r>
      <w:r>
        <w:rPr>
          <w:rFonts w:cs="Arial"/>
          <w:szCs w:val="16"/>
        </w:rPr>
        <w:t> </w:t>
      </w:r>
      <w:r w:rsidRPr="00127A54">
        <w:rPr>
          <w:rFonts w:cs="Arial"/>
          <w:szCs w:val="16"/>
        </w:rPr>
        <w:t>1 item</w:t>
      </w:r>
      <w:r>
        <w:rPr>
          <w:rFonts w:cs="Arial"/>
          <w:szCs w:val="16"/>
        </w:rPr>
        <w:t> </w:t>
      </w:r>
      <w:r w:rsidRPr="00127A54">
        <w:rPr>
          <w:rFonts w:cs="Arial"/>
          <w:szCs w:val="16"/>
        </w:rPr>
        <w:t>28.2).</w:t>
      </w:r>
    </w:p>
    <w:p w14:paraId="387C7D3E" w14:textId="289E0188" w:rsidR="009C1390" w:rsidRDefault="009C1390">
      <w:pPr>
        <w:pStyle w:val="DraftHeading2"/>
        <w:tabs>
          <w:tab w:val="right" w:pos="1247"/>
        </w:tabs>
        <w:ind w:left="1361" w:hanging="1361"/>
      </w:pPr>
      <w:r>
        <w:tab/>
        <w:t>(1)</w:t>
      </w:r>
      <w:r>
        <w:tab/>
        <w:t xml:space="preserve">A Council must not make a local law under the </w:t>
      </w:r>
      <w:bookmarkStart w:id="323" w:name="_Hlk73109700"/>
      <w:r w:rsidR="0090799D" w:rsidRPr="00AA3A7E">
        <w:rPr>
          <w:b/>
        </w:rPr>
        <w:t>Local Government Act</w:t>
      </w:r>
      <w:r w:rsidR="00750B4A">
        <w:rPr>
          <w:b/>
        </w:rPr>
        <w:t> </w:t>
      </w:r>
      <w:r w:rsidR="0090799D" w:rsidRPr="00AA3A7E">
        <w:rPr>
          <w:b/>
        </w:rPr>
        <w:t>2020</w:t>
      </w:r>
      <w:bookmarkEnd w:id="323"/>
      <w:r>
        <w:t xml:space="preserve"> for or with respect to—</w:t>
      </w:r>
    </w:p>
    <w:p w14:paraId="1ADD90F6" w14:textId="77777777" w:rsidR="009C1390" w:rsidRDefault="009C1390">
      <w:pPr>
        <w:pStyle w:val="DraftHeading3"/>
        <w:tabs>
          <w:tab w:val="right" w:pos="1757"/>
        </w:tabs>
        <w:ind w:left="1871" w:hanging="1871"/>
      </w:pPr>
      <w:r>
        <w:tab/>
        <w:t>(a)</w:t>
      </w:r>
      <w:r>
        <w:tab/>
        <w:t>the Project area or the Extended Project area; or</w:t>
      </w:r>
    </w:p>
    <w:p w14:paraId="410EF440" w14:textId="77777777" w:rsidR="009C1390" w:rsidRDefault="009C1390">
      <w:pPr>
        <w:pStyle w:val="DraftHeading3"/>
        <w:tabs>
          <w:tab w:val="right" w:pos="1757"/>
        </w:tabs>
        <w:ind w:left="1871" w:hanging="1871"/>
      </w:pPr>
      <w:r>
        <w:tab/>
        <w:t>(b)</w:t>
      </w:r>
      <w:r>
        <w:tab/>
        <w:t>the carrying out of works for the purposes of the Project (including the timing of works for and standards of construction of those works); or</w:t>
      </w:r>
    </w:p>
    <w:p w14:paraId="75BD0EA4" w14:textId="77777777" w:rsidR="009C1390" w:rsidRDefault="009C1390">
      <w:pPr>
        <w:pStyle w:val="DraftHeading3"/>
        <w:tabs>
          <w:tab w:val="right" w:pos="1757"/>
        </w:tabs>
        <w:ind w:left="1871" w:hanging="1871"/>
      </w:pPr>
      <w:r>
        <w:tab/>
        <w:t>(c)</w:t>
      </w:r>
      <w:r>
        <w:tab/>
        <w:t>restricting the use of any road for access to or egress from licensed land or a temporary construction site for the carrying out of works for the purposes of the Project; or</w:t>
      </w:r>
    </w:p>
    <w:p w14:paraId="70E7B026" w14:textId="77777777" w:rsidR="009C1390" w:rsidRDefault="009C1390">
      <w:pPr>
        <w:pStyle w:val="DraftHeading3"/>
        <w:tabs>
          <w:tab w:val="right" w:pos="1757"/>
        </w:tabs>
        <w:ind w:left="1871" w:hanging="1871"/>
      </w:pPr>
      <w:r>
        <w:tab/>
        <w:t>(d)</w:t>
      </w:r>
      <w:r>
        <w:tab/>
        <w:t>requiring the retention of trees or vegetation or earthworks in relation to the Project.</w:t>
      </w:r>
    </w:p>
    <w:p w14:paraId="035D8457" w14:textId="77777777" w:rsidR="009C1390" w:rsidRDefault="009C1390"/>
    <w:p w14:paraId="31BC5AD6" w14:textId="423765A5" w:rsidR="00AB2CAE" w:rsidRPr="00127A54" w:rsidRDefault="00AB2CAE" w:rsidP="00905A63">
      <w:pPr>
        <w:pStyle w:val="SideNote"/>
        <w:framePr w:wrap="around"/>
        <w:rPr>
          <w:rFonts w:cs="Arial"/>
          <w:szCs w:val="16"/>
        </w:rPr>
      </w:pPr>
      <w:r w:rsidRPr="0090799D">
        <w:rPr>
          <w:rFonts w:cs="Arial"/>
          <w:szCs w:val="16"/>
        </w:rPr>
        <w:lastRenderedPageBreak/>
        <w:t>S.</w:t>
      </w:r>
      <w:r w:rsidRPr="00127A54">
        <w:rPr>
          <w:rFonts w:cs="Arial"/>
          <w:szCs w:val="16"/>
        </w:rPr>
        <w:t> </w:t>
      </w:r>
      <w:r>
        <w:rPr>
          <w:rFonts w:cs="Arial"/>
          <w:szCs w:val="16"/>
        </w:rPr>
        <w:t>230</w:t>
      </w:r>
      <w:r w:rsidRPr="00127A54">
        <w:rPr>
          <w:rFonts w:cs="Arial"/>
          <w:szCs w:val="16"/>
        </w:rPr>
        <w:t>(</w:t>
      </w:r>
      <w:r>
        <w:rPr>
          <w:rFonts w:cs="Arial"/>
          <w:szCs w:val="16"/>
        </w:rPr>
        <w:t>2</w:t>
      </w:r>
      <w:r w:rsidRPr="00127A54">
        <w:rPr>
          <w:rFonts w:cs="Arial"/>
          <w:szCs w:val="16"/>
        </w:rPr>
        <w:t>) amended by No. 9/2020 s. 390(Sch.</w:t>
      </w:r>
      <w:r>
        <w:rPr>
          <w:rFonts w:cs="Arial"/>
          <w:szCs w:val="16"/>
        </w:rPr>
        <w:t> </w:t>
      </w:r>
      <w:r w:rsidRPr="00127A54">
        <w:rPr>
          <w:rFonts w:cs="Arial"/>
          <w:szCs w:val="16"/>
        </w:rPr>
        <w:t>1 item</w:t>
      </w:r>
      <w:r>
        <w:rPr>
          <w:rFonts w:cs="Arial"/>
          <w:szCs w:val="16"/>
        </w:rPr>
        <w:t> </w:t>
      </w:r>
      <w:r w:rsidRPr="00127A54">
        <w:rPr>
          <w:rFonts w:cs="Arial"/>
          <w:szCs w:val="16"/>
        </w:rPr>
        <w:t>28.</w:t>
      </w:r>
      <w:r>
        <w:rPr>
          <w:rFonts w:cs="Arial"/>
          <w:szCs w:val="16"/>
        </w:rPr>
        <w:t>3</w:t>
      </w:r>
      <w:r w:rsidRPr="00127A54">
        <w:rPr>
          <w:rFonts w:cs="Arial"/>
          <w:szCs w:val="16"/>
        </w:rPr>
        <w:t>).</w:t>
      </w:r>
    </w:p>
    <w:p w14:paraId="35AAABB0" w14:textId="026EB9D8" w:rsidR="009C1390" w:rsidRDefault="009C1390" w:rsidP="009E119B">
      <w:pPr>
        <w:pStyle w:val="DraftHeading2"/>
        <w:tabs>
          <w:tab w:val="right" w:pos="1247"/>
        </w:tabs>
        <w:ind w:left="1361" w:hanging="1361"/>
      </w:pPr>
      <w:r>
        <w:tab/>
        <w:t>(2)</w:t>
      </w:r>
      <w:r>
        <w:tab/>
        <w:t xml:space="preserve">Without limiting </w:t>
      </w:r>
      <w:r w:rsidR="00AB2CAE" w:rsidRPr="00AA3A7E">
        <w:t xml:space="preserve">sections 71(2) and (3) and 72 of the </w:t>
      </w:r>
      <w:r w:rsidR="00AB2CAE" w:rsidRPr="00AA3A7E">
        <w:rPr>
          <w:b/>
        </w:rPr>
        <w:t>Local Government Act</w:t>
      </w:r>
      <w:r w:rsidR="00750B4A">
        <w:rPr>
          <w:b/>
        </w:rPr>
        <w:t> </w:t>
      </w:r>
      <w:r w:rsidR="00AB2CAE" w:rsidRPr="00AA3A7E">
        <w:rPr>
          <w:b/>
        </w:rPr>
        <w:t>2020</w:t>
      </w:r>
      <w:r>
        <w:t xml:space="preserve">, a local law, whether made before or after the commencement of this section, is inoperative to the extent that it makes provision for or with respect to or affecting any matter or thing referred to in </w:t>
      </w:r>
      <w:r w:rsidR="00334E3E">
        <w:t>subsection</w:t>
      </w:r>
      <w:r>
        <w:t xml:space="preserve"> (1).</w:t>
      </w:r>
    </w:p>
    <w:p w14:paraId="6F894D9C" w14:textId="77777777" w:rsidR="00164D09" w:rsidRDefault="00164D09" w:rsidP="00905A63">
      <w:pPr>
        <w:pStyle w:val="SideNote"/>
        <w:framePr w:wrap="around"/>
      </w:pPr>
      <w:r>
        <w:t xml:space="preserve">S. 230(3) amended by No. </w:t>
      </w:r>
      <w:r w:rsidR="00CF4372">
        <w:t>14/2005</w:t>
      </w:r>
      <w:r>
        <w:t xml:space="preserve"> s. 29.</w:t>
      </w:r>
    </w:p>
    <w:p w14:paraId="01734F3D" w14:textId="77777777" w:rsidR="009C1390" w:rsidRDefault="009C1390">
      <w:pPr>
        <w:pStyle w:val="DraftHeading2"/>
        <w:tabs>
          <w:tab w:val="right" w:pos="1247"/>
        </w:tabs>
        <w:ind w:left="1361" w:hanging="1361"/>
      </w:pPr>
      <w:r>
        <w:tab/>
        <w:t>(3)</w:t>
      </w:r>
      <w:r>
        <w:tab/>
        <w:t xml:space="preserve">Without limiting </w:t>
      </w:r>
      <w:r w:rsidR="00334E3E">
        <w:t>subsection</w:t>
      </w:r>
      <w:r>
        <w:t xml:space="preserve"> (2), a local law is inoperative to the extent that it is inconsistent with the exercise by the Freeway Corporation of its powers or functions under this Act</w:t>
      </w:r>
      <w:r w:rsidR="00164D09" w:rsidRPr="00164D09">
        <w:t xml:space="preserve"> </w:t>
      </w:r>
      <w:r w:rsidR="00164D09">
        <w:t>or any other Act</w:t>
      </w:r>
      <w:r>
        <w:t xml:space="preserve"> or under the Agreement or a Project Document or under a licence or a lease issued or granted under this Act.</w:t>
      </w:r>
    </w:p>
    <w:p w14:paraId="3FB38A7D" w14:textId="77777777" w:rsidR="009C1390" w:rsidRDefault="009C1390">
      <w:pPr>
        <w:pStyle w:val="DraftHeading2"/>
        <w:tabs>
          <w:tab w:val="right" w:pos="1247"/>
        </w:tabs>
        <w:ind w:left="1361" w:hanging="1361"/>
      </w:pPr>
      <w:r>
        <w:tab/>
        <w:t>(4)</w:t>
      </w:r>
      <w:r>
        <w:tab/>
        <w:t xml:space="preserve">Without limiting </w:t>
      </w:r>
      <w:r w:rsidR="00334E3E">
        <w:t>subsection</w:t>
      </w:r>
      <w:r>
        <w:t xml:space="preserve"> (2), a local law is inoperative to the extent that it has the effect of, or is exercised in a manner directed at, preventing, hindering or disrupting the Freeway Corporation or the holder of a licence or lease issued or granted under section 90(1) or 103 in the performance of an obligation or the pursuit of a right under the Agreement, if the Governor in Council, by Order published in the Government Gazette, declares it to be inoperative.</w:t>
      </w:r>
    </w:p>
    <w:p w14:paraId="65D4A125" w14:textId="77777777" w:rsidR="009C1390" w:rsidRDefault="009C1390" w:rsidP="007C7EA2">
      <w:pPr>
        <w:pStyle w:val="DraftHeading2"/>
        <w:tabs>
          <w:tab w:val="right" w:pos="1247"/>
        </w:tabs>
        <w:ind w:left="1361" w:hanging="1361"/>
      </w:pPr>
      <w:r>
        <w:tab/>
        <w:t>(5)</w:t>
      </w:r>
      <w:r>
        <w:tab/>
        <w:t xml:space="preserve">In this section </w:t>
      </w:r>
      <w:r w:rsidRPr="007C7EA2">
        <w:rPr>
          <w:b/>
          <w:bCs/>
          <w:i/>
          <w:iCs/>
        </w:rPr>
        <w:t>temporary construction site</w:t>
      </w:r>
      <w:r>
        <w:t xml:space="preserve"> means—</w:t>
      </w:r>
    </w:p>
    <w:p w14:paraId="2936F58A" w14:textId="77777777" w:rsidR="009C1390" w:rsidRDefault="009C1390">
      <w:pPr>
        <w:pStyle w:val="DraftHeading3"/>
        <w:tabs>
          <w:tab w:val="right" w:pos="1757"/>
        </w:tabs>
        <w:ind w:left="1871" w:hanging="1871"/>
      </w:pPr>
      <w:r>
        <w:tab/>
        <w:t>(a)</w:t>
      </w:r>
      <w:r>
        <w:tab/>
        <w:t>any Crown land approved under section 88; or</w:t>
      </w:r>
    </w:p>
    <w:p w14:paraId="3C767498" w14:textId="77777777" w:rsidR="009C1390" w:rsidRDefault="009C1390">
      <w:pPr>
        <w:pStyle w:val="DraftHeading3"/>
        <w:tabs>
          <w:tab w:val="right" w:pos="1757"/>
        </w:tabs>
        <w:ind w:left="1871" w:hanging="1871"/>
      </w:pPr>
      <w:r>
        <w:tab/>
        <w:t>(b)</w:t>
      </w:r>
      <w:r>
        <w:tab/>
        <w:t xml:space="preserve">any land entered under the powers in section 74 or 75 of the </w:t>
      </w:r>
      <w:r>
        <w:rPr>
          <w:b/>
          <w:bCs/>
        </w:rPr>
        <w:t>Land Acquisition and Compensation Act 1986</w:t>
      </w:r>
      <w:r>
        <w:t xml:space="preserve"> for the purposes of the Project.</w:t>
      </w:r>
    </w:p>
    <w:p w14:paraId="2763AD4F" w14:textId="77777777" w:rsidR="009C1390" w:rsidRDefault="009C1390"/>
    <w:p w14:paraId="35FC6B1E" w14:textId="77777777" w:rsidR="009C1390" w:rsidRDefault="009C1390"/>
    <w:p w14:paraId="2FA63950" w14:textId="77777777" w:rsidR="009C1390" w:rsidRDefault="009C1390"/>
    <w:p w14:paraId="16F17C9E" w14:textId="77777777" w:rsidR="009C1390" w:rsidRPr="00D10CC8" w:rsidRDefault="009C1390" w:rsidP="00D10CC8">
      <w:pPr>
        <w:pStyle w:val="Heading-DIVISION"/>
        <w:rPr>
          <w:sz w:val="28"/>
        </w:rPr>
      </w:pPr>
      <w:bookmarkStart w:id="324" w:name="_Toc226010299"/>
      <w:r w:rsidRPr="00D10CC8">
        <w:rPr>
          <w:sz w:val="28"/>
        </w:rPr>
        <w:lastRenderedPageBreak/>
        <w:t>Division 3</w:t>
      </w:r>
      <w:r w:rsidRPr="00D10CC8">
        <w:rPr>
          <w:bCs/>
          <w:sz w:val="28"/>
        </w:rPr>
        <w:t>—</w:t>
      </w:r>
      <w:r w:rsidRPr="00D10CC8">
        <w:rPr>
          <w:sz w:val="28"/>
        </w:rPr>
        <w:t xml:space="preserve">Emergency </w:t>
      </w:r>
      <w:r w:rsidR="00CF7B6F" w:rsidRPr="00D10CC8">
        <w:rPr>
          <w:sz w:val="28"/>
        </w:rPr>
        <w:t>o</w:t>
      </w:r>
      <w:r w:rsidRPr="00D10CC8">
        <w:rPr>
          <w:sz w:val="28"/>
        </w:rPr>
        <w:t>rders</w:t>
      </w:r>
      <w:bookmarkEnd w:id="324"/>
    </w:p>
    <w:p w14:paraId="494688F9" w14:textId="77777777" w:rsidR="009C1390" w:rsidRDefault="009C1390" w:rsidP="009E119B">
      <w:pPr>
        <w:pStyle w:val="DraftHeading1"/>
        <w:tabs>
          <w:tab w:val="right" w:pos="680"/>
        </w:tabs>
        <w:ind w:left="850" w:hanging="850"/>
      </w:pPr>
      <w:r>
        <w:tab/>
      </w:r>
      <w:bookmarkStart w:id="325" w:name="_Toc226010300"/>
      <w:r>
        <w:t>231</w:t>
      </w:r>
      <w:r w:rsidR="009E119B">
        <w:tab/>
      </w:r>
      <w:r>
        <w:t>Independent Reviewer</w:t>
      </w:r>
      <w:bookmarkEnd w:id="325"/>
    </w:p>
    <w:p w14:paraId="32018E8D" w14:textId="77777777" w:rsidR="009C1390" w:rsidRDefault="009C1390" w:rsidP="007C7EA2">
      <w:pPr>
        <w:pStyle w:val="BodySectionSub"/>
      </w:pPr>
      <w:r>
        <w:t xml:space="preserve">In this Division </w:t>
      </w:r>
      <w:r w:rsidRPr="007C7EA2">
        <w:rPr>
          <w:b/>
          <w:i/>
          <w:iCs/>
        </w:rPr>
        <w:t>Independent Reviewer</w:t>
      </w:r>
      <w:r>
        <w:t xml:space="preserve"> means a person who is for the time being appointed in accordance with the Agreement to exercise powers under this Division.</w:t>
      </w:r>
    </w:p>
    <w:p w14:paraId="00C685C0" w14:textId="77777777" w:rsidR="009C1390" w:rsidRDefault="009C1390" w:rsidP="009E119B">
      <w:pPr>
        <w:pStyle w:val="DraftHeading1"/>
        <w:tabs>
          <w:tab w:val="right" w:pos="680"/>
        </w:tabs>
        <w:ind w:left="850" w:hanging="850"/>
      </w:pPr>
      <w:r>
        <w:tab/>
      </w:r>
      <w:bookmarkStart w:id="326" w:name="_Toc226010301"/>
      <w:r>
        <w:t>232</w:t>
      </w:r>
      <w:r w:rsidR="009E119B">
        <w:tab/>
      </w:r>
      <w:r>
        <w:t>Emergency orders</w:t>
      </w:r>
      <w:bookmarkEnd w:id="326"/>
    </w:p>
    <w:p w14:paraId="5B05D803" w14:textId="77777777" w:rsidR="009C1390" w:rsidRDefault="009C1390">
      <w:pPr>
        <w:pStyle w:val="DraftHeading2"/>
        <w:tabs>
          <w:tab w:val="right" w:pos="1247"/>
        </w:tabs>
        <w:ind w:left="1361" w:hanging="1361"/>
      </w:pPr>
      <w:r>
        <w:tab/>
        <w:t>(1)</w:t>
      </w:r>
      <w:r>
        <w:tab/>
        <w:t>The Independent Reviewer may make an emergency order if the Independent Reviewer is of the opinion that the order is necessary because of a danger to life or property arising out of the carrying out of works for the Project on licensed land.</w:t>
      </w:r>
    </w:p>
    <w:p w14:paraId="0A3CCCF3" w14:textId="77777777" w:rsidR="009C1390" w:rsidRDefault="009C1390">
      <w:pPr>
        <w:pStyle w:val="DraftHeading2"/>
        <w:tabs>
          <w:tab w:val="right" w:pos="1247"/>
        </w:tabs>
        <w:ind w:left="1361" w:hanging="1361"/>
        <w:rPr>
          <w:b/>
          <w:bCs/>
        </w:rPr>
      </w:pPr>
      <w:r>
        <w:tab/>
        <w:t>(2)</w:t>
      </w:r>
      <w:r>
        <w:tab/>
        <w:t>An emergency order may require any person to do any one or more of the following things within a specified time or times—</w:t>
      </w:r>
    </w:p>
    <w:p w14:paraId="598F4DC2" w14:textId="77777777" w:rsidR="009C1390" w:rsidRDefault="009C1390">
      <w:pPr>
        <w:pStyle w:val="DraftHeading3"/>
        <w:tabs>
          <w:tab w:val="right" w:pos="1757"/>
        </w:tabs>
        <w:ind w:left="1871" w:hanging="1871"/>
      </w:pPr>
      <w:r>
        <w:tab/>
        <w:t>(a)</w:t>
      </w:r>
      <w:r>
        <w:tab/>
        <w:t>to evacuate the licensed land or any part of the licensed land;</w:t>
      </w:r>
    </w:p>
    <w:p w14:paraId="69A6F041" w14:textId="77777777" w:rsidR="009C1390" w:rsidRDefault="009C1390">
      <w:pPr>
        <w:pStyle w:val="DraftHeading3"/>
        <w:tabs>
          <w:tab w:val="right" w:pos="1757"/>
        </w:tabs>
        <w:ind w:left="1871" w:hanging="1871"/>
      </w:pPr>
      <w:r>
        <w:tab/>
        <w:t>(b)</w:t>
      </w:r>
      <w:r>
        <w:tab/>
        <w:t>to stop the carrying out of works for the Project on the licensed land or any part of the licensed land;</w:t>
      </w:r>
    </w:p>
    <w:p w14:paraId="445BD337" w14:textId="77777777" w:rsidR="009C1390" w:rsidRDefault="009C1390">
      <w:pPr>
        <w:pStyle w:val="DraftHeading3"/>
        <w:tabs>
          <w:tab w:val="right" w:pos="1757"/>
        </w:tabs>
        <w:ind w:left="1871" w:hanging="1871"/>
      </w:pPr>
      <w:r>
        <w:tab/>
        <w:t>(c)</w:t>
      </w:r>
      <w:r>
        <w:tab/>
        <w:t>to carry out works to make any part of the Project safe or to secure the licensed land or any part of the licensed land from access.</w:t>
      </w:r>
    </w:p>
    <w:p w14:paraId="11C2CA83" w14:textId="77777777" w:rsidR="009C1390" w:rsidRDefault="009C1390">
      <w:pPr>
        <w:pStyle w:val="DraftHeading2"/>
        <w:tabs>
          <w:tab w:val="right" w:pos="1247"/>
        </w:tabs>
        <w:ind w:left="1361" w:hanging="1361"/>
      </w:pPr>
      <w:r>
        <w:tab/>
        <w:t>(3)</w:t>
      </w:r>
      <w:r>
        <w:tab/>
        <w:t>An emergency order must be in writing and may include any conditions that the Independent Reviewer thinks fit.</w:t>
      </w:r>
    </w:p>
    <w:p w14:paraId="78DFBBC8" w14:textId="77777777" w:rsidR="009C1390" w:rsidRDefault="009C1390" w:rsidP="009E119B">
      <w:pPr>
        <w:pStyle w:val="DraftHeading1"/>
        <w:tabs>
          <w:tab w:val="right" w:pos="680"/>
        </w:tabs>
        <w:ind w:left="850" w:hanging="850"/>
      </w:pPr>
      <w:r>
        <w:tab/>
      </w:r>
      <w:bookmarkStart w:id="327" w:name="_Toc226010302"/>
      <w:r>
        <w:t>233</w:t>
      </w:r>
      <w:r w:rsidR="009E119B">
        <w:tab/>
      </w:r>
      <w:r>
        <w:t>Service of emergency order</w:t>
      </w:r>
      <w:bookmarkEnd w:id="327"/>
    </w:p>
    <w:p w14:paraId="3A33F0B3" w14:textId="77777777" w:rsidR="009C1390" w:rsidRDefault="009C1390">
      <w:pPr>
        <w:pStyle w:val="BodySectionSub"/>
      </w:pPr>
      <w:r>
        <w:t>The Independent Reviewer must cause an emergency order under section 232 to be served on—</w:t>
      </w:r>
    </w:p>
    <w:p w14:paraId="75A5E568" w14:textId="77777777" w:rsidR="009C1390" w:rsidRDefault="009C1390">
      <w:pPr>
        <w:pStyle w:val="DraftHeading3"/>
        <w:tabs>
          <w:tab w:val="right" w:pos="1757"/>
        </w:tabs>
        <w:ind w:left="1871" w:hanging="1871"/>
      </w:pPr>
      <w:r>
        <w:tab/>
        <w:t>(a)</w:t>
      </w:r>
      <w:r>
        <w:tab/>
        <w:t>the Freeway Corporation; and</w:t>
      </w:r>
    </w:p>
    <w:p w14:paraId="785EB393" w14:textId="77777777" w:rsidR="009C1390" w:rsidRDefault="009C1390"/>
    <w:p w14:paraId="641C04B6" w14:textId="77777777" w:rsidR="009C1390" w:rsidRDefault="009C1390">
      <w:pPr>
        <w:pStyle w:val="DraftHeading3"/>
        <w:tabs>
          <w:tab w:val="right" w:pos="1757"/>
        </w:tabs>
        <w:ind w:left="1871" w:hanging="1871"/>
      </w:pPr>
      <w:r>
        <w:lastRenderedPageBreak/>
        <w:tab/>
        <w:t>(b)</w:t>
      </w:r>
      <w:r>
        <w:tab/>
        <w:t>the Authority; and</w:t>
      </w:r>
    </w:p>
    <w:p w14:paraId="21EDB321" w14:textId="77777777" w:rsidR="009C1390" w:rsidRDefault="009C1390">
      <w:pPr>
        <w:pStyle w:val="DraftHeading3"/>
        <w:tabs>
          <w:tab w:val="right" w:pos="1757"/>
        </w:tabs>
        <w:ind w:left="1871" w:hanging="1871"/>
      </w:pPr>
      <w:r>
        <w:tab/>
        <w:t>(c)</w:t>
      </w:r>
      <w:r>
        <w:tab/>
        <w:t>any person to whom it is directed—</w:t>
      </w:r>
    </w:p>
    <w:p w14:paraId="36FDB9E1" w14:textId="77777777" w:rsidR="009C1390" w:rsidRDefault="009C1390">
      <w:pPr>
        <w:pStyle w:val="BodySectionSub"/>
      </w:pPr>
      <w:r>
        <w:t>without delay after it is made.</w:t>
      </w:r>
    </w:p>
    <w:p w14:paraId="3ED0ABC1" w14:textId="77777777" w:rsidR="009C1390" w:rsidRDefault="009C1390" w:rsidP="009E119B">
      <w:pPr>
        <w:pStyle w:val="DraftHeading1"/>
        <w:tabs>
          <w:tab w:val="right" w:pos="680"/>
        </w:tabs>
        <w:ind w:left="850" w:hanging="850"/>
      </w:pPr>
      <w:r>
        <w:tab/>
      </w:r>
      <w:bookmarkStart w:id="328" w:name="_Toc226010303"/>
      <w:r>
        <w:t>234</w:t>
      </w:r>
      <w:r w:rsidR="009E119B">
        <w:tab/>
      </w:r>
      <w:r>
        <w:t>Period of operation of emergency order</w:t>
      </w:r>
      <w:bookmarkEnd w:id="328"/>
    </w:p>
    <w:p w14:paraId="6659DBBC" w14:textId="77777777" w:rsidR="009C1390" w:rsidRDefault="009C1390">
      <w:pPr>
        <w:pStyle w:val="BodySectionSub"/>
      </w:pPr>
      <w:r>
        <w:t>An emergency order remains in force until—</w:t>
      </w:r>
    </w:p>
    <w:p w14:paraId="204FA639" w14:textId="77777777" w:rsidR="009C1390" w:rsidRDefault="009C1390">
      <w:pPr>
        <w:pStyle w:val="DraftHeading3"/>
        <w:tabs>
          <w:tab w:val="right" w:pos="1757"/>
        </w:tabs>
        <w:ind w:left="1871" w:hanging="1871"/>
      </w:pPr>
      <w:r>
        <w:tab/>
        <w:t>(a)</w:t>
      </w:r>
      <w:r>
        <w:tab/>
        <w:t>it is complied with; or</w:t>
      </w:r>
    </w:p>
    <w:p w14:paraId="2AA893E7" w14:textId="77777777" w:rsidR="009C1390" w:rsidRDefault="009C1390">
      <w:pPr>
        <w:pStyle w:val="DraftHeading3"/>
        <w:tabs>
          <w:tab w:val="right" w:pos="1757"/>
        </w:tabs>
        <w:ind w:left="1871" w:hanging="1871"/>
      </w:pPr>
      <w:r>
        <w:tab/>
        <w:t>(b)</w:t>
      </w:r>
      <w:r>
        <w:tab/>
        <w:t>it is cancelled in writing by the Independent Reviewer.</w:t>
      </w:r>
    </w:p>
    <w:p w14:paraId="203ECB6E" w14:textId="77777777" w:rsidR="009C1390" w:rsidRDefault="009C1390" w:rsidP="009E119B">
      <w:pPr>
        <w:pStyle w:val="DraftHeading1"/>
        <w:tabs>
          <w:tab w:val="right" w:pos="680"/>
        </w:tabs>
        <w:ind w:left="850" w:hanging="850"/>
      </w:pPr>
      <w:r>
        <w:tab/>
      </w:r>
      <w:bookmarkStart w:id="329" w:name="_Toc226010304"/>
      <w:r>
        <w:t>235</w:t>
      </w:r>
      <w:r w:rsidR="009E119B">
        <w:tab/>
      </w:r>
      <w:r>
        <w:t>Offence to fail to comply with emergency order</w:t>
      </w:r>
      <w:bookmarkEnd w:id="329"/>
    </w:p>
    <w:p w14:paraId="240EEB84" w14:textId="77777777" w:rsidR="009C1390" w:rsidRDefault="009C1390">
      <w:pPr>
        <w:pStyle w:val="DraftHeading2"/>
        <w:tabs>
          <w:tab w:val="right" w:pos="1247"/>
        </w:tabs>
        <w:ind w:left="1361" w:hanging="1361"/>
      </w:pPr>
      <w:r>
        <w:tab/>
        <w:t>(1)</w:t>
      </w:r>
      <w:r>
        <w:tab/>
        <w:t>A person to whom an emergency order is directed under this Division must comply with the emergency order.</w:t>
      </w:r>
    </w:p>
    <w:p w14:paraId="6B6DF567" w14:textId="77777777" w:rsidR="009C1390" w:rsidRDefault="009C1390">
      <w:pPr>
        <w:pStyle w:val="DraftPenalty2"/>
        <w:numPr>
          <w:ilvl w:val="0"/>
          <w:numId w:val="17"/>
        </w:numPr>
      </w:pPr>
      <w:r>
        <w:t>60 penalty units in the case of a natural person;</w:t>
      </w:r>
    </w:p>
    <w:p w14:paraId="746C5113" w14:textId="77777777" w:rsidR="009C1390" w:rsidRDefault="009C1390">
      <w:pPr>
        <w:pStyle w:val="BodyParagraphSub"/>
      </w:pPr>
      <w:r>
        <w:t>300 penalty units in the case of a corporation.</w:t>
      </w:r>
    </w:p>
    <w:p w14:paraId="7A6F2C07" w14:textId="77777777" w:rsidR="009C1390" w:rsidRDefault="009C1390">
      <w:pPr>
        <w:pStyle w:val="DraftHeading2"/>
        <w:tabs>
          <w:tab w:val="right" w:pos="1247"/>
        </w:tabs>
        <w:ind w:left="1361" w:hanging="1361"/>
      </w:pPr>
      <w:r>
        <w:tab/>
        <w:t>(2)</w:t>
      </w:r>
      <w:r>
        <w:tab/>
        <w:t>It is a defence to a prosecution of a person for an offence under this section if—</w:t>
      </w:r>
    </w:p>
    <w:p w14:paraId="15F8F890" w14:textId="77777777" w:rsidR="009C1390" w:rsidRDefault="009C1390">
      <w:pPr>
        <w:pStyle w:val="DraftHeading3"/>
        <w:tabs>
          <w:tab w:val="right" w:pos="1757"/>
        </w:tabs>
        <w:ind w:left="1871" w:hanging="1871"/>
      </w:pPr>
      <w:r>
        <w:tab/>
        <w:t>(a)</w:t>
      </w:r>
      <w:r>
        <w:tab/>
        <w:t>the person took all reasonable steps to comply with the emergency order; or</w:t>
      </w:r>
    </w:p>
    <w:p w14:paraId="0B647512" w14:textId="77777777" w:rsidR="009C1390" w:rsidRDefault="009C1390">
      <w:pPr>
        <w:pStyle w:val="DraftHeading3"/>
        <w:tabs>
          <w:tab w:val="right" w:pos="1757"/>
        </w:tabs>
        <w:ind w:left="1871" w:hanging="1871"/>
      </w:pPr>
      <w:r>
        <w:tab/>
        <w:t>(b)</w:t>
      </w:r>
      <w:r>
        <w:tab/>
        <w:t>the person had a reasonable excuse for failing to comply with the emergency order.</w:t>
      </w:r>
    </w:p>
    <w:p w14:paraId="27EBF554" w14:textId="77777777" w:rsidR="009C1390" w:rsidRDefault="009C1390" w:rsidP="009E119B">
      <w:pPr>
        <w:pStyle w:val="DraftHeading1"/>
        <w:tabs>
          <w:tab w:val="right" w:pos="680"/>
        </w:tabs>
        <w:ind w:left="850" w:hanging="850"/>
      </w:pPr>
      <w:r>
        <w:tab/>
      </w:r>
      <w:bookmarkStart w:id="330" w:name="_Toc226010305"/>
      <w:r>
        <w:t>236</w:t>
      </w:r>
      <w:r w:rsidR="009E119B">
        <w:tab/>
      </w:r>
      <w:r>
        <w:t>No appeal or review</w:t>
      </w:r>
      <w:bookmarkEnd w:id="330"/>
    </w:p>
    <w:p w14:paraId="222F5D6D" w14:textId="77777777" w:rsidR="009C1390" w:rsidRDefault="009C1390" w:rsidP="007C7EA2">
      <w:pPr>
        <w:pStyle w:val="DraftHeading2"/>
        <w:tabs>
          <w:tab w:val="right" w:pos="1247"/>
        </w:tabs>
        <w:ind w:left="1361" w:hanging="1361"/>
      </w:pPr>
      <w:r>
        <w:tab/>
        <w:t>(1)</w:t>
      </w:r>
      <w:r>
        <w:tab/>
        <w:t xml:space="preserve">In this section </w:t>
      </w:r>
      <w:r w:rsidRPr="007C7EA2">
        <w:rPr>
          <w:b/>
          <w:bCs/>
          <w:i/>
          <w:iCs/>
        </w:rPr>
        <w:t>decision</w:t>
      </w:r>
      <w:r>
        <w:t xml:space="preserve"> means—</w:t>
      </w:r>
    </w:p>
    <w:p w14:paraId="0E1FE422" w14:textId="77777777" w:rsidR="009C1390" w:rsidRDefault="009C1390">
      <w:pPr>
        <w:pStyle w:val="DraftHeading3"/>
        <w:tabs>
          <w:tab w:val="right" w:pos="1757"/>
        </w:tabs>
        <w:ind w:left="1871" w:hanging="1871"/>
      </w:pPr>
      <w:r>
        <w:tab/>
        <w:t>(a)</w:t>
      </w:r>
      <w:r>
        <w:tab/>
        <w:t>a decision or purported decision by the Independent Reviewer to make an emergency order; or</w:t>
      </w:r>
    </w:p>
    <w:p w14:paraId="787FB567" w14:textId="77777777" w:rsidR="009C1390" w:rsidRDefault="009C1390">
      <w:pPr>
        <w:pStyle w:val="DraftHeading3"/>
        <w:tabs>
          <w:tab w:val="right" w:pos="1757"/>
        </w:tabs>
        <w:ind w:left="1871" w:hanging="1871"/>
      </w:pPr>
      <w:r>
        <w:tab/>
        <w:t>(b)</w:t>
      </w:r>
      <w:r>
        <w:tab/>
        <w:t>a failure by the Independent Reviewer to cancel an emergency order.</w:t>
      </w:r>
    </w:p>
    <w:p w14:paraId="565F3471" w14:textId="77777777" w:rsidR="009C1390" w:rsidRDefault="009C1390"/>
    <w:p w14:paraId="1D6BAEFD" w14:textId="77777777" w:rsidR="009C1390" w:rsidRDefault="009C1390"/>
    <w:p w14:paraId="4724F4E1" w14:textId="77777777" w:rsidR="009C1390" w:rsidRDefault="009C1390">
      <w:pPr>
        <w:pStyle w:val="DraftHeading2"/>
        <w:tabs>
          <w:tab w:val="right" w:pos="1247"/>
        </w:tabs>
        <w:ind w:left="1361" w:hanging="1361"/>
      </w:pPr>
      <w:r>
        <w:lastRenderedPageBreak/>
        <w:tab/>
        <w:t>(2)</w:t>
      </w:r>
      <w:r>
        <w:tab/>
        <w:t>No proceedings—</w:t>
      </w:r>
    </w:p>
    <w:p w14:paraId="6FD334D3" w14:textId="77777777" w:rsidR="009C1390" w:rsidRDefault="009C1390">
      <w:pPr>
        <w:pStyle w:val="DraftHeading3"/>
        <w:tabs>
          <w:tab w:val="right" w:pos="1757"/>
        </w:tabs>
        <w:ind w:left="1871" w:hanging="1871"/>
      </w:pPr>
      <w:r>
        <w:tab/>
        <w:t>(a)</w:t>
      </w:r>
      <w:r>
        <w:tab/>
        <w:t>seeking the grant of any relief or remedy in the nature of certiorari, prohibition, mandamus or quo warranto, or the grant of a declaration or injunction; or</w:t>
      </w:r>
    </w:p>
    <w:p w14:paraId="149E81BC" w14:textId="77777777" w:rsidR="009C1390" w:rsidRDefault="009C1390">
      <w:pPr>
        <w:pStyle w:val="DraftHeading3"/>
        <w:tabs>
          <w:tab w:val="right" w:pos="1757"/>
        </w:tabs>
        <w:ind w:left="1871" w:hanging="1871"/>
      </w:pPr>
      <w:r>
        <w:tab/>
        <w:t>(b)</w:t>
      </w:r>
      <w:r>
        <w:tab/>
        <w:t xml:space="preserve">seeking any order under the </w:t>
      </w:r>
      <w:r>
        <w:rPr>
          <w:b/>
          <w:bCs/>
        </w:rPr>
        <w:t>Administrative Law Act 1978</w:t>
      </w:r>
      <w:r>
        <w:t xml:space="preserve"> (whether on the ground of absence of jurisdiction or any other ground)—</w:t>
      </w:r>
    </w:p>
    <w:p w14:paraId="1FE3BF2C" w14:textId="77777777" w:rsidR="009C1390" w:rsidRDefault="009C1390">
      <w:pPr>
        <w:pStyle w:val="BodySectionSub"/>
      </w:pPr>
      <w:r>
        <w:t>may be brought against the Independent Reviewer in respect of a decision or any proceedings relating to that decision or any other matter incidental to the making of that decision.</w:t>
      </w:r>
    </w:p>
    <w:p w14:paraId="7F29C576" w14:textId="77777777" w:rsidR="002E75FA" w:rsidRDefault="00B6330F" w:rsidP="00905A63">
      <w:pPr>
        <w:pStyle w:val="SideNote"/>
        <w:framePr w:wrap="around"/>
      </w:pPr>
      <w:r>
        <w:t>S. 237 amended by No. 37/2014 s. 10(Sch. item 48.2).</w:t>
      </w:r>
    </w:p>
    <w:p w14:paraId="00892ED7" w14:textId="77777777" w:rsidR="009C1390" w:rsidRDefault="009C1390" w:rsidP="009E119B">
      <w:pPr>
        <w:pStyle w:val="DraftHeading1"/>
        <w:tabs>
          <w:tab w:val="right" w:pos="680"/>
        </w:tabs>
        <w:ind w:left="850" w:hanging="850"/>
      </w:pPr>
      <w:r>
        <w:tab/>
      </w:r>
      <w:bookmarkStart w:id="331" w:name="_Toc226010306"/>
      <w:r>
        <w:t>237</w:t>
      </w:r>
      <w:r w:rsidR="009E119B">
        <w:tab/>
      </w:r>
      <w:r>
        <w:t>Request for police assistance</w:t>
      </w:r>
      <w:bookmarkEnd w:id="331"/>
    </w:p>
    <w:p w14:paraId="29D6A208" w14:textId="77777777" w:rsidR="009C1390" w:rsidRDefault="009C1390">
      <w:pPr>
        <w:pStyle w:val="BodySectionSub"/>
      </w:pPr>
      <w:r>
        <w:t xml:space="preserve">The Independent Reviewer may request the assistance of a </w:t>
      </w:r>
      <w:r w:rsidR="00B6330F">
        <w:rPr>
          <w:bCs/>
          <w:iCs/>
          <w:szCs w:val="24"/>
        </w:rPr>
        <w:t>police officer</w:t>
      </w:r>
      <w:r>
        <w:t xml:space="preserve"> to evacuate an area that is subject to an emergency order.</w:t>
      </w:r>
    </w:p>
    <w:p w14:paraId="2A12E207" w14:textId="77777777" w:rsidR="009C1390" w:rsidRPr="00D10CC8" w:rsidRDefault="009C1390" w:rsidP="00D10CC8">
      <w:pPr>
        <w:pStyle w:val="Heading-DIVISION"/>
        <w:rPr>
          <w:sz w:val="28"/>
        </w:rPr>
      </w:pPr>
      <w:bookmarkStart w:id="332" w:name="_Toc226010307"/>
      <w:r w:rsidRPr="00D10CC8">
        <w:rPr>
          <w:sz w:val="28"/>
        </w:rPr>
        <w:t>Division 4</w:t>
      </w:r>
      <w:r w:rsidRPr="00D10CC8">
        <w:rPr>
          <w:bCs/>
          <w:sz w:val="28"/>
        </w:rPr>
        <w:t>—</w:t>
      </w:r>
      <w:r w:rsidRPr="00D10CC8">
        <w:rPr>
          <w:sz w:val="28"/>
        </w:rPr>
        <w:t xml:space="preserve">Emergency </w:t>
      </w:r>
      <w:r w:rsidR="00CF7B6F" w:rsidRPr="00D10CC8">
        <w:rPr>
          <w:sz w:val="28"/>
        </w:rPr>
        <w:t>m</w:t>
      </w:r>
      <w:r w:rsidRPr="00D10CC8">
        <w:rPr>
          <w:sz w:val="28"/>
        </w:rPr>
        <w:t>anagement</w:t>
      </w:r>
      <w:bookmarkEnd w:id="332"/>
    </w:p>
    <w:p w14:paraId="3175F2B5" w14:textId="77777777" w:rsidR="009C1390" w:rsidRDefault="009C1390" w:rsidP="009E119B">
      <w:pPr>
        <w:pStyle w:val="DraftHeading1"/>
        <w:tabs>
          <w:tab w:val="right" w:pos="680"/>
        </w:tabs>
        <w:ind w:left="850" w:hanging="850"/>
      </w:pPr>
      <w:r>
        <w:tab/>
      </w:r>
      <w:bookmarkStart w:id="333" w:name="_Toc226010308"/>
      <w:r>
        <w:t>238</w:t>
      </w:r>
      <w:r w:rsidR="009E119B">
        <w:tab/>
      </w:r>
      <w:r>
        <w:t>Emergency management</w:t>
      </w:r>
      <w:bookmarkEnd w:id="333"/>
    </w:p>
    <w:p w14:paraId="14ECE8E1" w14:textId="77777777" w:rsidR="009C1390" w:rsidRDefault="009C1390">
      <w:pPr>
        <w:pStyle w:val="DraftHeading2"/>
        <w:tabs>
          <w:tab w:val="right" w:pos="1247"/>
        </w:tabs>
        <w:ind w:left="1361" w:hanging="1361"/>
      </w:pPr>
      <w:r>
        <w:tab/>
        <w:t>(1)</w:t>
      </w:r>
      <w:r>
        <w:tab/>
        <w:t xml:space="preserve">The Freeway Corporation is deemed to be a government agency for the purposes of Part 5 of the </w:t>
      </w:r>
      <w:r>
        <w:rPr>
          <w:b/>
        </w:rPr>
        <w:t>Emergency Management Act 1986</w:t>
      </w:r>
      <w:r>
        <w:t>.</w:t>
      </w:r>
    </w:p>
    <w:p w14:paraId="5FAEB6C6" w14:textId="77777777" w:rsidR="009C1390" w:rsidRDefault="009C1390">
      <w:pPr>
        <w:pStyle w:val="DraftHeading2"/>
        <w:tabs>
          <w:tab w:val="right" w:pos="1247"/>
        </w:tabs>
        <w:ind w:left="1361" w:hanging="1361"/>
      </w:pPr>
      <w:r>
        <w:tab/>
        <w:t>(2)</w:t>
      </w:r>
      <w:r>
        <w:tab/>
      </w:r>
      <w:r w:rsidR="00334E3E">
        <w:t>Subsection</w:t>
      </w:r>
      <w:r>
        <w:t xml:space="preserve"> (1) does not prevent the Freeway Corporation from receiving compensation under section 24 of the </w:t>
      </w:r>
      <w:r>
        <w:rPr>
          <w:b/>
        </w:rPr>
        <w:t>Emergency Management Act 1986</w:t>
      </w:r>
      <w:r>
        <w:t xml:space="preserve"> for the taking and use of the Freeway Corporation's property under that section.</w:t>
      </w:r>
    </w:p>
    <w:p w14:paraId="4CA6A082" w14:textId="77777777" w:rsidR="009C1390" w:rsidRDefault="009C1390" w:rsidP="009E119B">
      <w:pPr>
        <w:pStyle w:val="DraftHeading1"/>
        <w:tabs>
          <w:tab w:val="right" w:pos="680"/>
        </w:tabs>
        <w:ind w:left="850" w:hanging="850"/>
      </w:pPr>
      <w:r>
        <w:tab/>
      </w:r>
      <w:bookmarkStart w:id="334" w:name="_Toc226010309"/>
      <w:r>
        <w:t>239</w:t>
      </w:r>
      <w:r w:rsidR="009E119B">
        <w:tab/>
      </w:r>
      <w:r>
        <w:t>Emergency access to Project area</w:t>
      </w:r>
      <w:bookmarkEnd w:id="334"/>
    </w:p>
    <w:p w14:paraId="2F6883D4" w14:textId="77777777" w:rsidR="002E75FA" w:rsidRDefault="00B6330F" w:rsidP="00905A63">
      <w:pPr>
        <w:pStyle w:val="SideNote"/>
        <w:framePr w:wrap="around"/>
      </w:pPr>
      <w:r>
        <w:t>S. 239(1) amended by No. 37/2014 s. 10(Sch. item 48.2).</w:t>
      </w:r>
    </w:p>
    <w:p w14:paraId="5796255F" w14:textId="77777777" w:rsidR="009C1390" w:rsidRDefault="009C1390">
      <w:pPr>
        <w:pStyle w:val="DraftHeading2"/>
        <w:tabs>
          <w:tab w:val="right" w:pos="1247"/>
        </w:tabs>
        <w:ind w:left="1361" w:hanging="1361"/>
      </w:pPr>
      <w:r>
        <w:tab/>
        <w:t>(1)</w:t>
      </w:r>
      <w:r>
        <w:tab/>
        <w:t xml:space="preserve">A </w:t>
      </w:r>
      <w:r w:rsidR="00B6330F">
        <w:rPr>
          <w:bCs/>
          <w:iCs/>
          <w:szCs w:val="24"/>
        </w:rPr>
        <w:t>police officer</w:t>
      </w:r>
      <w:r>
        <w:t xml:space="preserve"> or an officer or member of any emergency service may enter and carry out any emergency function in the Project area.</w:t>
      </w:r>
    </w:p>
    <w:p w14:paraId="362480AF" w14:textId="77777777" w:rsidR="009476CC" w:rsidRDefault="009476CC" w:rsidP="009476CC"/>
    <w:p w14:paraId="316984E1" w14:textId="77777777" w:rsidR="009476CC" w:rsidRPr="009476CC" w:rsidRDefault="009476CC" w:rsidP="009476CC"/>
    <w:p w14:paraId="381B7445" w14:textId="77777777" w:rsidR="009C1390" w:rsidRDefault="009C1390">
      <w:pPr>
        <w:pStyle w:val="DraftHeading2"/>
        <w:tabs>
          <w:tab w:val="right" w:pos="1247"/>
        </w:tabs>
        <w:ind w:left="1361" w:hanging="1361"/>
        <w:rPr>
          <w:lang w:val="en-US"/>
        </w:rPr>
      </w:pPr>
      <w:r>
        <w:lastRenderedPageBreak/>
        <w:tab/>
      </w:r>
      <w:r>
        <w:rPr>
          <w:lang w:val="en-US"/>
        </w:rPr>
        <w:t>(2)</w:t>
      </w:r>
      <w:r>
        <w:rPr>
          <w:lang w:val="en-US"/>
        </w:rPr>
        <w:tab/>
        <w:t>In this section—</w:t>
      </w:r>
    </w:p>
    <w:p w14:paraId="10484E51" w14:textId="77777777" w:rsidR="000B49EA" w:rsidRPr="000B49EA" w:rsidRDefault="000B49EA" w:rsidP="00905A63">
      <w:pPr>
        <w:pStyle w:val="SideNote"/>
        <w:framePr w:wrap="around"/>
        <w:rPr>
          <w:lang w:val="en-US"/>
        </w:rPr>
      </w:pPr>
      <w:r>
        <w:rPr>
          <w:lang w:val="en-US"/>
        </w:rPr>
        <w:t xml:space="preserve">S. 239(2) def. of </w:t>
      </w:r>
      <w:r w:rsidRPr="007C7EA2">
        <w:rPr>
          <w:i/>
          <w:iCs/>
          <w:lang w:val="en-US"/>
        </w:rPr>
        <w:t>emergency service</w:t>
      </w:r>
      <w:r>
        <w:rPr>
          <w:lang w:val="en-US"/>
        </w:rPr>
        <w:t xml:space="preserve"> amended by No</w:t>
      </w:r>
      <w:r w:rsidR="00DE6359">
        <w:rPr>
          <w:lang w:val="en-US"/>
        </w:rPr>
        <w:t>s</w:t>
      </w:r>
      <w:r>
        <w:rPr>
          <w:lang w:val="en-US"/>
        </w:rPr>
        <w:t xml:space="preserve"> 51/2005 s. 58(6)</w:t>
      </w:r>
      <w:r w:rsidR="00DE6359">
        <w:rPr>
          <w:lang w:val="en-US"/>
        </w:rPr>
        <w:t>, 20/2019 s. 162</w:t>
      </w:r>
      <w:r>
        <w:rPr>
          <w:lang w:val="en-US"/>
        </w:rPr>
        <w:t>.</w:t>
      </w:r>
    </w:p>
    <w:p w14:paraId="40F12556" w14:textId="77777777" w:rsidR="009C1390" w:rsidRDefault="009C1390" w:rsidP="007C7EA2">
      <w:pPr>
        <w:pStyle w:val="DraftDefinition2"/>
        <w:rPr>
          <w:lang w:val="en-US"/>
        </w:rPr>
      </w:pPr>
      <w:r w:rsidRPr="007C7EA2">
        <w:rPr>
          <w:b/>
          <w:i/>
          <w:iCs/>
          <w:lang w:val="en-US"/>
        </w:rPr>
        <w:t>emergency service</w:t>
      </w:r>
      <w:r>
        <w:rPr>
          <w:lang w:val="en-US"/>
        </w:rPr>
        <w:t xml:space="preserve"> means—</w:t>
      </w:r>
    </w:p>
    <w:p w14:paraId="7E3218A6" w14:textId="77777777" w:rsidR="009C1390" w:rsidRDefault="009C1390">
      <w:pPr>
        <w:pStyle w:val="DraftHeading4"/>
        <w:tabs>
          <w:tab w:val="right" w:pos="2268"/>
        </w:tabs>
        <w:ind w:left="2381" w:hanging="2381"/>
        <w:rPr>
          <w:lang w:val="en-US"/>
        </w:rPr>
      </w:pPr>
      <w:r>
        <w:rPr>
          <w:lang w:val="en-US"/>
        </w:rPr>
        <w:tab/>
        <w:t>(a)</w:t>
      </w:r>
      <w:r>
        <w:rPr>
          <w:lang w:val="en-US"/>
        </w:rPr>
        <w:tab/>
        <w:t xml:space="preserve">the Country Fire Authority established under the </w:t>
      </w:r>
      <w:r>
        <w:rPr>
          <w:b/>
          <w:bCs/>
          <w:lang w:val="en-US"/>
        </w:rPr>
        <w:t>Country Fire Authority Act</w:t>
      </w:r>
      <w:r w:rsidR="00506777">
        <w:rPr>
          <w:b/>
          <w:bCs/>
          <w:lang w:val="en-US"/>
        </w:rPr>
        <w:t> </w:t>
      </w:r>
      <w:r>
        <w:rPr>
          <w:b/>
          <w:bCs/>
          <w:lang w:val="en-US"/>
        </w:rPr>
        <w:t>1958</w:t>
      </w:r>
      <w:r>
        <w:rPr>
          <w:lang w:val="en-US"/>
        </w:rPr>
        <w:t xml:space="preserve"> or any permanent brigade established under that Act;</w:t>
      </w:r>
    </w:p>
    <w:p w14:paraId="62E89249" w14:textId="77777777" w:rsidR="00DE6359" w:rsidRPr="00DE6359" w:rsidRDefault="00DE6359" w:rsidP="005B60E6">
      <w:pPr>
        <w:pStyle w:val="AmendHeading2"/>
        <w:tabs>
          <w:tab w:val="right" w:pos="2268"/>
        </w:tabs>
        <w:ind w:left="2381" w:hanging="2381"/>
        <w:rPr>
          <w:lang w:val="en-US"/>
        </w:rPr>
      </w:pPr>
      <w:r>
        <w:tab/>
      </w:r>
      <w:r w:rsidRPr="00DE6359">
        <w:t>(b)</w:t>
      </w:r>
      <w:r w:rsidRPr="006F2BBA">
        <w:tab/>
        <w:t xml:space="preserve">Fire Rescue Victoria established under the </w:t>
      </w:r>
      <w:r w:rsidRPr="006F2BBA">
        <w:rPr>
          <w:b/>
        </w:rPr>
        <w:t>Fire Rescue Victoria Act 1958</w:t>
      </w:r>
      <w:r w:rsidRPr="006F2BBA">
        <w:t>;</w:t>
      </w:r>
    </w:p>
    <w:p w14:paraId="0F40EFA3" w14:textId="77777777" w:rsidR="000B49EA" w:rsidRPr="000B49EA" w:rsidRDefault="000B49EA" w:rsidP="000B49EA">
      <w:pPr>
        <w:pStyle w:val="DraftHeading4"/>
        <w:tabs>
          <w:tab w:val="right" w:pos="2268"/>
        </w:tabs>
        <w:ind w:left="2381" w:hanging="2381"/>
        <w:rPr>
          <w:lang w:val="en-US"/>
        </w:rPr>
      </w:pPr>
      <w:r>
        <w:tab/>
      </w:r>
      <w:r w:rsidRPr="000B49EA">
        <w:t>(c)</w:t>
      </w:r>
      <w:r w:rsidRPr="00541AB8">
        <w:tab/>
      </w:r>
      <w:r>
        <w:t xml:space="preserve">the Victoria State Emergency Service Authority established under the </w:t>
      </w:r>
      <w:smartTag w:uri="urn:schemas-microsoft-com:office:smarttags" w:element="place">
        <w:smartTag w:uri="urn:schemas-microsoft-com:office:smarttags" w:element="PlaceName">
          <w:r w:rsidRPr="00541AB8">
            <w:rPr>
              <w:b/>
            </w:rPr>
            <w:t>Victoria</w:t>
          </w:r>
        </w:smartTag>
        <w:r w:rsidRPr="00541AB8">
          <w:rPr>
            <w:b/>
          </w:rPr>
          <w:t xml:space="preserve"> </w:t>
        </w:r>
        <w:smartTag w:uri="urn:schemas-microsoft-com:office:smarttags" w:element="PlaceName">
          <w:r w:rsidRPr="00541AB8">
            <w:rPr>
              <w:b/>
            </w:rPr>
            <w:t>State</w:t>
          </w:r>
        </w:smartTag>
      </w:smartTag>
      <w:r w:rsidRPr="00541AB8">
        <w:rPr>
          <w:b/>
        </w:rPr>
        <w:t xml:space="preserve"> Emergency Service Act 2005</w:t>
      </w:r>
      <w:r>
        <w:t>;</w:t>
      </w:r>
    </w:p>
    <w:p w14:paraId="4935F005" w14:textId="77777777" w:rsidR="009C1390" w:rsidRDefault="009C1390">
      <w:pPr>
        <w:pStyle w:val="DraftHeading4"/>
        <w:tabs>
          <w:tab w:val="right" w:pos="2268"/>
        </w:tabs>
        <w:ind w:left="2381" w:hanging="2381"/>
        <w:rPr>
          <w:lang w:val="en-US"/>
        </w:rPr>
      </w:pPr>
      <w:r>
        <w:rPr>
          <w:lang w:val="en-US"/>
        </w:rPr>
        <w:tab/>
        <w:t>(d)</w:t>
      </w:r>
      <w:r>
        <w:rPr>
          <w:lang w:val="en-US"/>
        </w:rPr>
        <w:tab/>
        <w:t xml:space="preserve">an ambulance service within the meaning of the </w:t>
      </w:r>
      <w:r>
        <w:rPr>
          <w:b/>
          <w:bCs/>
          <w:lang w:val="en-US"/>
        </w:rPr>
        <w:t>Ambulance Services Act 1986</w:t>
      </w:r>
      <w:r>
        <w:rPr>
          <w:lang w:val="en-US"/>
        </w:rPr>
        <w:t>.</w:t>
      </w:r>
    </w:p>
    <w:p w14:paraId="3545C550" w14:textId="77777777" w:rsidR="00842191" w:rsidRPr="00842191" w:rsidRDefault="00842191" w:rsidP="00905A63">
      <w:pPr>
        <w:pStyle w:val="SideNote"/>
        <w:framePr w:wrap="around"/>
        <w:spacing w:before="240"/>
        <w:rPr>
          <w:lang w:val="en-US"/>
        </w:rPr>
      </w:pPr>
      <w:r>
        <w:rPr>
          <w:lang w:val="en-US"/>
        </w:rPr>
        <w:t xml:space="preserve">Pt 10 Div. 5 (Heading) amended by No. </w:t>
      </w:r>
      <w:r w:rsidR="00472BA1">
        <w:rPr>
          <w:lang w:val="en-US"/>
        </w:rPr>
        <w:t>95/2005</w:t>
      </w:r>
      <w:r>
        <w:rPr>
          <w:lang w:val="en-US"/>
        </w:rPr>
        <w:t xml:space="preserve"> s. 4(4)(f).</w:t>
      </w:r>
    </w:p>
    <w:p w14:paraId="50AF4B34" w14:textId="77777777" w:rsidR="009C1390" w:rsidRPr="00D10CC8" w:rsidRDefault="009C1390" w:rsidP="00D10CC8">
      <w:pPr>
        <w:pStyle w:val="Heading-DIVISION"/>
        <w:rPr>
          <w:sz w:val="28"/>
        </w:rPr>
      </w:pPr>
      <w:bookmarkStart w:id="335" w:name="_Toc226010310"/>
      <w:r w:rsidRPr="00D10CC8">
        <w:rPr>
          <w:sz w:val="28"/>
        </w:rPr>
        <w:t>Division 5</w:t>
      </w:r>
      <w:r w:rsidRPr="00D10CC8">
        <w:rPr>
          <w:bCs/>
          <w:sz w:val="28"/>
        </w:rPr>
        <w:t>—</w:t>
      </w:r>
      <w:r w:rsidRPr="00D10CC8">
        <w:rPr>
          <w:sz w:val="28"/>
        </w:rPr>
        <w:t xml:space="preserve">Powers of State to </w:t>
      </w:r>
      <w:r w:rsidR="00CF7B6F" w:rsidRPr="00D10CC8">
        <w:rPr>
          <w:sz w:val="28"/>
        </w:rPr>
        <w:t>c</w:t>
      </w:r>
      <w:r w:rsidRPr="00D10CC8">
        <w:rPr>
          <w:sz w:val="28"/>
        </w:rPr>
        <w:t xml:space="preserve">ontrol </w:t>
      </w:r>
      <w:r w:rsidR="00842191" w:rsidRPr="00D10CC8">
        <w:rPr>
          <w:sz w:val="28"/>
        </w:rPr>
        <w:t>EastLink</w:t>
      </w:r>
      <w:bookmarkEnd w:id="335"/>
    </w:p>
    <w:p w14:paraId="6FE4EC1E" w14:textId="77777777" w:rsidR="00444324" w:rsidRDefault="00444324" w:rsidP="00444324"/>
    <w:p w14:paraId="3C43401F" w14:textId="77777777" w:rsidR="00444324" w:rsidRPr="00444324" w:rsidRDefault="00444324" w:rsidP="00444324"/>
    <w:p w14:paraId="7AFFBD99" w14:textId="77777777" w:rsidR="009C1390" w:rsidRDefault="009C1390" w:rsidP="009E119B">
      <w:pPr>
        <w:pStyle w:val="DraftHeading1"/>
        <w:tabs>
          <w:tab w:val="right" w:pos="680"/>
        </w:tabs>
        <w:ind w:left="850" w:hanging="850"/>
      </w:pPr>
      <w:r>
        <w:tab/>
      </w:r>
      <w:bookmarkStart w:id="336" w:name="_Toc226010311"/>
      <w:r>
        <w:t>240</w:t>
      </w:r>
      <w:r w:rsidR="009E119B">
        <w:tab/>
      </w:r>
      <w:r>
        <w:t>Powers of State to control Project</w:t>
      </w:r>
      <w:bookmarkEnd w:id="336"/>
    </w:p>
    <w:p w14:paraId="40199CB4" w14:textId="77777777" w:rsidR="009C1390" w:rsidRDefault="009C1390">
      <w:pPr>
        <w:pStyle w:val="DraftHeading2"/>
        <w:tabs>
          <w:tab w:val="right" w:pos="1247"/>
        </w:tabs>
        <w:ind w:left="1361" w:hanging="1361"/>
      </w:pPr>
      <w:r>
        <w:tab/>
        <w:t>(1)</w:t>
      </w:r>
      <w:r>
        <w:tab/>
        <w:t>If the State exercises a power under the Agreement to assume control of the Project, the State has and may exercise all the powers of the Freeway Corporation under—</w:t>
      </w:r>
    </w:p>
    <w:p w14:paraId="319D84A0" w14:textId="77777777" w:rsidR="009C1390" w:rsidRDefault="009C1390">
      <w:pPr>
        <w:pStyle w:val="DraftHeading3"/>
        <w:tabs>
          <w:tab w:val="right" w:pos="1757"/>
        </w:tabs>
        <w:ind w:left="1871" w:hanging="1871"/>
      </w:pPr>
      <w:r>
        <w:tab/>
        <w:t>(a)</w:t>
      </w:r>
      <w:r>
        <w:tab/>
        <w:t xml:space="preserve">this Act and the regulations; and </w:t>
      </w:r>
    </w:p>
    <w:p w14:paraId="02F5C2CC" w14:textId="77777777" w:rsidR="009C1390" w:rsidRDefault="009C1390">
      <w:pPr>
        <w:pStyle w:val="DraftHeading3"/>
        <w:tabs>
          <w:tab w:val="right" w:pos="1757"/>
        </w:tabs>
        <w:ind w:left="1871" w:hanging="1871"/>
      </w:pPr>
      <w:r>
        <w:tab/>
        <w:t>(b)</w:t>
      </w:r>
      <w:r>
        <w:tab/>
        <w:t xml:space="preserve">the </w:t>
      </w:r>
      <w:r>
        <w:rPr>
          <w:b/>
          <w:bCs/>
        </w:rPr>
        <w:t>Road Management Act 2004</w:t>
      </w:r>
      <w:r>
        <w:t xml:space="preserve"> and the regulations under that Act; and</w:t>
      </w:r>
    </w:p>
    <w:p w14:paraId="293EC954" w14:textId="77777777" w:rsidR="009C1390" w:rsidRDefault="009C1390">
      <w:pPr>
        <w:pStyle w:val="DraftHeading3"/>
        <w:tabs>
          <w:tab w:val="right" w:pos="1757"/>
        </w:tabs>
        <w:ind w:left="1871" w:hanging="1871"/>
      </w:pPr>
      <w:r>
        <w:tab/>
        <w:t>(c)</w:t>
      </w:r>
      <w:r>
        <w:tab/>
        <w:t xml:space="preserve">the </w:t>
      </w:r>
      <w:r>
        <w:rPr>
          <w:b/>
          <w:bCs/>
        </w:rPr>
        <w:t>Road Safety Act 1986</w:t>
      </w:r>
      <w:r>
        <w:t xml:space="preserve"> and the regulations under that Act relating to traffic control devices.</w:t>
      </w:r>
    </w:p>
    <w:p w14:paraId="68BE5E5A" w14:textId="77777777" w:rsidR="009C1390" w:rsidRDefault="009C1390">
      <w:pPr>
        <w:pStyle w:val="DraftHeading2"/>
        <w:tabs>
          <w:tab w:val="right" w:pos="1247"/>
        </w:tabs>
        <w:ind w:left="1361" w:hanging="1361"/>
      </w:pPr>
      <w:r>
        <w:tab/>
        <w:t>(2)</w:t>
      </w:r>
      <w:r>
        <w:tab/>
        <w:t>The State may authorise any person to exercise any power conferred on the State by this section.</w:t>
      </w:r>
    </w:p>
    <w:p w14:paraId="6A36946F" w14:textId="77777777" w:rsidR="009C1390" w:rsidRDefault="009C1390">
      <w:pPr>
        <w:pStyle w:val="DraftHeading2"/>
        <w:tabs>
          <w:tab w:val="right" w:pos="1247"/>
        </w:tabs>
        <w:ind w:left="1361" w:hanging="1361"/>
      </w:pPr>
      <w:r>
        <w:lastRenderedPageBreak/>
        <w:tab/>
        <w:t>(3)</w:t>
      </w:r>
      <w:r>
        <w:tab/>
        <w:t xml:space="preserve">Despite anything to the contrary in this Act, the </w:t>
      </w:r>
      <w:r>
        <w:rPr>
          <w:b/>
          <w:bCs/>
        </w:rPr>
        <w:t>Road Management Act 2004</w:t>
      </w:r>
      <w:r>
        <w:t xml:space="preserve"> or the </w:t>
      </w:r>
      <w:r>
        <w:rPr>
          <w:b/>
          <w:bCs/>
        </w:rPr>
        <w:t>Road Safety Act 1986</w:t>
      </w:r>
      <w:r>
        <w:t>, the Freeway Corporation is not entitled to exercise any power while it is conferred on the State by this section.</w:t>
      </w:r>
    </w:p>
    <w:p w14:paraId="4AE95C30" w14:textId="77777777" w:rsidR="009C1390" w:rsidRDefault="009C1390">
      <w:pPr>
        <w:pStyle w:val="DraftHeading2"/>
        <w:tabs>
          <w:tab w:val="right" w:pos="1247"/>
        </w:tabs>
        <w:ind w:left="1361" w:hanging="1361"/>
      </w:pPr>
      <w:r>
        <w:tab/>
        <w:t>(4)</w:t>
      </w:r>
      <w:r>
        <w:tab/>
        <w:t>A power conferred on the State by this section must be exercised in accordance with the Agreement.</w:t>
      </w:r>
    </w:p>
    <w:p w14:paraId="75826C8F" w14:textId="77777777" w:rsidR="009C1390" w:rsidRPr="00D10CC8" w:rsidRDefault="009C1390" w:rsidP="00D10CC8">
      <w:pPr>
        <w:pStyle w:val="Heading-DIVISION"/>
        <w:rPr>
          <w:sz w:val="28"/>
        </w:rPr>
      </w:pPr>
      <w:bookmarkStart w:id="337" w:name="_Toc226010312"/>
      <w:r w:rsidRPr="00D10CC8">
        <w:rPr>
          <w:sz w:val="28"/>
        </w:rPr>
        <w:t>Division 6</w:t>
      </w:r>
      <w:r w:rsidRPr="00D10CC8">
        <w:rPr>
          <w:bCs/>
          <w:sz w:val="28"/>
        </w:rPr>
        <w:t>—</w:t>
      </w:r>
      <w:r w:rsidRPr="00D10CC8">
        <w:rPr>
          <w:sz w:val="28"/>
        </w:rPr>
        <w:t xml:space="preserve">Powers of Authority to </w:t>
      </w:r>
      <w:r w:rsidR="00CF7B6F" w:rsidRPr="00D10CC8">
        <w:rPr>
          <w:sz w:val="28"/>
        </w:rPr>
        <w:t>i</w:t>
      </w:r>
      <w:r w:rsidRPr="00D10CC8">
        <w:rPr>
          <w:sz w:val="28"/>
        </w:rPr>
        <w:t>nvestigate</w:t>
      </w:r>
      <w:bookmarkEnd w:id="337"/>
    </w:p>
    <w:p w14:paraId="278BA2F6" w14:textId="77777777" w:rsidR="009C1390" w:rsidRDefault="009C1390" w:rsidP="009E119B">
      <w:pPr>
        <w:pStyle w:val="DraftHeading1"/>
        <w:tabs>
          <w:tab w:val="right" w:pos="680"/>
        </w:tabs>
        <w:ind w:left="850" w:hanging="850"/>
      </w:pPr>
      <w:r>
        <w:tab/>
      </w:r>
      <w:bookmarkStart w:id="338" w:name="_Toc226010313"/>
      <w:r>
        <w:t>241</w:t>
      </w:r>
      <w:r w:rsidR="009E119B">
        <w:tab/>
      </w:r>
      <w:r>
        <w:t>Who is a Project party?</w:t>
      </w:r>
      <w:bookmarkEnd w:id="338"/>
    </w:p>
    <w:p w14:paraId="32F77855" w14:textId="77777777" w:rsidR="009C1390" w:rsidRDefault="009C1390" w:rsidP="007C7EA2">
      <w:pPr>
        <w:pStyle w:val="BodySectionSub"/>
      </w:pPr>
      <w:r>
        <w:t xml:space="preserve">In this Division </w:t>
      </w:r>
      <w:r w:rsidRPr="007C7EA2">
        <w:rPr>
          <w:b/>
          <w:bCs/>
          <w:i/>
          <w:iCs/>
        </w:rPr>
        <w:t>Project party</w:t>
      </w:r>
      <w:r>
        <w:t xml:space="preserve"> means—</w:t>
      </w:r>
    </w:p>
    <w:p w14:paraId="5AD01ADC" w14:textId="77777777" w:rsidR="009C1390" w:rsidRDefault="009C1390">
      <w:pPr>
        <w:pStyle w:val="DraftHeading3"/>
        <w:tabs>
          <w:tab w:val="right" w:pos="1757"/>
        </w:tabs>
        <w:ind w:left="1871" w:hanging="1871"/>
      </w:pPr>
      <w:r>
        <w:tab/>
        <w:t>(a)</w:t>
      </w:r>
      <w:r>
        <w:tab/>
        <w:t>the Freeway Corporation; or</w:t>
      </w:r>
    </w:p>
    <w:p w14:paraId="7CA35CC9" w14:textId="77777777" w:rsidR="009C1390" w:rsidRDefault="009C1390">
      <w:pPr>
        <w:pStyle w:val="DraftHeading3"/>
        <w:tabs>
          <w:tab w:val="right" w:pos="1757"/>
        </w:tabs>
        <w:ind w:left="1871" w:hanging="1871"/>
      </w:pPr>
      <w:r>
        <w:tab/>
        <w:t>(b)</w:t>
      </w:r>
      <w:r>
        <w:tab/>
        <w:t>a person who is a party to a Project Document; or</w:t>
      </w:r>
    </w:p>
    <w:p w14:paraId="222B7652" w14:textId="77777777" w:rsidR="009C1390" w:rsidRDefault="009C1390">
      <w:pPr>
        <w:pStyle w:val="DraftHeading3"/>
        <w:tabs>
          <w:tab w:val="right" w:pos="1757"/>
        </w:tabs>
        <w:ind w:left="1871" w:hanging="1871"/>
      </w:pPr>
      <w:r>
        <w:tab/>
        <w:t>(c)</w:t>
      </w:r>
      <w:r>
        <w:tab/>
        <w:t>a body corporate that is a related body corporate (within the meaning of the Corporations Act) of the Freeway Corporation or of a person who is a party to a Project Document.</w:t>
      </w:r>
    </w:p>
    <w:p w14:paraId="7866DF75" w14:textId="77777777" w:rsidR="009C1390" w:rsidRDefault="009C1390" w:rsidP="009E119B">
      <w:pPr>
        <w:pStyle w:val="DraftHeading1"/>
        <w:tabs>
          <w:tab w:val="right" w:pos="680"/>
        </w:tabs>
        <w:ind w:left="850" w:hanging="850"/>
      </w:pPr>
      <w:r>
        <w:tab/>
      </w:r>
      <w:bookmarkStart w:id="339" w:name="_Toc226010314"/>
      <w:r>
        <w:t>242</w:t>
      </w:r>
      <w:r w:rsidR="009E119B">
        <w:tab/>
      </w:r>
      <w:r>
        <w:t>Authority can require information</w:t>
      </w:r>
      <w:bookmarkEnd w:id="339"/>
    </w:p>
    <w:p w14:paraId="1D978A23" w14:textId="77777777" w:rsidR="009C1390" w:rsidRDefault="009C1390">
      <w:pPr>
        <w:pStyle w:val="BodySectionSub"/>
      </w:pPr>
      <w:r>
        <w:t>The Authority, by notice in writing, may require a Project party to provide the Authority with information or to answer any questions put to it by the Authority for the purpose of determining compliance with—</w:t>
      </w:r>
    </w:p>
    <w:p w14:paraId="599B134A" w14:textId="77777777" w:rsidR="009C1390" w:rsidRDefault="009C1390">
      <w:pPr>
        <w:pStyle w:val="DraftHeading3"/>
        <w:tabs>
          <w:tab w:val="right" w:pos="1757"/>
        </w:tabs>
        <w:ind w:left="1871" w:hanging="1871"/>
      </w:pPr>
      <w:r>
        <w:tab/>
        <w:t>(a)</w:t>
      </w:r>
      <w:r>
        <w:tab/>
        <w:t>this Act or the regulations; or</w:t>
      </w:r>
    </w:p>
    <w:p w14:paraId="2D3FEF07" w14:textId="77777777" w:rsidR="009C1390" w:rsidRDefault="009C1390">
      <w:pPr>
        <w:pStyle w:val="DraftHeading3"/>
        <w:tabs>
          <w:tab w:val="right" w:pos="1757"/>
        </w:tabs>
        <w:ind w:left="1871" w:hanging="1871"/>
      </w:pPr>
      <w:r>
        <w:tab/>
        <w:t>(b)</w:t>
      </w:r>
      <w:r>
        <w:tab/>
        <w:t xml:space="preserve">the </w:t>
      </w:r>
      <w:r>
        <w:rPr>
          <w:b/>
          <w:bCs/>
        </w:rPr>
        <w:t>Road Management Act 2004</w:t>
      </w:r>
      <w:r>
        <w:t xml:space="preserve"> or the regulations under that Act; or</w:t>
      </w:r>
    </w:p>
    <w:p w14:paraId="08C19DAA" w14:textId="77777777" w:rsidR="00FF78CE" w:rsidRDefault="00FF78CE" w:rsidP="00905A63">
      <w:pPr>
        <w:pStyle w:val="SideNote"/>
        <w:framePr w:wrap="around"/>
      </w:pPr>
      <w:r>
        <w:t>S. 242(c) amended by No. 55/2013 s. 14(3).</w:t>
      </w:r>
    </w:p>
    <w:p w14:paraId="06CA2621" w14:textId="77777777" w:rsidR="009C1390" w:rsidRDefault="009C1390">
      <w:pPr>
        <w:pStyle w:val="DraftHeading3"/>
        <w:tabs>
          <w:tab w:val="right" w:pos="1757"/>
        </w:tabs>
        <w:ind w:left="1871" w:hanging="1871"/>
      </w:pPr>
      <w:r>
        <w:tab/>
        <w:t>(c)</w:t>
      </w:r>
      <w:r>
        <w:tab/>
      </w:r>
      <w:r w:rsidR="00FF78CE">
        <w:t>Part 7B and section 99A</w:t>
      </w:r>
      <w:r>
        <w:t xml:space="preserve"> of the </w:t>
      </w:r>
      <w:r>
        <w:rPr>
          <w:b/>
          <w:bCs/>
        </w:rPr>
        <w:t>Road Safety Act 1986</w:t>
      </w:r>
      <w:r>
        <w:t xml:space="preserve">, any </w:t>
      </w:r>
      <w:r w:rsidR="00FF78CE">
        <w:t>agreement under section 90N</w:t>
      </w:r>
      <w:r>
        <w:t xml:space="preserve"> of that Act or any regulations under that Act relating to traffic control devices; or</w:t>
      </w:r>
    </w:p>
    <w:p w14:paraId="14256947" w14:textId="77777777" w:rsidR="00F92D2D" w:rsidRPr="00F92D2D" w:rsidRDefault="00F92D2D" w:rsidP="00F92D2D"/>
    <w:p w14:paraId="7A447F7D" w14:textId="77777777" w:rsidR="009C1390" w:rsidRDefault="009C1390">
      <w:pPr>
        <w:pStyle w:val="DraftHeading3"/>
        <w:tabs>
          <w:tab w:val="right" w:pos="1757"/>
        </w:tabs>
        <w:ind w:left="1871" w:hanging="1871"/>
      </w:pPr>
      <w:r>
        <w:lastRenderedPageBreak/>
        <w:tab/>
        <w:t>(d)</w:t>
      </w:r>
      <w:r>
        <w:tab/>
        <w:t>the Agreement; or</w:t>
      </w:r>
    </w:p>
    <w:p w14:paraId="30DBCF2E" w14:textId="77777777" w:rsidR="009C1390" w:rsidRDefault="009C1390">
      <w:pPr>
        <w:pStyle w:val="DraftHeading3"/>
        <w:tabs>
          <w:tab w:val="right" w:pos="1757"/>
        </w:tabs>
        <w:ind w:left="1871" w:hanging="1871"/>
      </w:pPr>
      <w:r>
        <w:tab/>
        <w:t>(e)</w:t>
      </w:r>
      <w:r>
        <w:tab/>
        <w:t>a Project Document.</w:t>
      </w:r>
    </w:p>
    <w:p w14:paraId="7BA7D96B" w14:textId="77777777" w:rsidR="009C1390" w:rsidRDefault="009C1390" w:rsidP="009E119B">
      <w:pPr>
        <w:pStyle w:val="DraftHeading1"/>
        <w:tabs>
          <w:tab w:val="right" w:pos="680"/>
        </w:tabs>
        <w:ind w:left="850" w:hanging="850"/>
      </w:pPr>
      <w:r>
        <w:tab/>
      </w:r>
      <w:bookmarkStart w:id="340" w:name="_Toc226010315"/>
      <w:r>
        <w:t>243</w:t>
      </w:r>
      <w:r w:rsidR="009E119B">
        <w:tab/>
      </w:r>
      <w:r>
        <w:t>Offence to fail to comply</w:t>
      </w:r>
      <w:bookmarkEnd w:id="340"/>
    </w:p>
    <w:p w14:paraId="714CE989" w14:textId="77777777" w:rsidR="009C1390" w:rsidRDefault="009C1390">
      <w:pPr>
        <w:pStyle w:val="DraftHeading2"/>
        <w:tabs>
          <w:tab w:val="right" w:pos="1247"/>
        </w:tabs>
        <w:ind w:left="1361" w:hanging="1361"/>
      </w:pPr>
      <w:r>
        <w:tab/>
        <w:t>(1)</w:t>
      </w:r>
      <w:r>
        <w:tab/>
        <w:t>A Project party must comply with a requirement under section 242 within the time specified in the notice.</w:t>
      </w:r>
    </w:p>
    <w:p w14:paraId="2EA81CCA" w14:textId="77777777" w:rsidR="009C1390" w:rsidRDefault="009C1390">
      <w:pPr>
        <w:pStyle w:val="DraftPenalty2"/>
        <w:numPr>
          <w:ilvl w:val="0"/>
          <w:numId w:val="18"/>
        </w:numPr>
      </w:pPr>
      <w:r>
        <w:t>120 penalty units.</w:t>
      </w:r>
    </w:p>
    <w:p w14:paraId="02653A24" w14:textId="77777777" w:rsidR="009C1390" w:rsidRDefault="009C1390">
      <w:pPr>
        <w:pStyle w:val="DraftHeading2"/>
        <w:tabs>
          <w:tab w:val="right" w:pos="1247"/>
        </w:tabs>
        <w:ind w:left="1361" w:hanging="1361"/>
      </w:pPr>
      <w:r>
        <w:tab/>
        <w:t>(2)</w:t>
      </w:r>
      <w:r>
        <w:tab/>
        <w:t>It is a defence to a prosecution of a Project party for an offence under this section if—</w:t>
      </w:r>
    </w:p>
    <w:p w14:paraId="007438DF" w14:textId="77777777" w:rsidR="009C1390" w:rsidRDefault="009C1390">
      <w:pPr>
        <w:pStyle w:val="DraftHeading3"/>
        <w:tabs>
          <w:tab w:val="right" w:pos="1757"/>
        </w:tabs>
        <w:ind w:left="1871" w:hanging="1871"/>
      </w:pPr>
      <w:r>
        <w:tab/>
        <w:t>(a)</w:t>
      </w:r>
      <w:r>
        <w:tab/>
        <w:t>the Project party took all reasonable steps to comply with the requirement; or</w:t>
      </w:r>
    </w:p>
    <w:p w14:paraId="05B66290" w14:textId="77777777" w:rsidR="009C1390" w:rsidRDefault="009C1390">
      <w:pPr>
        <w:pStyle w:val="DraftHeading3"/>
        <w:tabs>
          <w:tab w:val="right" w:pos="1757"/>
        </w:tabs>
        <w:ind w:left="1871" w:hanging="1871"/>
      </w:pPr>
      <w:r>
        <w:tab/>
        <w:t>(b)</w:t>
      </w:r>
      <w:r>
        <w:tab/>
        <w:t>the Project party had a reasonable excuse for failing to comply with the requirement.</w:t>
      </w:r>
    </w:p>
    <w:p w14:paraId="40EFE47B" w14:textId="77777777" w:rsidR="009C1390" w:rsidRDefault="009C1390" w:rsidP="009E119B">
      <w:pPr>
        <w:pStyle w:val="DraftHeading1"/>
        <w:tabs>
          <w:tab w:val="right" w:pos="680"/>
        </w:tabs>
        <w:ind w:left="850" w:hanging="850"/>
      </w:pPr>
      <w:r>
        <w:tab/>
      </w:r>
      <w:bookmarkStart w:id="341" w:name="_Toc226010316"/>
      <w:r>
        <w:t>244</w:t>
      </w:r>
      <w:r w:rsidR="009E119B">
        <w:tab/>
      </w:r>
      <w:r>
        <w:t>Authorised officers</w:t>
      </w:r>
      <w:bookmarkEnd w:id="341"/>
      <w:r>
        <w:tab/>
      </w:r>
    </w:p>
    <w:p w14:paraId="4E1D15E9" w14:textId="77777777" w:rsidR="009C1390" w:rsidRDefault="009C1390">
      <w:pPr>
        <w:pStyle w:val="DraftHeading2"/>
        <w:tabs>
          <w:tab w:val="right" w:pos="1247"/>
        </w:tabs>
        <w:ind w:left="1361" w:hanging="1361"/>
      </w:pPr>
      <w:r>
        <w:tab/>
        <w:t>(1)</w:t>
      </w:r>
      <w:r>
        <w:tab/>
        <w:t>The Authority may appoint any person to be an authorised officer for the purposes of this Division.</w:t>
      </w:r>
    </w:p>
    <w:p w14:paraId="4CDE65C8" w14:textId="77777777" w:rsidR="009C1390" w:rsidRDefault="009C1390">
      <w:pPr>
        <w:pStyle w:val="DraftHeading2"/>
        <w:tabs>
          <w:tab w:val="right" w:pos="1247"/>
        </w:tabs>
        <w:ind w:left="1361" w:hanging="1361"/>
      </w:pPr>
      <w:r>
        <w:tab/>
        <w:t>(2)</w:t>
      </w:r>
      <w:r>
        <w:tab/>
        <w:t>The appointment must be in writing and must specify the terms and conditions on which the person is appointed.</w:t>
      </w:r>
    </w:p>
    <w:p w14:paraId="0AF39734" w14:textId="77777777" w:rsidR="009C1390" w:rsidRDefault="009C1390">
      <w:pPr>
        <w:pStyle w:val="DraftHeading2"/>
        <w:tabs>
          <w:tab w:val="right" w:pos="1247"/>
        </w:tabs>
        <w:ind w:left="1361" w:hanging="1361"/>
      </w:pPr>
      <w:r>
        <w:tab/>
        <w:t>(3)</w:t>
      </w:r>
      <w:r>
        <w:tab/>
        <w:t>A person must not be appointed as an authorised officer under this section unless the person has completed appropriate training or qualifications as determined by the Authority.</w:t>
      </w:r>
    </w:p>
    <w:p w14:paraId="3DFC6ECC" w14:textId="77777777" w:rsidR="009C1390" w:rsidRDefault="009C1390" w:rsidP="009E119B">
      <w:pPr>
        <w:pStyle w:val="DraftHeading1"/>
        <w:tabs>
          <w:tab w:val="right" w:pos="680"/>
        </w:tabs>
        <w:ind w:left="850" w:hanging="850"/>
      </w:pPr>
      <w:r>
        <w:tab/>
      </w:r>
      <w:bookmarkStart w:id="342" w:name="_Toc226010317"/>
      <w:r>
        <w:t>245</w:t>
      </w:r>
      <w:r w:rsidR="009E119B">
        <w:tab/>
      </w:r>
      <w:r>
        <w:t>Identification of authorised officers</w:t>
      </w:r>
      <w:bookmarkEnd w:id="342"/>
    </w:p>
    <w:p w14:paraId="183357D6" w14:textId="77777777" w:rsidR="009C1390" w:rsidRDefault="009C1390">
      <w:pPr>
        <w:pStyle w:val="DraftHeading2"/>
        <w:tabs>
          <w:tab w:val="right" w:pos="1247"/>
        </w:tabs>
        <w:ind w:left="1361" w:hanging="1361"/>
      </w:pPr>
      <w:r>
        <w:tab/>
        <w:t>(1)</w:t>
      </w:r>
      <w:r>
        <w:tab/>
        <w:t>The Authority must issue an identity card to each person appointed as an authorised officer for the purposes of this Division.</w:t>
      </w:r>
    </w:p>
    <w:p w14:paraId="04BD6A6A" w14:textId="77777777" w:rsidR="009C1390" w:rsidRDefault="009C1390">
      <w:pPr>
        <w:pStyle w:val="DraftHeading2"/>
        <w:tabs>
          <w:tab w:val="right" w:pos="1247"/>
        </w:tabs>
        <w:ind w:left="1361" w:hanging="1361"/>
      </w:pPr>
      <w:r>
        <w:tab/>
        <w:t>(2)</w:t>
      </w:r>
      <w:r>
        <w:tab/>
        <w:t>The identity card issued to a person must—</w:t>
      </w:r>
    </w:p>
    <w:p w14:paraId="71A8046D" w14:textId="77777777" w:rsidR="009C1390" w:rsidRDefault="009C1390">
      <w:pPr>
        <w:pStyle w:val="DraftHeading3"/>
        <w:tabs>
          <w:tab w:val="right" w:pos="1757"/>
        </w:tabs>
        <w:ind w:left="1871" w:hanging="1871"/>
      </w:pPr>
      <w:r>
        <w:tab/>
        <w:t>(a)</w:t>
      </w:r>
      <w:r>
        <w:tab/>
        <w:t>contain a photograph of the person; and</w:t>
      </w:r>
    </w:p>
    <w:p w14:paraId="55BEB1F9" w14:textId="77777777" w:rsidR="009C1390" w:rsidRDefault="009C1390">
      <w:pPr>
        <w:pStyle w:val="DraftHeading3"/>
        <w:tabs>
          <w:tab w:val="right" w:pos="1757"/>
        </w:tabs>
        <w:ind w:left="1871" w:hanging="1871"/>
      </w:pPr>
      <w:r>
        <w:tab/>
        <w:t>(b)</w:t>
      </w:r>
      <w:r>
        <w:tab/>
        <w:t>state the full name of the person; and</w:t>
      </w:r>
    </w:p>
    <w:p w14:paraId="0FBE7859" w14:textId="77777777" w:rsidR="009C1390" w:rsidRDefault="009C1390">
      <w:pPr>
        <w:pStyle w:val="DraftHeading3"/>
        <w:tabs>
          <w:tab w:val="right" w:pos="1757"/>
        </w:tabs>
        <w:ind w:left="1871" w:hanging="1871"/>
      </w:pPr>
      <w:r>
        <w:lastRenderedPageBreak/>
        <w:tab/>
        <w:t>(c)</w:t>
      </w:r>
      <w:r>
        <w:tab/>
        <w:t>state that the person is an authorised officer for the purposes of this Division.</w:t>
      </w:r>
    </w:p>
    <w:p w14:paraId="191BAE79" w14:textId="77777777" w:rsidR="009C1390" w:rsidRDefault="009C1390">
      <w:pPr>
        <w:pStyle w:val="DraftHeading2"/>
        <w:tabs>
          <w:tab w:val="right" w:pos="1247"/>
        </w:tabs>
        <w:ind w:left="1361" w:hanging="1361"/>
      </w:pPr>
      <w:r>
        <w:tab/>
        <w:t>(3)</w:t>
      </w:r>
      <w:r w:rsidR="009E119B">
        <w:tab/>
      </w:r>
      <w:r>
        <w:t>In any proceedings under this Act, an identity card purporting to be issued to a person by the Authority under this section is evidence of the appointment of that person as an authorised officer.</w:t>
      </w:r>
    </w:p>
    <w:p w14:paraId="56011E04" w14:textId="77777777" w:rsidR="009C1390" w:rsidRDefault="009C1390" w:rsidP="009E119B">
      <w:pPr>
        <w:pStyle w:val="DraftHeading1"/>
        <w:tabs>
          <w:tab w:val="right" w:pos="680"/>
        </w:tabs>
        <w:ind w:left="850" w:hanging="850"/>
      </w:pPr>
      <w:r>
        <w:tab/>
      </w:r>
      <w:bookmarkStart w:id="343" w:name="_Toc226010318"/>
      <w:r>
        <w:t>246</w:t>
      </w:r>
      <w:r w:rsidR="009E119B">
        <w:tab/>
      </w:r>
      <w:r>
        <w:t>Powers of entry and access</w:t>
      </w:r>
      <w:bookmarkEnd w:id="343"/>
    </w:p>
    <w:p w14:paraId="03E952ED" w14:textId="77777777" w:rsidR="009C1390" w:rsidRDefault="009C1390">
      <w:pPr>
        <w:pStyle w:val="DraftHeading2"/>
        <w:tabs>
          <w:tab w:val="right" w:pos="1247"/>
        </w:tabs>
        <w:ind w:left="1361" w:hanging="1361"/>
      </w:pPr>
      <w:r>
        <w:tab/>
        <w:t>(1)</w:t>
      </w:r>
      <w:r>
        <w:tab/>
        <w:t>An authorised officer appointed under section 244 may enter the offices of a Project party during ordinary business hours—</w:t>
      </w:r>
    </w:p>
    <w:p w14:paraId="291F0EEA" w14:textId="77777777" w:rsidR="009C1390" w:rsidRDefault="009C1390">
      <w:pPr>
        <w:pStyle w:val="DraftHeading3"/>
        <w:tabs>
          <w:tab w:val="right" w:pos="1757"/>
        </w:tabs>
        <w:ind w:left="1871" w:hanging="1871"/>
      </w:pPr>
      <w:r>
        <w:tab/>
        <w:t>(a)</w:t>
      </w:r>
      <w:r>
        <w:tab/>
        <w:t>to inspect any records, systems or equipment in the possession of the Project party; and</w:t>
      </w:r>
    </w:p>
    <w:p w14:paraId="278BDF0E" w14:textId="77777777" w:rsidR="009C1390" w:rsidRDefault="009C1390">
      <w:pPr>
        <w:pStyle w:val="DraftHeading3"/>
        <w:tabs>
          <w:tab w:val="right" w:pos="1757"/>
        </w:tabs>
        <w:ind w:left="1871" w:hanging="1871"/>
      </w:pPr>
      <w:r>
        <w:tab/>
        <w:t>(b)</w:t>
      </w:r>
      <w:r>
        <w:tab/>
        <w:t>to take copies of or extracts from those records—</w:t>
      </w:r>
    </w:p>
    <w:p w14:paraId="3BF8F0D5" w14:textId="77777777" w:rsidR="009C1390" w:rsidRDefault="009C1390">
      <w:pPr>
        <w:pStyle w:val="BodySectionSub"/>
      </w:pPr>
      <w:r>
        <w:t>for the purpose of determining compliance with—</w:t>
      </w:r>
    </w:p>
    <w:p w14:paraId="583BDF90" w14:textId="77777777" w:rsidR="009C1390" w:rsidRDefault="009C1390">
      <w:pPr>
        <w:pStyle w:val="DraftHeading3"/>
        <w:tabs>
          <w:tab w:val="right" w:pos="1757"/>
        </w:tabs>
        <w:ind w:left="1871" w:hanging="1871"/>
      </w:pPr>
      <w:r>
        <w:tab/>
        <w:t>(c)</w:t>
      </w:r>
      <w:r>
        <w:tab/>
        <w:t>this Act or the regulations; or</w:t>
      </w:r>
    </w:p>
    <w:p w14:paraId="0BFC7C65" w14:textId="77777777" w:rsidR="009C1390" w:rsidRDefault="009C1390">
      <w:pPr>
        <w:pStyle w:val="DraftHeading3"/>
        <w:tabs>
          <w:tab w:val="right" w:pos="1757"/>
        </w:tabs>
        <w:ind w:left="1871" w:hanging="1871"/>
      </w:pPr>
      <w:r>
        <w:tab/>
        <w:t>(d)</w:t>
      </w:r>
      <w:r>
        <w:tab/>
        <w:t xml:space="preserve">the </w:t>
      </w:r>
      <w:r>
        <w:rPr>
          <w:b/>
          <w:bCs/>
        </w:rPr>
        <w:t>Road Management Act 2004</w:t>
      </w:r>
      <w:r>
        <w:t xml:space="preserve"> or the regulations under that Act; or</w:t>
      </w:r>
    </w:p>
    <w:p w14:paraId="703CE370" w14:textId="77777777" w:rsidR="00FF78CE" w:rsidRDefault="00FF78CE" w:rsidP="00905A63">
      <w:pPr>
        <w:pStyle w:val="SideNote"/>
        <w:framePr w:wrap="around"/>
      </w:pPr>
      <w:r>
        <w:t>S. 246(1)(e) amended by No. 55/2013 s. 14(3).</w:t>
      </w:r>
    </w:p>
    <w:p w14:paraId="6AEE3B18" w14:textId="77777777" w:rsidR="009C1390" w:rsidRDefault="009C1390">
      <w:pPr>
        <w:pStyle w:val="DraftHeading3"/>
        <w:tabs>
          <w:tab w:val="right" w:pos="1757"/>
        </w:tabs>
        <w:ind w:left="1871" w:hanging="1871"/>
      </w:pPr>
      <w:r>
        <w:tab/>
        <w:t>(e)</w:t>
      </w:r>
      <w:r>
        <w:tab/>
      </w:r>
      <w:r w:rsidR="00FF78CE">
        <w:t>Part 7B and section 99A</w:t>
      </w:r>
      <w:r>
        <w:t xml:space="preserve"> of the </w:t>
      </w:r>
      <w:r>
        <w:rPr>
          <w:b/>
          <w:bCs/>
        </w:rPr>
        <w:t>Road Safety Act 1986</w:t>
      </w:r>
      <w:r>
        <w:t xml:space="preserve">, any </w:t>
      </w:r>
      <w:r w:rsidR="00FF78CE">
        <w:t>agreement under section 90N</w:t>
      </w:r>
      <w:r>
        <w:t xml:space="preserve"> of that Act or any regulations under that Act relating to traffic control devices; or</w:t>
      </w:r>
    </w:p>
    <w:p w14:paraId="505DE7DA" w14:textId="77777777" w:rsidR="009C1390" w:rsidRDefault="009C1390">
      <w:pPr>
        <w:pStyle w:val="DraftHeading3"/>
        <w:tabs>
          <w:tab w:val="right" w:pos="1757"/>
        </w:tabs>
        <w:ind w:left="1871" w:hanging="1871"/>
      </w:pPr>
      <w:r>
        <w:tab/>
        <w:t>(f)</w:t>
      </w:r>
      <w:r>
        <w:tab/>
        <w:t>the Agreement; or</w:t>
      </w:r>
    </w:p>
    <w:p w14:paraId="3D9471D5" w14:textId="77777777" w:rsidR="009C1390" w:rsidRDefault="009C1390">
      <w:pPr>
        <w:pStyle w:val="DraftHeading3"/>
        <w:tabs>
          <w:tab w:val="right" w:pos="1757"/>
        </w:tabs>
        <w:ind w:left="1871" w:hanging="1871"/>
      </w:pPr>
      <w:r>
        <w:tab/>
        <w:t>(g)</w:t>
      </w:r>
      <w:r>
        <w:tab/>
        <w:t>a Project Document.</w:t>
      </w:r>
    </w:p>
    <w:p w14:paraId="02DFD7D7" w14:textId="77777777" w:rsidR="009C1390" w:rsidRDefault="009C1390">
      <w:pPr>
        <w:pStyle w:val="DraftHeading2"/>
        <w:tabs>
          <w:tab w:val="right" w:pos="1247"/>
        </w:tabs>
        <w:ind w:left="1361" w:hanging="1361"/>
      </w:pPr>
      <w:r>
        <w:tab/>
        <w:t>(2)</w:t>
      </w:r>
      <w:r>
        <w:tab/>
        <w:t>Before exercising any power under this section, an authorised officer must—</w:t>
      </w:r>
    </w:p>
    <w:p w14:paraId="60681651" w14:textId="77777777" w:rsidR="009C1390" w:rsidRDefault="009C1390" w:rsidP="00F0608F">
      <w:pPr>
        <w:pStyle w:val="DraftHeading3"/>
        <w:tabs>
          <w:tab w:val="right" w:pos="1757"/>
        </w:tabs>
        <w:ind w:left="1871" w:hanging="1871"/>
      </w:pPr>
      <w:r>
        <w:tab/>
        <w:t>(a)</w:t>
      </w:r>
      <w:r>
        <w:tab/>
        <w:t>produce his or her identity card to the Project party or an agent or emp</w:t>
      </w:r>
      <w:r w:rsidR="00F0608F">
        <w:t>loyee of the Project party; and</w:t>
      </w:r>
    </w:p>
    <w:p w14:paraId="142CF8A6" w14:textId="77777777" w:rsidR="00B31D1D" w:rsidRPr="00B31D1D" w:rsidRDefault="00B31D1D" w:rsidP="00B31D1D"/>
    <w:p w14:paraId="1C4BACE8" w14:textId="77777777" w:rsidR="009C1390" w:rsidRDefault="009C1390">
      <w:pPr>
        <w:pStyle w:val="DraftHeading3"/>
        <w:tabs>
          <w:tab w:val="right" w:pos="1757"/>
        </w:tabs>
        <w:ind w:left="1871" w:hanging="1871"/>
      </w:pPr>
      <w:r>
        <w:lastRenderedPageBreak/>
        <w:tab/>
        <w:t>(b)</w:t>
      </w:r>
      <w:r>
        <w:tab/>
        <w:t>inform the Project party or the agent or employee of the Project party that it is an offence under section 247 to prevent the authorised officer from carrying out an inspection or from taking any copy or extract under this section.</w:t>
      </w:r>
    </w:p>
    <w:p w14:paraId="1E350764" w14:textId="77777777" w:rsidR="009C1390" w:rsidRDefault="009C1390" w:rsidP="009E119B">
      <w:pPr>
        <w:pStyle w:val="DraftHeading1"/>
        <w:tabs>
          <w:tab w:val="right" w:pos="680"/>
        </w:tabs>
        <w:ind w:left="850" w:hanging="850"/>
      </w:pPr>
      <w:r>
        <w:tab/>
      </w:r>
      <w:bookmarkStart w:id="344" w:name="_Toc226010319"/>
      <w:r>
        <w:t>247</w:t>
      </w:r>
      <w:r w:rsidR="009E119B">
        <w:tab/>
      </w:r>
      <w:r>
        <w:t>Offence to hinder authorised officer</w:t>
      </w:r>
      <w:bookmarkEnd w:id="344"/>
    </w:p>
    <w:p w14:paraId="73694943" w14:textId="77777777" w:rsidR="009C1390" w:rsidRDefault="009C1390">
      <w:pPr>
        <w:pStyle w:val="BodySectionSub"/>
      </w:pPr>
      <w:r>
        <w:t>A Project party or an agent or employee of a Project party must not prevent an authorised officer appointed under section 244 from carrying out an inspection or from taking any copy or extract in accordance with section 246.</w:t>
      </w:r>
    </w:p>
    <w:p w14:paraId="292C898D" w14:textId="77777777" w:rsidR="009C1390" w:rsidRDefault="009C1390">
      <w:pPr>
        <w:pStyle w:val="DraftPenalty2"/>
        <w:numPr>
          <w:ilvl w:val="0"/>
          <w:numId w:val="17"/>
        </w:numPr>
      </w:pPr>
      <w:r>
        <w:t>120 penalty units.</w:t>
      </w:r>
    </w:p>
    <w:p w14:paraId="2CA5A397" w14:textId="77777777" w:rsidR="009C1390" w:rsidRPr="00D10CC8" w:rsidRDefault="009C1390" w:rsidP="00D10CC8">
      <w:pPr>
        <w:pStyle w:val="Heading-DIVISION"/>
        <w:rPr>
          <w:sz w:val="28"/>
        </w:rPr>
      </w:pPr>
      <w:bookmarkStart w:id="345" w:name="_Toc226010320"/>
      <w:r w:rsidRPr="00D10CC8">
        <w:rPr>
          <w:sz w:val="28"/>
        </w:rPr>
        <w:t>Division 7</w:t>
      </w:r>
      <w:r w:rsidRPr="00D10CC8">
        <w:rPr>
          <w:bCs/>
          <w:sz w:val="28"/>
        </w:rPr>
        <w:t>—</w:t>
      </w:r>
      <w:r w:rsidRPr="00D10CC8">
        <w:rPr>
          <w:sz w:val="28"/>
        </w:rPr>
        <w:t xml:space="preserve">Evidentiary </w:t>
      </w:r>
      <w:r w:rsidR="00CF7B6F" w:rsidRPr="00D10CC8">
        <w:rPr>
          <w:sz w:val="28"/>
        </w:rPr>
        <w:t>p</w:t>
      </w:r>
      <w:r w:rsidRPr="00D10CC8">
        <w:rPr>
          <w:sz w:val="28"/>
        </w:rPr>
        <w:t>rovisions</w:t>
      </w:r>
      <w:bookmarkEnd w:id="345"/>
    </w:p>
    <w:p w14:paraId="6981A8A0" w14:textId="77777777" w:rsidR="009C1390" w:rsidRDefault="009C1390" w:rsidP="009E119B">
      <w:pPr>
        <w:pStyle w:val="DraftHeading1"/>
        <w:tabs>
          <w:tab w:val="right" w:pos="680"/>
        </w:tabs>
        <w:ind w:left="850" w:hanging="850"/>
      </w:pPr>
      <w:r>
        <w:tab/>
      </w:r>
      <w:bookmarkStart w:id="346" w:name="_Toc226010321"/>
      <w:r>
        <w:t>248</w:t>
      </w:r>
      <w:r w:rsidR="009E119B">
        <w:tab/>
      </w:r>
      <w:r>
        <w:t>Evidentiary certificates of Authority</w:t>
      </w:r>
      <w:bookmarkEnd w:id="346"/>
    </w:p>
    <w:p w14:paraId="2E2EFAFC" w14:textId="77777777" w:rsidR="009C1390" w:rsidRDefault="009C1390">
      <w:pPr>
        <w:pStyle w:val="BodySectionSub"/>
      </w:pPr>
      <w:r>
        <w:t>In any proceedings under this Act, a certificate purporting to be signed by the Chief Executive Officer of the Authority, certifying—</w:t>
      </w:r>
    </w:p>
    <w:p w14:paraId="5B5F6EDC" w14:textId="77777777" w:rsidR="009C1390" w:rsidRDefault="009C1390">
      <w:pPr>
        <w:pStyle w:val="DraftHeading3"/>
        <w:tabs>
          <w:tab w:val="right" w:pos="1757"/>
        </w:tabs>
        <w:ind w:left="1871" w:hanging="1871"/>
      </w:pPr>
      <w:r>
        <w:tab/>
        <w:t>(a)</w:t>
      </w:r>
      <w:r>
        <w:tab/>
        <w:t>that a person was or was not appointed under section 244 at a particular time; or</w:t>
      </w:r>
    </w:p>
    <w:p w14:paraId="772CDB8A" w14:textId="77777777" w:rsidR="009C1390" w:rsidRDefault="009C1390">
      <w:pPr>
        <w:pStyle w:val="DraftHeading3"/>
        <w:tabs>
          <w:tab w:val="right" w:pos="1757"/>
        </w:tabs>
        <w:ind w:left="1871" w:hanging="1871"/>
      </w:pPr>
      <w:r>
        <w:tab/>
        <w:t>(b)</w:t>
      </w:r>
      <w:r>
        <w:tab/>
        <w:t>that a licence had or had not been issued to a particular person under this Act—</w:t>
      </w:r>
    </w:p>
    <w:p w14:paraId="0EEF335F" w14:textId="77777777" w:rsidR="009C1390" w:rsidRDefault="009C1390">
      <w:pPr>
        <w:pStyle w:val="BodySectionSub"/>
      </w:pPr>
      <w:r>
        <w:t>is evidence of the facts stated in the certificate.</w:t>
      </w:r>
    </w:p>
    <w:p w14:paraId="09928F45" w14:textId="77777777" w:rsidR="009C1390" w:rsidRDefault="009C1390" w:rsidP="009E119B">
      <w:pPr>
        <w:pStyle w:val="DraftHeading1"/>
        <w:tabs>
          <w:tab w:val="right" w:pos="680"/>
        </w:tabs>
        <w:ind w:left="850" w:hanging="850"/>
      </w:pPr>
      <w:r>
        <w:tab/>
      </w:r>
      <w:bookmarkStart w:id="347" w:name="_Toc226010322"/>
      <w:r>
        <w:t>249</w:t>
      </w:r>
      <w:r w:rsidR="009E119B">
        <w:tab/>
      </w:r>
      <w:r>
        <w:t>Evidentiary certificates of Freeway Corporation</w:t>
      </w:r>
      <w:bookmarkEnd w:id="347"/>
    </w:p>
    <w:p w14:paraId="568EEFAE" w14:textId="77777777" w:rsidR="009C1390" w:rsidRDefault="009C1390" w:rsidP="00F0608F">
      <w:pPr>
        <w:pStyle w:val="BodySectionSub"/>
      </w:pPr>
      <w:r>
        <w:t>A certificate purporting to be signed by the Freeway Corporation certifying that any land, buildings or other property in the Extended Project area that is described in the certificate is vested in, occupied by or operated on behalf of the Freeway Corporation is admissible in evidence in any proceedings and, in the absence of evidence to the contrary, is proof of the matters stated in the certificate.</w:t>
      </w:r>
    </w:p>
    <w:p w14:paraId="448DC718" w14:textId="77777777" w:rsidR="009C1390" w:rsidRPr="00D10CC8" w:rsidRDefault="009C1390" w:rsidP="00D10CC8">
      <w:pPr>
        <w:pStyle w:val="Heading-DIVISION"/>
        <w:rPr>
          <w:sz w:val="28"/>
        </w:rPr>
      </w:pPr>
      <w:bookmarkStart w:id="348" w:name="_Toc226010323"/>
      <w:r w:rsidRPr="00D10CC8">
        <w:rPr>
          <w:sz w:val="28"/>
        </w:rPr>
        <w:lastRenderedPageBreak/>
        <w:t>Division 8</w:t>
      </w:r>
      <w:r w:rsidRPr="00D10CC8">
        <w:rPr>
          <w:bCs/>
          <w:sz w:val="28"/>
        </w:rPr>
        <w:t>—</w:t>
      </w:r>
      <w:r w:rsidRPr="00D10CC8">
        <w:rPr>
          <w:sz w:val="28"/>
        </w:rPr>
        <w:t>Service of</w:t>
      </w:r>
      <w:r w:rsidR="00CF7B6F" w:rsidRPr="00D10CC8">
        <w:rPr>
          <w:sz w:val="28"/>
        </w:rPr>
        <w:t xml:space="preserve"> d</w:t>
      </w:r>
      <w:r w:rsidRPr="00D10CC8">
        <w:rPr>
          <w:sz w:val="28"/>
        </w:rPr>
        <w:t>ocuments</w:t>
      </w:r>
      <w:bookmarkEnd w:id="348"/>
    </w:p>
    <w:p w14:paraId="0E1BB83E" w14:textId="77777777" w:rsidR="009C1390" w:rsidRDefault="009C1390" w:rsidP="009E119B">
      <w:pPr>
        <w:pStyle w:val="DraftHeading1"/>
        <w:tabs>
          <w:tab w:val="right" w:pos="680"/>
        </w:tabs>
        <w:ind w:left="850" w:hanging="850"/>
      </w:pPr>
      <w:r>
        <w:tab/>
      </w:r>
      <w:bookmarkStart w:id="349" w:name="_Toc226010324"/>
      <w:r>
        <w:t>250</w:t>
      </w:r>
      <w:r w:rsidR="009E119B">
        <w:tab/>
      </w:r>
      <w:r>
        <w:t>Service of documents</w:t>
      </w:r>
      <w:bookmarkEnd w:id="349"/>
    </w:p>
    <w:p w14:paraId="5877D1CD" w14:textId="77777777" w:rsidR="009C1390" w:rsidRDefault="009C1390">
      <w:pPr>
        <w:pStyle w:val="BodySectionSub"/>
      </w:pPr>
      <w:r>
        <w:t>If under this Act or the regulations, a notice, demand or other document is required or permitted to be served on any person, the notice, demand or other document may, unless the contrary intention appears, be served in or out of Victoria—</w:t>
      </w:r>
    </w:p>
    <w:p w14:paraId="07B896EB" w14:textId="77777777" w:rsidR="009C1390" w:rsidRDefault="009C1390">
      <w:pPr>
        <w:pStyle w:val="DraftHeading3"/>
        <w:tabs>
          <w:tab w:val="right" w:pos="1757"/>
        </w:tabs>
        <w:ind w:left="1871" w:hanging="1871"/>
      </w:pPr>
      <w:r>
        <w:tab/>
        <w:t>(a)</w:t>
      </w:r>
      <w:r>
        <w:tab/>
        <w:t>by delivering it personally to the person; or</w:t>
      </w:r>
    </w:p>
    <w:p w14:paraId="4F8268FF" w14:textId="77777777" w:rsidR="009C1390" w:rsidRDefault="009C1390">
      <w:pPr>
        <w:pStyle w:val="DraftHeading3"/>
        <w:tabs>
          <w:tab w:val="right" w:pos="1757"/>
        </w:tabs>
        <w:ind w:left="1871" w:hanging="1871"/>
      </w:pPr>
      <w:r>
        <w:tab/>
        <w:t>(b)</w:t>
      </w:r>
      <w:r>
        <w:tab/>
        <w:t>by leaving it at the usual or last known place of residence or business of the person with a person apparently over the age of 16 years and apparently residing at that place or (in the case of a place of business) apparently in charge of or employed at that place; or</w:t>
      </w:r>
    </w:p>
    <w:p w14:paraId="5902DE3E" w14:textId="77777777" w:rsidR="009C1390" w:rsidRDefault="009C1390">
      <w:pPr>
        <w:pStyle w:val="DraftHeading3"/>
        <w:tabs>
          <w:tab w:val="right" w:pos="1757"/>
        </w:tabs>
        <w:ind w:left="1871" w:hanging="1871"/>
      </w:pPr>
      <w:r>
        <w:tab/>
        <w:t>(c)</w:t>
      </w:r>
      <w:r>
        <w:tab/>
        <w:t>by sending it by post, addressed to the person at the usual or last known place of residence or business of that person; or</w:t>
      </w:r>
    </w:p>
    <w:p w14:paraId="5E14E808" w14:textId="77777777" w:rsidR="009C1390" w:rsidRDefault="009C1390">
      <w:pPr>
        <w:pStyle w:val="DraftHeading3"/>
        <w:tabs>
          <w:tab w:val="right" w:pos="1757"/>
        </w:tabs>
        <w:ind w:left="1871" w:hanging="1871"/>
      </w:pPr>
      <w:r>
        <w:tab/>
        <w:t>(d)</w:t>
      </w:r>
      <w:r>
        <w:tab/>
        <w:t>if the person has given an address to the enforcement agency or the Freeway Corporation that is not his or her place of residence or business, by sending it by post addressed to the person at that address.</w:t>
      </w:r>
    </w:p>
    <w:p w14:paraId="6316703E" w14:textId="77777777" w:rsidR="009C1390" w:rsidRPr="00D10CC8" w:rsidRDefault="009C1390" w:rsidP="00D10CC8">
      <w:pPr>
        <w:pStyle w:val="Heading-DIVISION"/>
        <w:rPr>
          <w:sz w:val="28"/>
        </w:rPr>
      </w:pPr>
      <w:bookmarkStart w:id="350" w:name="_Toc226010325"/>
      <w:r w:rsidRPr="00D10CC8">
        <w:rPr>
          <w:sz w:val="28"/>
        </w:rPr>
        <w:t>Division 9</w:t>
      </w:r>
      <w:r w:rsidRPr="00D10CC8">
        <w:rPr>
          <w:bCs/>
          <w:sz w:val="28"/>
        </w:rPr>
        <w:t>—</w:t>
      </w:r>
      <w:r w:rsidRPr="00D10CC8">
        <w:rPr>
          <w:sz w:val="28"/>
        </w:rPr>
        <w:t xml:space="preserve">Proceedings for </w:t>
      </w:r>
      <w:r w:rsidR="00CF7B6F" w:rsidRPr="00D10CC8">
        <w:rPr>
          <w:sz w:val="28"/>
        </w:rPr>
        <w:t>o</w:t>
      </w:r>
      <w:r w:rsidRPr="00D10CC8">
        <w:rPr>
          <w:sz w:val="28"/>
        </w:rPr>
        <w:t>ffences</w:t>
      </w:r>
      <w:bookmarkEnd w:id="350"/>
    </w:p>
    <w:p w14:paraId="6EDCE598" w14:textId="77777777" w:rsidR="009C1390" w:rsidRDefault="009C1390" w:rsidP="009E119B">
      <w:pPr>
        <w:pStyle w:val="DraftHeading1"/>
        <w:tabs>
          <w:tab w:val="right" w:pos="680"/>
        </w:tabs>
        <w:ind w:left="850" w:hanging="850"/>
      </w:pPr>
      <w:r>
        <w:tab/>
      </w:r>
      <w:bookmarkStart w:id="351" w:name="_Toc226010326"/>
      <w:r>
        <w:t>251</w:t>
      </w:r>
      <w:r w:rsidR="009E119B">
        <w:tab/>
      </w:r>
      <w:r>
        <w:t>Proceedings for offences under Part 9</w:t>
      </w:r>
      <w:bookmarkEnd w:id="351"/>
    </w:p>
    <w:p w14:paraId="2B60E7B7" w14:textId="77777777" w:rsidR="009C1390" w:rsidRDefault="009C1390">
      <w:pPr>
        <w:pStyle w:val="DraftHeading2"/>
        <w:tabs>
          <w:tab w:val="right" w:pos="1247"/>
        </w:tabs>
        <w:ind w:left="1361" w:hanging="1361"/>
      </w:pPr>
      <w:r>
        <w:tab/>
        <w:t>(1)</w:t>
      </w:r>
      <w:r>
        <w:tab/>
        <w:t>Proceedings for an offence under Part 9 may only be brought by—</w:t>
      </w:r>
    </w:p>
    <w:p w14:paraId="3FA615BF" w14:textId="77777777" w:rsidR="002E75FA" w:rsidRDefault="00B6330F" w:rsidP="00905A63">
      <w:pPr>
        <w:pStyle w:val="SideNote"/>
        <w:framePr w:wrap="around"/>
      </w:pPr>
      <w:r>
        <w:t>S. 251</w:t>
      </w:r>
      <w:r w:rsidR="009476CC">
        <w:t>(1)</w:t>
      </w:r>
      <w:r>
        <w:t>(a) amended by No. 37/2014 s. 10(Sch. item 48.2).</w:t>
      </w:r>
    </w:p>
    <w:p w14:paraId="619D180D" w14:textId="77777777" w:rsidR="009C1390" w:rsidRDefault="009C1390">
      <w:pPr>
        <w:pStyle w:val="DraftHeading3"/>
        <w:tabs>
          <w:tab w:val="right" w:pos="1757"/>
        </w:tabs>
        <w:ind w:left="1871" w:hanging="1871"/>
      </w:pPr>
      <w:r>
        <w:tab/>
        <w:t>(a)</w:t>
      </w:r>
      <w:r w:rsidR="009E119B">
        <w:tab/>
      </w:r>
      <w:r>
        <w:t xml:space="preserve">a </w:t>
      </w:r>
      <w:r w:rsidR="00B6330F">
        <w:rPr>
          <w:bCs/>
          <w:iCs/>
          <w:szCs w:val="24"/>
        </w:rPr>
        <w:t>police officer</w:t>
      </w:r>
      <w:r>
        <w:t>; or</w:t>
      </w:r>
    </w:p>
    <w:p w14:paraId="62B0987E" w14:textId="77777777" w:rsidR="002E75FA" w:rsidRDefault="002E75FA"/>
    <w:p w14:paraId="2BD6F796" w14:textId="77777777" w:rsidR="007571C3" w:rsidRDefault="007571C3"/>
    <w:p w14:paraId="70E4F8DA" w14:textId="77777777" w:rsidR="009C1390" w:rsidRDefault="009C1390">
      <w:pPr>
        <w:pStyle w:val="DraftHeading3"/>
        <w:tabs>
          <w:tab w:val="right" w:pos="1757"/>
        </w:tabs>
        <w:ind w:left="1871" w:hanging="1871"/>
      </w:pPr>
      <w:r>
        <w:tab/>
        <w:t>(b)</w:t>
      </w:r>
      <w:r>
        <w:tab/>
        <w:t>an enforcement agency; or</w:t>
      </w:r>
    </w:p>
    <w:p w14:paraId="1B2BA85A" w14:textId="77777777" w:rsidR="009C1390" w:rsidRDefault="009C1390">
      <w:pPr>
        <w:pStyle w:val="DraftHeading3"/>
        <w:tabs>
          <w:tab w:val="right" w:pos="1757"/>
        </w:tabs>
        <w:ind w:left="1871" w:hanging="1871"/>
      </w:pPr>
      <w:r>
        <w:lastRenderedPageBreak/>
        <w:tab/>
        <w:t>(c)</w:t>
      </w:r>
      <w:r>
        <w:tab/>
        <w:t xml:space="preserve">a person authorised by the Minister under </w:t>
      </w:r>
      <w:r w:rsidR="00334E3E">
        <w:t>subsection</w:t>
      </w:r>
      <w:r>
        <w:t xml:space="preserve"> (2).</w:t>
      </w:r>
    </w:p>
    <w:p w14:paraId="74E6408F" w14:textId="77777777" w:rsidR="009C1390" w:rsidRDefault="009C1390">
      <w:pPr>
        <w:pStyle w:val="DraftHeading2"/>
        <w:tabs>
          <w:tab w:val="right" w:pos="1247"/>
        </w:tabs>
        <w:ind w:left="1361" w:hanging="1361"/>
      </w:pPr>
      <w:r>
        <w:tab/>
        <w:t>(2)</w:t>
      </w:r>
      <w:r>
        <w:tab/>
        <w:t>The Minister may authorise a person to bring proceedings for an offence under Part 9.</w:t>
      </w:r>
    </w:p>
    <w:p w14:paraId="4047B32C" w14:textId="77777777" w:rsidR="00517F36" w:rsidRDefault="00517F36" w:rsidP="00905A63">
      <w:pPr>
        <w:pStyle w:val="SideNote"/>
        <w:framePr w:wrap="around"/>
      </w:pPr>
      <w:r>
        <w:t>S. 251(3) inserted by No. 8/2019 s. 104.</w:t>
      </w:r>
    </w:p>
    <w:p w14:paraId="19B17754" w14:textId="77777777" w:rsidR="00517F36" w:rsidRPr="00517F36" w:rsidRDefault="00517F36">
      <w:pPr>
        <w:pStyle w:val="DraftHeading2"/>
        <w:tabs>
          <w:tab w:val="right" w:pos="1247"/>
        </w:tabs>
        <w:ind w:left="1361" w:hanging="1361"/>
      </w:pPr>
      <w:r>
        <w:tab/>
      </w:r>
      <w:r w:rsidRPr="00517F36">
        <w:t>(3)</w:t>
      </w:r>
      <w:r w:rsidRPr="00D1685D">
        <w:tab/>
        <w:t xml:space="preserve">Despite section 7 of the </w:t>
      </w:r>
      <w:r w:rsidRPr="00D1685D">
        <w:rPr>
          <w:b/>
        </w:rPr>
        <w:t>Criminal Procedure Act 2009</w:t>
      </w:r>
      <w:r w:rsidRPr="00D1685D">
        <w:t>, a proceeding for an offence under section 204(1) may be commenced not more than 15 months after the commission of the alleged offence.</w:t>
      </w:r>
    </w:p>
    <w:p w14:paraId="483B8AE9" w14:textId="77777777" w:rsidR="009C1390" w:rsidRDefault="009C1390" w:rsidP="009E119B">
      <w:pPr>
        <w:pStyle w:val="DraftHeading1"/>
        <w:tabs>
          <w:tab w:val="right" w:pos="680"/>
        </w:tabs>
        <w:ind w:left="850" w:hanging="850"/>
      </w:pPr>
      <w:r>
        <w:tab/>
      </w:r>
      <w:bookmarkStart w:id="352" w:name="_Toc226010327"/>
      <w:r>
        <w:t>252</w:t>
      </w:r>
      <w:r w:rsidR="009E119B">
        <w:tab/>
      </w:r>
      <w:r>
        <w:t>Proceedings for other offences</w:t>
      </w:r>
      <w:bookmarkEnd w:id="352"/>
    </w:p>
    <w:p w14:paraId="2F4CEBBB" w14:textId="77777777" w:rsidR="009C1390" w:rsidRDefault="009C1390">
      <w:pPr>
        <w:pStyle w:val="BodySectionSub"/>
      </w:pPr>
      <w:r>
        <w:t>Proceedings for any offence under this Act (other than an offence referred to in section 251), may only be brought by—</w:t>
      </w:r>
    </w:p>
    <w:p w14:paraId="34FC2BAB" w14:textId="77777777" w:rsidR="002E75FA" w:rsidRDefault="00B6330F" w:rsidP="00905A63">
      <w:pPr>
        <w:pStyle w:val="SideNote"/>
        <w:framePr w:wrap="around"/>
      </w:pPr>
      <w:r>
        <w:t>S. 252(a) amended by No. 37/2014 s. 10(Sch. item 48.2).</w:t>
      </w:r>
    </w:p>
    <w:p w14:paraId="49240494" w14:textId="77777777" w:rsidR="009C1390" w:rsidRDefault="009C1390">
      <w:pPr>
        <w:pStyle w:val="DraftHeading3"/>
        <w:tabs>
          <w:tab w:val="right" w:pos="1757"/>
        </w:tabs>
        <w:ind w:left="1871" w:hanging="1871"/>
      </w:pPr>
      <w:r>
        <w:tab/>
        <w:t>(a)</w:t>
      </w:r>
      <w:r>
        <w:tab/>
        <w:t xml:space="preserve">a </w:t>
      </w:r>
      <w:r w:rsidR="00B6330F">
        <w:rPr>
          <w:bCs/>
          <w:iCs/>
          <w:szCs w:val="24"/>
        </w:rPr>
        <w:t>police officer</w:t>
      </w:r>
      <w:r>
        <w:t>; or</w:t>
      </w:r>
    </w:p>
    <w:p w14:paraId="05D08A38" w14:textId="77777777" w:rsidR="002E75FA" w:rsidRDefault="002E75FA"/>
    <w:p w14:paraId="2C5341C3" w14:textId="77777777" w:rsidR="009476CC" w:rsidRDefault="009476CC"/>
    <w:p w14:paraId="110EB141" w14:textId="77777777" w:rsidR="009C1390" w:rsidRDefault="009C1390">
      <w:pPr>
        <w:pStyle w:val="DraftHeading3"/>
        <w:tabs>
          <w:tab w:val="right" w:pos="1757"/>
        </w:tabs>
        <w:ind w:left="1871" w:hanging="1871"/>
      </w:pPr>
      <w:r>
        <w:tab/>
        <w:t>(b)</w:t>
      </w:r>
      <w:r>
        <w:tab/>
        <w:t>a prescribed person.</w:t>
      </w:r>
    </w:p>
    <w:p w14:paraId="7BB2D52A" w14:textId="77777777" w:rsidR="009C1390" w:rsidRPr="00D10CC8" w:rsidRDefault="009C1390" w:rsidP="00D10CC8">
      <w:pPr>
        <w:pStyle w:val="Heading-PART"/>
        <w:rPr>
          <w:caps w:val="0"/>
          <w:sz w:val="32"/>
        </w:rPr>
      </w:pPr>
      <w:r w:rsidRPr="00D10CC8">
        <w:rPr>
          <w:caps w:val="0"/>
          <w:sz w:val="32"/>
        </w:rPr>
        <w:br w:type="page"/>
      </w:r>
      <w:bookmarkStart w:id="353" w:name="_Toc226010328"/>
      <w:r w:rsidRPr="00D10CC8">
        <w:rPr>
          <w:caps w:val="0"/>
          <w:sz w:val="32"/>
        </w:rPr>
        <w:lastRenderedPageBreak/>
        <w:t>Part 11</w:t>
      </w:r>
      <w:r w:rsidRPr="00D10CC8">
        <w:rPr>
          <w:bCs/>
          <w:caps w:val="0"/>
          <w:sz w:val="32"/>
        </w:rPr>
        <w:t>—</w:t>
      </w:r>
      <w:r w:rsidRPr="00D10CC8">
        <w:rPr>
          <w:caps w:val="0"/>
          <w:sz w:val="32"/>
        </w:rPr>
        <w:t>General</w:t>
      </w:r>
      <w:bookmarkEnd w:id="353"/>
    </w:p>
    <w:p w14:paraId="16A8A233" w14:textId="77777777" w:rsidR="009C1390" w:rsidRDefault="009C1390" w:rsidP="009E119B">
      <w:pPr>
        <w:pStyle w:val="DraftHeading1"/>
        <w:tabs>
          <w:tab w:val="right" w:pos="680"/>
        </w:tabs>
        <w:ind w:left="850" w:hanging="850"/>
      </w:pPr>
      <w:r>
        <w:tab/>
      </w:r>
      <w:bookmarkStart w:id="354" w:name="_Toc226010329"/>
      <w:r>
        <w:t>253</w:t>
      </w:r>
      <w:r w:rsidR="009E119B">
        <w:tab/>
      </w:r>
      <w:r>
        <w:t>Taxes and duties</w:t>
      </w:r>
      <w:bookmarkEnd w:id="354"/>
    </w:p>
    <w:p w14:paraId="5E632E68" w14:textId="77777777" w:rsidR="009C1390" w:rsidRDefault="009C1390">
      <w:pPr>
        <w:pStyle w:val="DraftHeading2"/>
        <w:tabs>
          <w:tab w:val="right" w:pos="1247"/>
        </w:tabs>
        <w:ind w:left="1361" w:hanging="1361"/>
      </w:pPr>
      <w:r>
        <w:tab/>
        <w:t>(1)</w:t>
      </w:r>
      <w:r>
        <w:tab/>
        <w:t xml:space="preserve">No duty is payable under the </w:t>
      </w:r>
      <w:r>
        <w:rPr>
          <w:b/>
          <w:bCs/>
        </w:rPr>
        <w:t>Duties Act 2000</w:t>
      </w:r>
      <w:r>
        <w:t xml:space="preserve"> in respect of the Agreement or any other agreement entered into by the State and contemplated under the Agreement.</w:t>
      </w:r>
    </w:p>
    <w:p w14:paraId="1DF8283F" w14:textId="77777777" w:rsidR="00164D09" w:rsidRDefault="00164D09" w:rsidP="00905A63">
      <w:pPr>
        <w:pStyle w:val="SideNote"/>
        <w:framePr w:wrap="around"/>
      </w:pPr>
      <w:r>
        <w:t xml:space="preserve">S. 253(2) substituted by No. </w:t>
      </w:r>
      <w:r w:rsidR="00CF4372">
        <w:t>14/2005</w:t>
      </w:r>
      <w:r>
        <w:t xml:space="preserve"> s. 30.</w:t>
      </w:r>
    </w:p>
    <w:p w14:paraId="542CB1E8" w14:textId="77777777" w:rsidR="00164D09" w:rsidRDefault="00164D09" w:rsidP="00164D09">
      <w:pPr>
        <w:pStyle w:val="DraftHeading3"/>
        <w:tabs>
          <w:tab w:val="right" w:pos="1247"/>
        </w:tabs>
        <w:ind w:left="1361" w:hanging="1361"/>
      </w:pPr>
      <w:r>
        <w:tab/>
      </w:r>
      <w:r w:rsidRPr="00164D09">
        <w:t>(2)</w:t>
      </w:r>
      <w:r>
        <w:tab/>
        <w:t>No land tax is payable in respect of leased land.</w:t>
      </w:r>
    </w:p>
    <w:p w14:paraId="51B1F3E3" w14:textId="77777777" w:rsidR="000B33A4" w:rsidRDefault="000B33A4" w:rsidP="000B33A4"/>
    <w:p w14:paraId="32E626CE" w14:textId="77777777" w:rsidR="000B33A4" w:rsidRPr="000B33A4" w:rsidRDefault="000B33A4" w:rsidP="000B33A4"/>
    <w:p w14:paraId="426B706C" w14:textId="77777777" w:rsidR="00164D09" w:rsidRDefault="00164D09" w:rsidP="00905A63">
      <w:pPr>
        <w:pStyle w:val="SideNote"/>
        <w:framePr w:wrap="around"/>
      </w:pPr>
      <w:r>
        <w:t xml:space="preserve">S. 253(3) inserted by No. </w:t>
      </w:r>
      <w:r w:rsidR="00CF4372">
        <w:t>14/2005</w:t>
      </w:r>
      <w:r>
        <w:t xml:space="preserve"> s. 30.</w:t>
      </w:r>
    </w:p>
    <w:p w14:paraId="2EC4B2EE" w14:textId="77777777" w:rsidR="00164D09" w:rsidRDefault="00164D09" w:rsidP="00164D09">
      <w:pPr>
        <w:pStyle w:val="DraftHeading2"/>
        <w:tabs>
          <w:tab w:val="right" w:pos="1247"/>
        </w:tabs>
        <w:ind w:left="1361" w:hanging="1361"/>
      </w:pPr>
      <w:r>
        <w:tab/>
      </w:r>
      <w:r w:rsidRPr="00164D09">
        <w:t>(3)</w:t>
      </w:r>
      <w:r>
        <w:tab/>
        <w:t>No land tax is payable by a licensee in respect of licensed land.</w:t>
      </w:r>
    </w:p>
    <w:p w14:paraId="4B112A2E" w14:textId="77777777" w:rsidR="00164D09" w:rsidRPr="00164D09" w:rsidRDefault="00164D09" w:rsidP="00164D09"/>
    <w:p w14:paraId="6C8BF8C1" w14:textId="77777777" w:rsidR="009C1390" w:rsidRDefault="009C1390" w:rsidP="009E119B">
      <w:pPr>
        <w:pStyle w:val="DraftHeading1"/>
        <w:tabs>
          <w:tab w:val="right" w:pos="680"/>
        </w:tabs>
        <w:ind w:left="850" w:hanging="850"/>
      </w:pPr>
      <w:r>
        <w:tab/>
      </w:r>
      <w:bookmarkStart w:id="355" w:name="_Toc226010330"/>
      <w:r>
        <w:t>254</w:t>
      </w:r>
      <w:r w:rsidR="009E119B">
        <w:tab/>
      </w:r>
      <w:r>
        <w:t>Rates and charges</w:t>
      </w:r>
      <w:bookmarkEnd w:id="355"/>
    </w:p>
    <w:p w14:paraId="50D30058" w14:textId="77777777" w:rsidR="009C1390" w:rsidRDefault="009C1390">
      <w:pPr>
        <w:pStyle w:val="DraftHeading2"/>
        <w:tabs>
          <w:tab w:val="right" w:pos="1247"/>
        </w:tabs>
        <w:ind w:left="1361" w:hanging="1361"/>
      </w:pPr>
      <w:r>
        <w:tab/>
        <w:t>(1)</w:t>
      </w:r>
      <w:r>
        <w:tab/>
        <w:t xml:space="preserve">Leased land and licensed land are not rateable land within the meaning of section 154 of the </w:t>
      </w:r>
      <w:r>
        <w:rPr>
          <w:b/>
        </w:rPr>
        <w:t>Local Government Act 1989</w:t>
      </w:r>
      <w:r>
        <w:t>.</w:t>
      </w:r>
    </w:p>
    <w:p w14:paraId="49C1101A" w14:textId="77777777" w:rsidR="007D667E" w:rsidRPr="007D667E" w:rsidRDefault="007D667E" w:rsidP="00905A63">
      <w:pPr>
        <w:pStyle w:val="SideNote"/>
        <w:framePr w:wrap="around"/>
      </w:pPr>
      <w:r>
        <w:t xml:space="preserve">S. 254(2) amended by No. </w:t>
      </w:r>
      <w:r w:rsidR="00472BA1">
        <w:t>95/2005</w:t>
      </w:r>
      <w:r>
        <w:t xml:space="preserve"> s. 4(4)(b).</w:t>
      </w:r>
    </w:p>
    <w:p w14:paraId="0E939103" w14:textId="77777777" w:rsidR="009C1390" w:rsidRDefault="009C1390">
      <w:pPr>
        <w:pStyle w:val="DraftHeading2"/>
        <w:tabs>
          <w:tab w:val="right" w:pos="1247"/>
        </w:tabs>
        <w:ind w:left="1361" w:hanging="1361"/>
      </w:pPr>
      <w:r>
        <w:tab/>
        <w:t>(2)</w:t>
      </w:r>
      <w:r>
        <w:tab/>
        <w:t xml:space="preserve">Section 221 of the </w:t>
      </w:r>
      <w:r>
        <w:rPr>
          <w:b/>
        </w:rPr>
        <w:t>Local Government Act 1989</w:t>
      </w:r>
      <w:r>
        <w:t xml:space="preserve"> does not apply in respect of</w:t>
      </w:r>
      <w:r w:rsidR="007D667E" w:rsidRPr="007D667E">
        <w:t xml:space="preserve"> </w:t>
      </w:r>
      <w:r w:rsidR="007D667E">
        <w:t>EastLink</w:t>
      </w:r>
      <w:r>
        <w:t>.</w:t>
      </w:r>
    </w:p>
    <w:p w14:paraId="4E2ED237" w14:textId="77777777" w:rsidR="00444324" w:rsidRPr="00444324" w:rsidRDefault="00444324" w:rsidP="00444324"/>
    <w:p w14:paraId="754375AC" w14:textId="77777777" w:rsidR="009C1390" w:rsidRDefault="009C1390" w:rsidP="009E119B">
      <w:pPr>
        <w:pStyle w:val="DraftHeading1"/>
        <w:tabs>
          <w:tab w:val="right" w:pos="680"/>
        </w:tabs>
        <w:ind w:left="850" w:hanging="850"/>
      </w:pPr>
      <w:r>
        <w:tab/>
      </w:r>
      <w:bookmarkStart w:id="356" w:name="_Toc226010331"/>
      <w:r>
        <w:t>255</w:t>
      </w:r>
      <w:r w:rsidR="009E119B">
        <w:tab/>
      </w:r>
      <w:r>
        <w:t>Requirement on Minister to consult</w:t>
      </w:r>
      <w:bookmarkEnd w:id="356"/>
    </w:p>
    <w:p w14:paraId="380644B1" w14:textId="77777777" w:rsidR="009C1390" w:rsidRDefault="009C1390">
      <w:pPr>
        <w:pStyle w:val="BodySectionSub"/>
      </w:pPr>
      <w:r>
        <w:t>A failure of the Minister to consult with any other Minister under this Act before making any decision or taking any action does not invalidate that decision or action.</w:t>
      </w:r>
    </w:p>
    <w:p w14:paraId="638601DB" w14:textId="77777777" w:rsidR="009C1390" w:rsidRDefault="009C1390" w:rsidP="009E119B">
      <w:pPr>
        <w:pStyle w:val="DraftHeading1"/>
        <w:tabs>
          <w:tab w:val="right" w:pos="680"/>
        </w:tabs>
        <w:ind w:left="850" w:hanging="850"/>
      </w:pPr>
      <w:r>
        <w:tab/>
      </w:r>
      <w:bookmarkStart w:id="357" w:name="_Toc226010332"/>
      <w:r>
        <w:t>256</w:t>
      </w:r>
      <w:r w:rsidR="009E119B">
        <w:tab/>
      </w:r>
      <w:r>
        <w:t>Action by Registrar of Titles</w:t>
      </w:r>
      <w:bookmarkEnd w:id="357"/>
    </w:p>
    <w:p w14:paraId="27021A4F" w14:textId="77777777" w:rsidR="009C1390" w:rsidRDefault="009C1390">
      <w:pPr>
        <w:pStyle w:val="DraftHeading2"/>
        <w:tabs>
          <w:tab w:val="right" w:pos="1247"/>
        </w:tabs>
        <w:ind w:left="1361" w:hanging="1361"/>
      </w:pPr>
      <w:r>
        <w:tab/>
        <w:t>(1)</w:t>
      </w:r>
      <w:r>
        <w:tab/>
        <w:t>On being requested to do so and on delivery of any relevant instrument or document (but without production of a duplicate Crown grant or certificate of title), the Registrar of Titles must, as soon as practicable—</w:t>
      </w:r>
    </w:p>
    <w:p w14:paraId="16B803D2" w14:textId="77777777" w:rsidR="009C1390" w:rsidRDefault="009C1390">
      <w:pPr>
        <w:pStyle w:val="DraftHeading3"/>
        <w:tabs>
          <w:tab w:val="right" w:pos="1757"/>
        </w:tabs>
        <w:ind w:left="1871" w:hanging="1871"/>
      </w:pPr>
      <w:r>
        <w:lastRenderedPageBreak/>
        <w:tab/>
        <w:t>(a)</w:t>
      </w:r>
      <w:r>
        <w:tab/>
        <w:t>make any recordings in the Register that are necessary because of the operation of this Act or the Agreement; and</w:t>
      </w:r>
    </w:p>
    <w:p w14:paraId="2C774ED4" w14:textId="77777777" w:rsidR="009C1390" w:rsidRDefault="009C1390">
      <w:pPr>
        <w:pStyle w:val="DraftHeading3"/>
        <w:tabs>
          <w:tab w:val="right" w:pos="1757"/>
        </w:tabs>
        <w:ind w:left="1871" w:hanging="1871"/>
      </w:pPr>
      <w:r>
        <w:tab/>
        <w:t>(b)</w:t>
      </w:r>
      <w:r>
        <w:tab/>
        <w:t>register any lease made in accordance with the Agreement.</w:t>
      </w:r>
    </w:p>
    <w:p w14:paraId="7817F60D" w14:textId="77777777" w:rsidR="009C1390" w:rsidRDefault="009C1390">
      <w:pPr>
        <w:pStyle w:val="DraftHeading2"/>
        <w:tabs>
          <w:tab w:val="right" w:pos="1247"/>
        </w:tabs>
        <w:ind w:left="1361" w:hanging="1361"/>
      </w:pPr>
      <w:r>
        <w:tab/>
        <w:t>(2)</w:t>
      </w:r>
      <w:r>
        <w:tab/>
        <w:t xml:space="preserve">Division 4 of Part IV of the </w:t>
      </w:r>
      <w:r>
        <w:rPr>
          <w:b/>
          <w:bCs/>
        </w:rPr>
        <w:t>Transfer of Land Act 1958</w:t>
      </w:r>
      <w:r>
        <w:t xml:space="preserve"> applies to any acquisition of land by the Authority under Division 1 of Part 3 as if the Crown were the acquiring authority rather than the Authority.</w:t>
      </w:r>
    </w:p>
    <w:p w14:paraId="4A474529" w14:textId="77777777" w:rsidR="009C1390" w:rsidRDefault="009C1390" w:rsidP="009E119B">
      <w:pPr>
        <w:pStyle w:val="DraftHeading1"/>
        <w:tabs>
          <w:tab w:val="right" w:pos="680"/>
        </w:tabs>
        <w:ind w:left="850" w:hanging="850"/>
      </w:pPr>
      <w:r>
        <w:tab/>
      </w:r>
      <w:bookmarkStart w:id="358" w:name="_Toc226010333"/>
      <w:r>
        <w:t>257</w:t>
      </w:r>
      <w:r w:rsidR="009E119B">
        <w:tab/>
      </w:r>
      <w:r>
        <w:t>Supreme Court</w:t>
      </w:r>
      <w:r>
        <w:rPr>
          <w:bCs/>
        </w:rPr>
        <w:t>—</w:t>
      </w:r>
      <w:r>
        <w:t>limitation of jurisdiction</w:t>
      </w:r>
      <w:bookmarkEnd w:id="358"/>
    </w:p>
    <w:p w14:paraId="2B351A3A" w14:textId="77777777" w:rsidR="009C1390" w:rsidRDefault="009C1390">
      <w:pPr>
        <w:pStyle w:val="BodySectionSub"/>
      </w:pPr>
      <w:r>
        <w:t xml:space="preserve">It is the intention of sections 83, 193 and 236 to alter or vary section 85 of the </w:t>
      </w:r>
      <w:r>
        <w:rPr>
          <w:b/>
          <w:bCs/>
        </w:rPr>
        <w:t>Constitution Act 1975</w:t>
      </w:r>
      <w:r>
        <w:t>.</w:t>
      </w:r>
    </w:p>
    <w:p w14:paraId="2F3BDEDD" w14:textId="77777777" w:rsidR="009C1390" w:rsidRDefault="009C1390" w:rsidP="009E119B">
      <w:pPr>
        <w:pStyle w:val="DraftHeading1"/>
        <w:tabs>
          <w:tab w:val="right" w:pos="680"/>
        </w:tabs>
        <w:ind w:left="850" w:hanging="850"/>
      </w:pPr>
      <w:r>
        <w:tab/>
      </w:r>
      <w:bookmarkStart w:id="359" w:name="_Toc226010334"/>
      <w:r>
        <w:t>258</w:t>
      </w:r>
      <w:r w:rsidR="009E119B">
        <w:tab/>
      </w:r>
      <w:r>
        <w:t>Regulations</w:t>
      </w:r>
      <w:bookmarkEnd w:id="359"/>
    </w:p>
    <w:p w14:paraId="26E19C2E" w14:textId="77777777" w:rsidR="009C1390" w:rsidRDefault="009C1390">
      <w:pPr>
        <w:pStyle w:val="DraftHeading2"/>
        <w:tabs>
          <w:tab w:val="right" w:pos="1247"/>
        </w:tabs>
        <w:ind w:left="1361" w:hanging="1361"/>
      </w:pPr>
      <w:r>
        <w:tab/>
        <w:t>(1)</w:t>
      </w:r>
      <w:r>
        <w:tab/>
        <w:t>The Governor in Council may make regulations for or with respect to—</w:t>
      </w:r>
    </w:p>
    <w:p w14:paraId="383146A9" w14:textId="77777777" w:rsidR="00B71414" w:rsidRPr="00B71414" w:rsidRDefault="00B71414" w:rsidP="00905A63">
      <w:pPr>
        <w:pStyle w:val="SideNote"/>
        <w:framePr w:wrap="around"/>
      </w:pPr>
      <w:r>
        <w:t xml:space="preserve">S. 258(1)(a) amended by No. </w:t>
      </w:r>
      <w:r w:rsidR="001645A8">
        <w:t>32/2006</w:t>
      </w:r>
      <w:r>
        <w:t xml:space="preserve"> s. 83(3).</w:t>
      </w:r>
    </w:p>
    <w:p w14:paraId="557092D7" w14:textId="77777777" w:rsidR="009C1390" w:rsidRDefault="009C1390">
      <w:pPr>
        <w:pStyle w:val="DraftHeading3"/>
        <w:tabs>
          <w:tab w:val="right" w:pos="1757"/>
        </w:tabs>
        <w:ind w:left="1871" w:hanging="1871"/>
      </w:pPr>
      <w:r>
        <w:tab/>
        <w:t>(a)</w:t>
      </w:r>
      <w:r>
        <w:tab/>
        <w:t>prescribing the level of infringement penalty for the purposes of Part 9;</w:t>
      </w:r>
    </w:p>
    <w:p w14:paraId="5ABE2CF4" w14:textId="77777777" w:rsidR="005E1914" w:rsidRPr="005E1914" w:rsidRDefault="005E1914" w:rsidP="005E1914"/>
    <w:p w14:paraId="4CCF673A" w14:textId="77777777" w:rsidR="007D667E" w:rsidRPr="007D667E" w:rsidRDefault="007D667E" w:rsidP="00905A63">
      <w:pPr>
        <w:pStyle w:val="SideNote"/>
        <w:framePr w:wrap="around"/>
      </w:pPr>
      <w:r>
        <w:t xml:space="preserve">S. 258(1)(b) amended by No. </w:t>
      </w:r>
      <w:r w:rsidR="00472BA1">
        <w:t>95/2005</w:t>
      </w:r>
      <w:r>
        <w:t xml:space="preserve"> s. 4(4)(b).</w:t>
      </w:r>
    </w:p>
    <w:p w14:paraId="4BB80D10" w14:textId="77777777" w:rsidR="009C1390" w:rsidRDefault="009C1390">
      <w:pPr>
        <w:pStyle w:val="DraftHeading3"/>
        <w:tabs>
          <w:tab w:val="right" w:pos="1757"/>
        </w:tabs>
        <w:ind w:left="1871" w:hanging="1871"/>
      </w:pPr>
      <w:r>
        <w:tab/>
        <w:t>(b)</w:t>
      </w:r>
      <w:r>
        <w:tab/>
        <w:t xml:space="preserve">prescribing as a tolling device any system, equipment or thing (including any equipment or thing to be placed in or on a vehicle) for recording the use of a vehicle on </w:t>
      </w:r>
      <w:r w:rsidR="007D667E">
        <w:t>EastLink</w:t>
      </w:r>
      <w:r>
        <w:t>;</w:t>
      </w:r>
    </w:p>
    <w:p w14:paraId="6ED9F55A" w14:textId="77777777" w:rsidR="009C1390" w:rsidRDefault="009C1390">
      <w:pPr>
        <w:pStyle w:val="DraftHeading3"/>
        <w:tabs>
          <w:tab w:val="right" w:pos="1757"/>
        </w:tabs>
        <w:ind w:left="1871" w:hanging="1871"/>
      </w:pPr>
      <w:r>
        <w:tab/>
        <w:t>(c)</w:t>
      </w:r>
      <w:r>
        <w:tab/>
        <w:t>prescribing the manner in which the tolling devices are to be installed, set up, tested, operated, used, maintained or repaired;</w:t>
      </w:r>
    </w:p>
    <w:p w14:paraId="3AA67608" w14:textId="77777777" w:rsidR="009C1390" w:rsidRDefault="009C1390">
      <w:pPr>
        <w:pStyle w:val="DraftHeading3"/>
        <w:tabs>
          <w:tab w:val="right" w:pos="1757"/>
        </w:tabs>
        <w:ind w:left="1871" w:hanging="1871"/>
      </w:pPr>
      <w:r>
        <w:tab/>
        <w:t>(d)</w:t>
      </w:r>
      <w:r>
        <w:tab/>
        <w:t>prescribing the manner in which information from the tolling devices is to be handled for the purposes of tolling;</w:t>
      </w:r>
    </w:p>
    <w:p w14:paraId="1F0ADFF5" w14:textId="77777777" w:rsidR="00164D09" w:rsidRDefault="00164D09" w:rsidP="00905A63">
      <w:pPr>
        <w:pStyle w:val="SideNote"/>
        <w:framePr w:wrap="around"/>
      </w:pPr>
      <w:r>
        <w:t xml:space="preserve">S. 258(1)(e) amended by No. </w:t>
      </w:r>
      <w:r w:rsidR="00CF4372">
        <w:t>14/2005</w:t>
      </w:r>
      <w:r>
        <w:t xml:space="preserve"> s. 31.</w:t>
      </w:r>
    </w:p>
    <w:p w14:paraId="7F3E85AE" w14:textId="77777777" w:rsidR="009C1390" w:rsidRDefault="009C1390">
      <w:pPr>
        <w:pStyle w:val="DraftHeading3"/>
        <w:tabs>
          <w:tab w:val="right" w:pos="1757"/>
        </w:tabs>
        <w:ind w:left="1871" w:hanging="1871"/>
      </w:pPr>
      <w:r>
        <w:tab/>
        <w:t>(e)</w:t>
      </w:r>
      <w:r>
        <w:tab/>
        <w:t>prescribing methods of recording the payment of tolls</w:t>
      </w:r>
      <w:r w:rsidR="00164D09" w:rsidRPr="00164D09">
        <w:t xml:space="preserve"> </w:t>
      </w:r>
      <w:r w:rsidR="00164D09">
        <w:t>and toll administration fees</w:t>
      </w:r>
      <w:r>
        <w:t>;</w:t>
      </w:r>
    </w:p>
    <w:p w14:paraId="1C9B4F96" w14:textId="77777777" w:rsidR="00AE3B86" w:rsidRPr="00AE3B86" w:rsidRDefault="00AE3B86" w:rsidP="00AE3B86"/>
    <w:p w14:paraId="0D48EC36" w14:textId="77777777" w:rsidR="009C1390" w:rsidRDefault="009C1390">
      <w:pPr>
        <w:pStyle w:val="DraftHeading3"/>
        <w:tabs>
          <w:tab w:val="right" w:pos="1757"/>
        </w:tabs>
        <w:ind w:left="1871" w:hanging="1871"/>
      </w:pPr>
      <w:r>
        <w:lastRenderedPageBreak/>
        <w:tab/>
        <w:t>(f)</w:t>
      </w:r>
      <w:r>
        <w:tab/>
        <w:t>exempting from the payment of tolls vehicles or classes of vehicle that under the Agreement may be exempted from the payment of tolls;</w:t>
      </w:r>
    </w:p>
    <w:p w14:paraId="419A885E" w14:textId="77777777" w:rsidR="000B5957" w:rsidRDefault="000B5957" w:rsidP="00905A63">
      <w:pPr>
        <w:pStyle w:val="SideNote"/>
        <w:framePr w:wrap="around"/>
      </w:pPr>
      <w:r>
        <w:t>S. 258(1)(f</w:t>
      </w:r>
      <w:r w:rsidR="002D26F0">
        <w:t>a</w:t>
      </w:r>
      <w:r>
        <w:t>) inserted by No. 74/2007 s. 61.</w:t>
      </w:r>
    </w:p>
    <w:p w14:paraId="606E5331" w14:textId="77777777" w:rsidR="000B5957" w:rsidRDefault="000B5957" w:rsidP="000B5957">
      <w:pPr>
        <w:pStyle w:val="DraftHeading3"/>
        <w:tabs>
          <w:tab w:val="right" w:pos="1757"/>
        </w:tabs>
        <w:ind w:left="1871" w:hanging="1871"/>
      </w:pPr>
      <w:r>
        <w:tab/>
      </w:r>
      <w:r w:rsidRPr="000B5957">
        <w:t>(fa)</w:t>
      </w:r>
      <w:r>
        <w:tab/>
        <w:t>the exemption by the Freeway Corporation of vehicles from the requirement to be registered under Part 9;</w:t>
      </w:r>
    </w:p>
    <w:p w14:paraId="037A5EDD" w14:textId="77777777" w:rsidR="0055425E" w:rsidRDefault="0055425E" w:rsidP="00905A63">
      <w:pPr>
        <w:pStyle w:val="SideNote"/>
        <w:framePr w:wrap="around"/>
      </w:pPr>
      <w:r>
        <w:t>S. 258(1)(fb) inserted by No. 8/2019 s. 105(1).</w:t>
      </w:r>
    </w:p>
    <w:p w14:paraId="0895F285" w14:textId="77777777" w:rsidR="0055425E" w:rsidRDefault="0055425E" w:rsidP="00311A40">
      <w:pPr>
        <w:pStyle w:val="DraftHeading4"/>
        <w:tabs>
          <w:tab w:val="right" w:pos="1757"/>
        </w:tabs>
        <w:ind w:left="1871" w:hanging="1871"/>
      </w:pPr>
      <w:r>
        <w:tab/>
      </w:r>
      <w:r w:rsidRPr="0055425E">
        <w:t>(fb)</w:t>
      </w:r>
      <w:r w:rsidRPr="00D1685D">
        <w:tab/>
        <w:t>prescribing fees;</w:t>
      </w:r>
    </w:p>
    <w:p w14:paraId="7B858E90" w14:textId="77777777" w:rsidR="0055425E" w:rsidRPr="0055425E" w:rsidRDefault="0055425E" w:rsidP="00311A40"/>
    <w:p w14:paraId="4DBB17A2" w14:textId="77777777" w:rsidR="0055425E" w:rsidRPr="0055425E" w:rsidRDefault="0055425E" w:rsidP="00311A40"/>
    <w:p w14:paraId="1D867C4B" w14:textId="77777777" w:rsidR="0055425E" w:rsidRDefault="0055425E" w:rsidP="00905A63">
      <w:pPr>
        <w:pStyle w:val="SideNote"/>
        <w:framePr w:wrap="around"/>
      </w:pPr>
      <w:r>
        <w:t>S. 258(1)(fc) inserted by No. 8/2019 s. 105(1).</w:t>
      </w:r>
    </w:p>
    <w:p w14:paraId="4B5B05F0" w14:textId="77777777" w:rsidR="0055425E" w:rsidRDefault="0055425E" w:rsidP="00311A40">
      <w:pPr>
        <w:pStyle w:val="DraftHeading4"/>
        <w:tabs>
          <w:tab w:val="right" w:pos="1757"/>
        </w:tabs>
        <w:ind w:left="1871" w:hanging="1871"/>
      </w:pPr>
      <w:r>
        <w:tab/>
      </w:r>
      <w:r w:rsidRPr="0055425E">
        <w:t>(fc)</w:t>
      </w:r>
      <w:r w:rsidRPr="00D1685D">
        <w:tab/>
        <w:t>prescribing a period of time for the purposes of section 204(7);</w:t>
      </w:r>
    </w:p>
    <w:p w14:paraId="7DFFA6F8" w14:textId="77777777" w:rsidR="0055425E" w:rsidRPr="0055425E" w:rsidRDefault="0055425E" w:rsidP="00311A40"/>
    <w:p w14:paraId="53B56FAE" w14:textId="77777777" w:rsidR="0055425E" w:rsidRDefault="0055425E" w:rsidP="00905A63">
      <w:pPr>
        <w:pStyle w:val="SideNote"/>
        <w:framePr w:wrap="around"/>
      </w:pPr>
      <w:r>
        <w:t>S. 258(1)(fd) inserted by No. 8/2019 s. 105(1).</w:t>
      </w:r>
    </w:p>
    <w:p w14:paraId="728A3C27" w14:textId="77777777" w:rsidR="0055425E" w:rsidRDefault="0055425E" w:rsidP="00311A40">
      <w:pPr>
        <w:pStyle w:val="DraftHeading4"/>
        <w:tabs>
          <w:tab w:val="right" w:pos="1757"/>
        </w:tabs>
        <w:ind w:left="1871" w:hanging="1871"/>
      </w:pPr>
      <w:r>
        <w:tab/>
      </w:r>
      <w:r w:rsidRPr="0055425E">
        <w:t>(fd)</w:t>
      </w:r>
      <w:r w:rsidRPr="00D1685D">
        <w:tab/>
        <w:t>prescribing an amount for the purposes of section 206B;</w:t>
      </w:r>
    </w:p>
    <w:p w14:paraId="3C328B1F" w14:textId="77777777" w:rsidR="0055425E" w:rsidRPr="0055425E" w:rsidRDefault="0055425E" w:rsidP="00311A40"/>
    <w:p w14:paraId="7A0FEDEA" w14:textId="77777777" w:rsidR="0055425E" w:rsidRDefault="0055425E" w:rsidP="00905A63">
      <w:pPr>
        <w:pStyle w:val="SideNote"/>
        <w:framePr w:wrap="around"/>
      </w:pPr>
      <w:r>
        <w:t>S. 258(1)(fe) inserted by No. 8/2019 s. 105(1).</w:t>
      </w:r>
    </w:p>
    <w:p w14:paraId="5027190D" w14:textId="77777777" w:rsidR="0055425E" w:rsidRDefault="0055425E" w:rsidP="00311A40">
      <w:pPr>
        <w:pStyle w:val="DraftHeading4"/>
        <w:tabs>
          <w:tab w:val="right" w:pos="1757"/>
        </w:tabs>
        <w:ind w:left="1871" w:hanging="1871"/>
      </w:pPr>
      <w:r>
        <w:tab/>
      </w:r>
      <w:r w:rsidRPr="0055425E">
        <w:t>(fe)</w:t>
      </w:r>
      <w:r w:rsidRPr="00D1685D">
        <w:tab/>
        <w:t>prescribing criteria for the purposes of section 206B(2);</w:t>
      </w:r>
    </w:p>
    <w:p w14:paraId="06F8E90F" w14:textId="77777777" w:rsidR="0055425E" w:rsidRPr="0055425E" w:rsidRDefault="0055425E" w:rsidP="00311A40"/>
    <w:p w14:paraId="1611960E" w14:textId="77777777" w:rsidR="0055425E" w:rsidRDefault="0055425E" w:rsidP="00905A63">
      <w:pPr>
        <w:pStyle w:val="SideNote"/>
        <w:framePr w:wrap="around"/>
      </w:pPr>
      <w:r>
        <w:t>S. 258(1)(ff) inserted by No. 8/2019 s. 105(1).</w:t>
      </w:r>
    </w:p>
    <w:p w14:paraId="3BB65401" w14:textId="77777777" w:rsidR="0055425E" w:rsidRPr="0055425E" w:rsidRDefault="0055425E">
      <w:pPr>
        <w:pStyle w:val="DraftHeading3"/>
        <w:tabs>
          <w:tab w:val="right" w:pos="1757"/>
        </w:tabs>
        <w:ind w:left="1871" w:hanging="1871"/>
      </w:pPr>
      <w:r>
        <w:tab/>
      </w:r>
      <w:r w:rsidRPr="0055425E">
        <w:t>(ff)</w:t>
      </w:r>
      <w:r w:rsidRPr="00D1685D">
        <w:tab/>
        <w:t>prescribing the period in which records in relation to the non-payment of a toll are be destroyed;</w:t>
      </w:r>
    </w:p>
    <w:p w14:paraId="5CC177B0" w14:textId="77777777" w:rsidR="009C1390" w:rsidRDefault="009C1390">
      <w:pPr>
        <w:pStyle w:val="DraftHeading3"/>
        <w:tabs>
          <w:tab w:val="right" w:pos="1757"/>
        </w:tabs>
        <w:ind w:left="1871" w:hanging="1871"/>
      </w:pPr>
      <w:r>
        <w:tab/>
        <w:t>(g)</w:t>
      </w:r>
      <w:r>
        <w:tab/>
        <w:t>generally prescribing any other matter or thing required or permitted by this Act to be prescribed or necessary to be prescribed to give effect to this Act.</w:t>
      </w:r>
    </w:p>
    <w:p w14:paraId="0519862A" w14:textId="77777777" w:rsidR="0055425E" w:rsidRDefault="00311A40" w:rsidP="00905A63">
      <w:pPr>
        <w:pStyle w:val="SideNote"/>
        <w:framePr w:wrap="around"/>
      </w:pPr>
      <w:r>
        <w:t>S. 258(2</w:t>
      </w:r>
      <w:r w:rsidR="0055425E">
        <w:t>) substituted by No. 8/2019 s. 105(2).</w:t>
      </w:r>
    </w:p>
    <w:p w14:paraId="3F3CA9F6" w14:textId="77777777" w:rsidR="0055425E" w:rsidRPr="00D1685D" w:rsidRDefault="0055425E" w:rsidP="00973EF8">
      <w:pPr>
        <w:pStyle w:val="DraftHeading2"/>
        <w:tabs>
          <w:tab w:val="right" w:pos="1247"/>
        </w:tabs>
        <w:ind w:left="1361" w:hanging="1361"/>
      </w:pPr>
      <w:r>
        <w:tab/>
      </w:r>
      <w:r w:rsidRPr="0055425E">
        <w:t>(2)</w:t>
      </w:r>
      <w:r w:rsidRPr="00D1685D">
        <w:tab/>
        <w:t>The regulations—</w:t>
      </w:r>
    </w:p>
    <w:p w14:paraId="15511EC2" w14:textId="77777777" w:rsidR="0055425E" w:rsidRPr="00D1685D" w:rsidRDefault="0055425E" w:rsidP="00973EF8">
      <w:pPr>
        <w:pStyle w:val="DraftHeading4"/>
        <w:tabs>
          <w:tab w:val="right" w:pos="1757"/>
        </w:tabs>
        <w:ind w:left="1871" w:hanging="1871"/>
      </w:pPr>
      <w:r>
        <w:tab/>
      </w:r>
      <w:r w:rsidRPr="0055425E">
        <w:t>(a)</w:t>
      </w:r>
      <w:r w:rsidRPr="00D1685D">
        <w:tab/>
        <w:t>may be of general or limited application;</w:t>
      </w:r>
    </w:p>
    <w:p w14:paraId="6415AA87" w14:textId="77777777" w:rsidR="0055425E" w:rsidRPr="00D1685D" w:rsidRDefault="0055425E" w:rsidP="00973EF8">
      <w:pPr>
        <w:pStyle w:val="DraftHeading4"/>
        <w:tabs>
          <w:tab w:val="right" w:pos="1757"/>
        </w:tabs>
        <w:ind w:left="1871" w:hanging="1871"/>
      </w:pPr>
      <w:r>
        <w:tab/>
      </w:r>
      <w:r w:rsidRPr="0055425E">
        <w:t>(b)</w:t>
      </w:r>
      <w:r w:rsidRPr="00D1685D">
        <w:tab/>
        <w:t>may differ according to differences in time, place or circumstances;</w:t>
      </w:r>
    </w:p>
    <w:p w14:paraId="2E3BE3C5" w14:textId="77777777" w:rsidR="0055425E" w:rsidRPr="00D1685D" w:rsidRDefault="0055425E" w:rsidP="00973EF8">
      <w:pPr>
        <w:pStyle w:val="DraftHeading4"/>
        <w:tabs>
          <w:tab w:val="right" w:pos="1757"/>
        </w:tabs>
        <w:ind w:left="1871" w:hanging="1871"/>
      </w:pPr>
      <w:r>
        <w:lastRenderedPageBreak/>
        <w:tab/>
      </w:r>
      <w:r w:rsidRPr="0055425E">
        <w:t>(c)</w:t>
      </w:r>
      <w:r w:rsidRPr="00D1685D">
        <w:tab/>
        <w:t>may confer a discretionary authority or impose a duty on a specified person or class of person;</w:t>
      </w:r>
    </w:p>
    <w:p w14:paraId="4A9DD787" w14:textId="77777777" w:rsidR="009C1390" w:rsidRDefault="0055425E" w:rsidP="00973EF8">
      <w:pPr>
        <w:pStyle w:val="DraftHeading4"/>
        <w:tabs>
          <w:tab w:val="right" w:pos="1757"/>
        </w:tabs>
        <w:ind w:left="1871" w:hanging="1871"/>
      </w:pPr>
      <w:r>
        <w:tab/>
      </w:r>
      <w:r w:rsidRPr="0055425E">
        <w:t>(d)</w:t>
      </w:r>
      <w:r w:rsidRPr="00D1685D">
        <w:tab/>
        <w:t>may exempt specified persons or things or classes of persons or things from complying with all or any of the regulations, whether unconditionally or on specified conditions and either wholly or to such an extent as is specified.</w:t>
      </w:r>
    </w:p>
    <w:p w14:paraId="24624384" w14:textId="77777777" w:rsidR="0055425E" w:rsidRDefault="0055425E" w:rsidP="00905A63">
      <w:pPr>
        <w:pStyle w:val="SideNote"/>
        <w:framePr w:wrap="around"/>
      </w:pPr>
      <w:r>
        <w:t>S. 258(3) inserted by No. 8/2019 s. 105(2).</w:t>
      </w:r>
    </w:p>
    <w:p w14:paraId="68C4E0E3" w14:textId="77777777" w:rsidR="0055425E" w:rsidRPr="00D1685D" w:rsidRDefault="0055425E">
      <w:pPr>
        <w:pStyle w:val="DraftHeading2"/>
        <w:tabs>
          <w:tab w:val="right" w:pos="1247"/>
        </w:tabs>
        <w:ind w:left="1361" w:hanging="1361"/>
      </w:pPr>
      <w:r>
        <w:tab/>
      </w:r>
      <w:r w:rsidRPr="0055425E">
        <w:t>(3)</w:t>
      </w:r>
      <w:r w:rsidRPr="00D1685D">
        <w:tab/>
        <w:t>A power conferred by this Act to make regulations prescribing fees may be exercised by providing for all or any of the following matters—</w:t>
      </w:r>
    </w:p>
    <w:p w14:paraId="63F45EAC" w14:textId="77777777" w:rsidR="0055425E" w:rsidRPr="00D1685D" w:rsidRDefault="0055425E">
      <w:pPr>
        <w:pStyle w:val="DraftHeading4"/>
        <w:tabs>
          <w:tab w:val="right" w:pos="1757"/>
        </w:tabs>
        <w:ind w:left="1871" w:hanging="1871"/>
      </w:pPr>
      <w:r>
        <w:tab/>
      </w:r>
      <w:r w:rsidRPr="0055425E">
        <w:t>(a)</w:t>
      </w:r>
      <w:r w:rsidRPr="00D1685D">
        <w:tab/>
        <w:t>specific fees;</w:t>
      </w:r>
    </w:p>
    <w:p w14:paraId="30E0D024" w14:textId="77777777" w:rsidR="0055425E" w:rsidRPr="00D1685D" w:rsidRDefault="0055425E">
      <w:pPr>
        <w:pStyle w:val="DraftHeading4"/>
        <w:tabs>
          <w:tab w:val="right" w:pos="1757"/>
        </w:tabs>
        <w:ind w:left="1871" w:hanging="1871"/>
      </w:pPr>
      <w:r>
        <w:tab/>
      </w:r>
      <w:r w:rsidRPr="0055425E">
        <w:t>(b)</w:t>
      </w:r>
      <w:r w:rsidRPr="00D1685D">
        <w:tab/>
        <w:t>maximum fees;</w:t>
      </w:r>
    </w:p>
    <w:p w14:paraId="3B9DBEE2" w14:textId="77777777" w:rsidR="0055425E" w:rsidRPr="00D1685D" w:rsidRDefault="0055425E">
      <w:pPr>
        <w:pStyle w:val="DraftHeading4"/>
        <w:tabs>
          <w:tab w:val="right" w:pos="1757"/>
        </w:tabs>
        <w:ind w:left="1871" w:hanging="1871"/>
      </w:pPr>
      <w:r>
        <w:tab/>
      </w:r>
      <w:r w:rsidRPr="0055425E">
        <w:t>(c)</w:t>
      </w:r>
      <w:r w:rsidRPr="00D1685D">
        <w:tab/>
        <w:t>minimum fees;</w:t>
      </w:r>
    </w:p>
    <w:p w14:paraId="2DB0BAB8" w14:textId="77777777" w:rsidR="0055425E" w:rsidRPr="00D1685D" w:rsidRDefault="0055425E">
      <w:pPr>
        <w:pStyle w:val="DraftHeading4"/>
        <w:tabs>
          <w:tab w:val="right" w:pos="1757"/>
        </w:tabs>
        <w:ind w:left="1871" w:hanging="1871"/>
      </w:pPr>
      <w:r>
        <w:tab/>
      </w:r>
      <w:r w:rsidRPr="0055425E">
        <w:t>(d)</w:t>
      </w:r>
      <w:r w:rsidRPr="00D1685D">
        <w:tab/>
        <w:t>the payment of fees either generally or under specified conditions or in specified circumstances;</w:t>
      </w:r>
    </w:p>
    <w:p w14:paraId="6FF7FDC8" w14:textId="77777777" w:rsidR="0055425E" w:rsidRPr="0055425E" w:rsidRDefault="0055425E">
      <w:pPr>
        <w:pStyle w:val="DraftHeading3"/>
        <w:tabs>
          <w:tab w:val="right" w:pos="1757"/>
        </w:tabs>
        <w:ind w:left="1871" w:hanging="1871"/>
      </w:pPr>
      <w:r>
        <w:tab/>
      </w:r>
      <w:r w:rsidRPr="0055425E">
        <w:t>(e)</w:t>
      </w:r>
      <w:r w:rsidRPr="00D1685D">
        <w:tab/>
        <w:t>the payment of fees by a specified manner of payment.</w:t>
      </w:r>
    </w:p>
    <w:p w14:paraId="17CFD2CD" w14:textId="77777777" w:rsidR="00EA06B5" w:rsidRPr="00EA06B5" w:rsidRDefault="006113A2" w:rsidP="00905A63">
      <w:pPr>
        <w:pStyle w:val="SideNote"/>
        <w:framePr w:wrap="around"/>
      </w:pPr>
      <w:r>
        <w:t>New s</w:t>
      </w:r>
      <w:r w:rsidR="00EA06B5">
        <w:t xml:space="preserve">. 259 inserted by No. </w:t>
      </w:r>
      <w:r w:rsidR="00472BA1">
        <w:t>95/2005</w:t>
      </w:r>
      <w:r w:rsidR="00EA06B5">
        <w:t xml:space="preserve"> s. 5.</w:t>
      </w:r>
    </w:p>
    <w:p w14:paraId="1AD6C0BE" w14:textId="77777777" w:rsidR="00EA06B5" w:rsidRDefault="00EA06B5" w:rsidP="009E119B">
      <w:pPr>
        <w:pStyle w:val="DraftHeading1"/>
        <w:tabs>
          <w:tab w:val="right" w:pos="680"/>
        </w:tabs>
        <w:ind w:left="850" w:hanging="850"/>
      </w:pPr>
      <w:r>
        <w:tab/>
      </w:r>
      <w:bookmarkStart w:id="360" w:name="_Toc226010335"/>
      <w:r w:rsidRPr="00EA06B5">
        <w:t>259</w:t>
      </w:r>
      <w:r w:rsidR="009E119B">
        <w:tab/>
      </w:r>
      <w:r>
        <w:t>Saving provision concerning change of Act name</w:t>
      </w:r>
      <w:bookmarkEnd w:id="360"/>
    </w:p>
    <w:p w14:paraId="3BACEA54" w14:textId="77777777" w:rsidR="00EA06B5" w:rsidRPr="00EA06B5" w:rsidRDefault="00EA06B5" w:rsidP="00EA06B5">
      <w:pPr>
        <w:pStyle w:val="BodySectionSub"/>
      </w:pPr>
      <w:r>
        <w:t xml:space="preserve">Any reference to the </w:t>
      </w:r>
      <w:r w:rsidRPr="00875123">
        <w:rPr>
          <w:b/>
        </w:rPr>
        <w:t>Mitcham-Frankston Project Act 2004</w:t>
      </w:r>
      <w:r>
        <w:rPr>
          <w:b/>
        </w:rPr>
        <w:t xml:space="preserve"> </w:t>
      </w:r>
      <w:r>
        <w:t xml:space="preserve">in any Act, subordinate instrument, agreement or other document as far as it relates to any period after the commencement of Part 3 of the </w:t>
      </w:r>
      <w:r w:rsidRPr="00580F72">
        <w:rPr>
          <w:b/>
        </w:rPr>
        <w:t>Transport Legislation (Further Miscellaneous Amendments</w:t>
      </w:r>
      <w:r>
        <w:rPr>
          <w:b/>
        </w:rPr>
        <w:t>)</w:t>
      </w:r>
      <w:r w:rsidRPr="00580F72">
        <w:rPr>
          <w:b/>
        </w:rPr>
        <w:t xml:space="preserve"> Act 2005</w:t>
      </w:r>
      <w:r>
        <w:t xml:space="preserve"> is to be treated as a reference to the </w:t>
      </w:r>
      <w:r>
        <w:rPr>
          <w:b/>
        </w:rPr>
        <w:t>EastLink</w:t>
      </w:r>
      <w:r w:rsidRPr="00875123">
        <w:rPr>
          <w:b/>
        </w:rPr>
        <w:t xml:space="preserve"> Project Act 2004</w:t>
      </w:r>
      <w:r>
        <w:t>, unless the contrary intention appears.</w:t>
      </w:r>
    </w:p>
    <w:p w14:paraId="73A65FEB" w14:textId="77777777" w:rsidR="009C1390" w:rsidRPr="00BE01C9" w:rsidRDefault="009323E8" w:rsidP="00F61995">
      <w:pPr>
        <w:spacing w:before="0"/>
        <w:jc w:val="center"/>
        <w:rPr>
          <w:sz w:val="32"/>
          <w:szCs w:val="32"/>
        </w:rPr>
      </w:pPr>
      <w:r w:rsidRPr="00BE01C9">
        <w:rPr>
          <w:sz w:val="32"/>
          <w:szCs w:val="32"/>
        </w:rPr>
        <w:br w:type="page"/>
      </w:r>
    </w:p>
    <w:p w14:paraId="50BABE8B" w14:textId="77777777" w:rsidR="009323E8" w:rsidRDefault="009C1390" w:rsidP="00905A63">
      <w:pPr>
        <w:pStyle w:val="SideNote"/>
        <w:framePr w:wrap="around"/>
      </w:pPr>
      <w:r>
        <w:lastRenderedPageBreak/>
        <w:br w:type="page"/>
      </w:r>
      <w:r w:rsidR="00265451">
        <w:t>Pt 12 (Heading</w:t>
      </w:r>
      <w:r w:rsidR="00AE3B86">
        <w:t xml:space="preserve"> and ss 259–</w:t>
      </w:r>
      <w:r w:rsidR="00265451">
        <w:t xml:space="preserve">278) repealed by No. </w:t>
      </w:r>
      <w:r w:rsidR="00CF4372">
        <w:t>14/2005</w:t>
      </w:r>
      <w:r w:rsidR="00265451">
        <w:t xml:space="preserve"> s. 32</w:t>
      </w:r>
      <w:r w:rsidR="005130CA">
        <w:t xml:space="preserve">, </w:t>
      </w:r>
      <w:r w:rsidR="007826D9">
        <w:br/>
      </w:r>
      <w:r w:rsidR="005130CA">
        <w:t>new Pt </w:t>
      </w:r>
      <w:r w:rsidR="009323E8">
        <w:t>12 (Heading and ss 260–272) inserted by No. </w:t>
      </w:r>
      <w:r w:rsidR="00C71FA2">
        <w:t>93/2009</w:t>
      </w:r>
      <w:r w:rsidR="009323E8">
        <w:t xml:space="preserve"> s. 40</w:t>
      </w:r>
      <w:r w:rsidR="00005E91">
        <w:t>, amended by No. 29/2011 s. 3(Sch. 1 item 32), repealed by No. 49/2019 s. 186(Sch. 4 item 15.17)</w:t>
      </w:r>
      <w:r w:rsidR="009323E8">
        <w:t xml:space="preserve">. </w:t>
      </w:r>
    </w:p>
    <w:p w14:paraId="272CC439" w14:textId="77777777" w:rsidR="00005E91" w:rsidRDefault="00005E91" w:rsidP="00005E91">
      <w:pPr>
        <w:pStyle w:val="Stars"/>
        <w:rPr>
          <w:i/>
          <w:iCs/>
        </w:rPr>
      </w:pPr>
      <w:r w:rsidRPr="00B253D3">
        <w:rPr>
          <w:i/>
          <w:iCs/>
        </w:rPr>
        <w:tab/>
        <w:t>*</w:t>
      </w:r>
      <w:r w:rsidRPr="00B253D3">
        <w:rPr>
          <w:i/>
          <w:iCs/>
        </w:rPr>
        <w:tab/>
        <w:t>*</w:t>
      </w:r>
      <w:r w:rsidRPr="00B253D3">
        <w:rPr>
          <w:i/>
          <w:iCs/>
        </w:rPr>
        <w:tab/>
        <w:t>*</w:t>
      </w:r>
      <w:r w:rsidRPr="00B253D3">
        <w:rPr>
          <w:i/>
          <w:iCs/>
        </w:rPr>
        <w:tab/>
        <w:t>*</w:t>
      </w:r>
      <w:r w:rsidRPr="00B253D3">
        <w:rPr>
          <w:i/>
          <w:iCs/>
        </w:rPr>
        <w:tab/>
        <w:t>*</w:t>
      </w:r>
    </w:p>
    <w:p w14:paraId="7B707D7E" w14:textId="77777777" w:rsidR="001940D7" w:rsidRDefault="001940D7" w:rsidP="009323E8">
      <w:pPr>
        <w:rPr>
          <w:lang w:val="en-GB"/>
        </w:rPr>
      </w:pPr>
    </w:p>
    <w:p w14:paraId="258B5338" w14:textId="77777777" w:rsidR="00D10CC8" w:rsidRDefault="00D10CC8" w:rsidP="009323E8">
      <w:pPr>
        <w:rPr>
          <w:lang w:val="en-GB"/>
        </w:rPr>
      </w:pPr>
    </w:p>
    <w:p w14:paraId="6D045C57" w14:textId="77777777" w:rsidR="00005E91" w:rsidRDefault="00005E91" w:rsidP="009323E8">
      <w:pPr>
        <w:rPr>
          <w:lang w:val="en-GB"/>
        </w:rPr>
      </w:pPr>
    </w:p>
    <w:p w14:paraId="5B575D01" w14:textId="77777777" w:rsidR="00005E91" w:rsidRDefault="00005E91" w:rsidP="009323E8">
      <w:pPr>
        <w:rPr>
          <w:lang w:val="en-GB"/>
        </w:rPr>
      </w:pPr>
    </w:p>
    <w:p w14:paraId="4197E2AE" w14:textId="77777777" w:rsidR="00005E91" w:rsidRDefault="00005E91" w:rsidP="009323E8">
      <w:pPr>
        <w:rPr>
          <w:lang w:val="en-GB"/>
        </w:rPr>
      </w:pPr>
    </w:p>
    <w:p w14:paraId="7ADFF597" w14:textId="77777777" w:rsidR="00D10CC8" w:rsidRDefault="00D10CC8" w:rsidP="009323E8">
      <w:pPr>
        <w:rPr>
          <w:lang w:val="en-GB"/>
        </w:rPr>
      </w:pPr>
    </w:p>
    <w:p w14:paraId="7CDD8D86" w14:textId="77777777" w:rsidR="007D47F9" w:rsidRDefault="007D47F9" w:rsidP="009323E8">
      <w:pPr>
        <w:rPr>
          <w:lang w:val="en-GB"/>
        </w:rPr>
      </w:pPr>
    </w:p>
    <w:p w14:paraId="5A8B4EA1" w14:textId="77777777" w:rsidR="007D47F9" w:rsidRDefault="007D47F9" w:rsidP="009323E8">
      <w:pPr>
        <w:rPr>
          <w:lang w:val="en-GB"/>
        </w:rPr>
      </w:pPr>
    </w:p>
    <w:p w14:paraId="2D54678E" w14:textId="77777777" w:rsidR="007D47F9" w:rsidRDefault="007D47F9" w:rsidP="009323E8">
      <w:pPr>
        <w:rPr>
          <w:lang w:val="en-GB"/>
        </w:rPr>
      </w:pPr>
    </w:p>
    <w:p w14:paraId="1A159019" w14:textId="77777777" w:rsidR="007D47F9" w:rsidRDefault="007D47F9" w:rsidP="007D47F9">
      <w:pPr>
        <w:pStyle w:val="Heading-PART"/>
        <w:suppressLineNumbers/>
        <w:spacing w:before="0" w:after="0"/>
        <w:jc w:val="left"/>
        <w:rPr>
          <w:b w:val="0"/>
          <w:sz w:val="4"/>
          <w:lang w:val="en-GB"/>
        </w:rPr>
      </w:pPr>
    </w:p>
    <w:p w14:paraId="4845DCEF" w14:textId="77777777" w:rsidR="009C1390" w:rsidRPr="00D10CC8" w:rsidRDefault="009C1390" w:rsidP="00D10CC8">
      <w:pPr>
        <w:pStyle w:val="Heading-PART"/>
        <w:rPr>
          <w:caps w:val="0"/>
          <w:sz w:val="32"/>
        </w:rPr>
      </w:pPr>
      <w:r w:rsidRPr="00D10CC8">
        <w:rPr>
          <w:caps w:val="0"/>
          <w:sz w:val="32"/>
        </w:rPr>
        <w:br w:type="page"/>
      </w:r>
      <w:bookmarkStart w:id="361" w:name="_Toc226010336"/>
      <w:r w:rsidR="001F713B" w:rsidRPr="00D10CC8">
        <w:rPr>
          <w:caps w:val="0"/>
          <w:sz w:val="32"/>
        </w:rPr>
        <w:lastRenderedPageBreak/>
        <w:t>Schedule</w:t>
      </w:r>
      <w:bookmarkEnd w:id="361"/>
    </w:p>
    <w:p w14:paraId="3B398C19" w14:textId="77777777" w:rsidR="009C1390" w:rsidRPr="00D10CC8" w:rsidRDefault="001F713B" w:rsidP="00D10CC8">
      <w:pPr>
        <w:pStyle w:val="Heading-PART"/>
        <w:rPr>
          <w:caps w:val="0"/>
          <w:sz w:val="32"/>
        </w:rPr>
      </w:pPr>
      <w:bookmarkStart w:id="362" w:name="_Toc226010337"/>
      <w:r w:rsidRPr="00D10CC8">
        <w:rPr>
          <w:caps w:val="0"/>
          <w:sz w:val="32"/>
        </w:rPr>
        <w:t>Schedule 1</w:t>
      </w:r>
      <w:r w:rsidR="00D10CC8" w:rsidRPr="00D10CC8">
        <w:rPr>
          <w:caps w:val="0"/>
          <w:sz w:val="32"/>
        </w:rPr>
        <w:t>—</w:t>
      </w:r>
      <w:r w:rsidR="009C1390" w:rsidRPr="00D10CC8">
        <w:rPr>
          <w:caps w:val="0"/>
          <w:sz w:val="32"/>
        </w:rPr>
        <w:t xml:space="preserve">Revocation of </w:t>
      </w:r>
      <w:r w:rsidR="00DC07A4" w:rsidRPr="00D10CC8">
        <w:rPr>
          <w:caps w:val="0"/>
          <w:sz w:val="32"/>
        </w:rPr>
        <w:t>r</w:t>
      </w:r>
      <w:r w:rsidR="009C1390" w:rsidRPr="00D10CC8">
        <w:rPr>
          <w:caps w:val="0"/>
          <w:sz w:val="32"/>
        </w:rPr>
        <w:t>eservations</w:t>
      </w:r>
      <w:bookmarkEnd w:id="362"/>
    </w:p>
    <w:p w14:paraId="29C07BAB" w14:textId="77777777" w:rsidR="009C1390" w:rsidRDefault="009C1390">
      <w:pPr>
        <w:spacing w:after="60"/>
        <w:rPr>
          <w:sz w:val="20"/>
        </w:rPr>
      </w:pPr>
      <w:r>
        <w:rPr>
          <w:sz w:val="20"/>
        </w:rPr>
        <w:t>Item 1</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18"/>
        <w:gridCol w:w="3119"/>
      </w:tblGrid>
      <w:tr w:rsidR="009C1390" w14:paraId="19A01676" w14:textId="77777777">
        <w:tc>
          <w:tcPr>
            <w:tcW w:w="3118" w:type="dxa"/>
            <w:tcBorders>
              <w:top w:val="single" w:sz="6" w:space="0" w:color="000000"/>
              <w:left w:val="single" w:sz="6" w:space="0" w:color="000000"/>
              <w:bottom w:val="single" w:sz="6" w:space="0" w:color="000000"/>
              <w:right w:val="single" w:sz="6" w:space="0" w:color="000000"/>
            </w:tcBorders>
          </w:tcPr>
          <w:p w14:paraId="585507C4" w14:textId="77777777" w:rsidR="009C1390" w:rsidRDefault="009C1390">
            <w:pPr>
              <w:spacing w:before="40" w:after="40"/>
              <w:rPr>
                <w:sz w:val="20"/>
              </w:rPr>
            </w:pPr>
            <w:r>
              <w:rPr>
                <w:sz w:val="20"/>
              </w:rPr>
              <w:t>Situation of land</w:t>
            </w:r>
          </w:p>
        </w:tc>
        <w:tc>
          <w:tcPr>
            <w:tcW w:w="3119" w:type="dxa"/>
            <w:tcBorders>
              <w:top w:val="single" w:sz="6" w:space="0" w:color="000000"/>
              <w:left w:val="single" w:sz="6" w:space="0" w:color="000000"/>
              <w:bottom w:val="single" w:sz="6" w:space="0" w:color="000000"/>
              <w:right w:val="single" w:sz="6" w:space="0" w:color="000000"/>
            </w:tcBorders>
          </w:tcPr>
          <w:p w14:paraId="5117D054" w14:textId="77777777" w:rsidR="009C1390" w:rsidRDefault="009C1390">
            <w:pPr>
              <w:spacing w:before="40" w:after="40"/>
              <w:rPr>
                <w:sz w:val="20"/>
              </w:rPr>
            </w:pPr>
            <w:r>
              <w:rPr>
                <w:sz w:val="20"/>
              </w:rPr>
              <w:t>Dandenong Creek</w:t>
            </w:r>
          </w:p>
        </w:tc>
      </w:tr>
      <w:tr w:rsidR="009C1390" w14:paraId="3285C132" w14:textId="77777777">
        <w:tc>
          <w:tcPr>
            <w:tcW w:w="3118" w:type="dxa"/>
            <w:tcBorders>
              <w:top w:val="single" w:sz="6" w:space="0" w:color="000000"/>
              <w:left w:val="single" w:sz="6" w:space="0" w:color="000000"/>
              <w:bottom w:val="single" w:sz="6" w:space="0" w:color="000000"/>
              <w:right w:val="single" w:sz="6" w:space="0" w:color="000000"/>
            </w:tcBorders>
          </w:tcPr>
          <w:p w14:paraId="2D8A6E95" w14:textId="77777777" w:rsidR="009C1390" w:rsidRDefault="009C1390">
            <w:pPr>
              <w:spacing w:before="40" w:after="40"/>
              <w:rPr>
                <w:sz w:val="20"/>
              </w:rPr>
            </w:pPr>
            <w:r>
              <w:rPr>
                <w:sz w:val="20"/>
              </w:rPr>
              <w:t>Instrument and date of reservation</w:t>
            </w:r>
          </w:p>
        </w:tc>
        <w:tc>
          <w:tcPr>
            <w:tcW w:w="3119" w:type="dxa"/>
            <w:tcBorders>
              <w:top w:val="single" w:sz="6" w:space="0" w:color="000000"/>
              <w:left w:val="single" w:sz="6" w:space="0" w:color="000000"/>
              <w:bottom w:val="single" w:sz="6" w:space="0" w:color="000000"/>
              <w:right w:val="single" w:sz="6" w:space="0" w:color="000000"/>
            </w:tcBorders>
          </w:tcPr>
          <w:p w14:paraId="32C10912" w14:textId="77777777" w:rsidR="009C1390" w:rsidRDefault="009C1390">
            <w:pPr>
              <w:spacing w:before="40" w:after="40"/>
              <w:rPr>
                <w:sz w:val="20"/>
              </w:rPr>
            </w:pPr>
            <w:r>
              <w:rPr>
                <w:sz w:val="20"/>
              </w:rPr>
              <w:t>Order in Council dated 23 May 1881</w:t>
            </w:r>
          </w:p>
        </w:tc>
      </w:tr>
      <w:tr w:rsidR="009C1390" w14:paraId="34ED6EB3" w14:textId="77777777">
        <w:tc>
          <w:tcPr>
            <w:tcW w:w="3118" w:type="dxa"/>
            <w:tcBorders>
              <w:top w:val="single" w:sz="6" w:space="0" w:color="000000"/>
              <w:left w:val="single" w:sz="6" w:space="0" w:color="000000"/>
              <w:bottom w:val="single" w:sz="6" w:space="0" w:color="000000"/>
              <w:right w:val="single" w:sz="6" w:space="0" w:color="000000"/>
            </w:tcBorders>
          </w:tcPr>
          <w:p w14:paraId="505163D8" w14:textId="77777777" w:rsidR="009C1390" w:rsidRDefault="009C1390">
            <w:pPr>
              <w:spacing w:before="40" w:after="40"/>
              <w:rPr>
                <w:sz w:val="20"/>
              </w:rPr>
            </w:pPr>
            <w:r>
              <w:rPr>
                <w:sz w:val="20"/>
              </w:rPr>
              <w:t>Description of land by reference to the Government Gazette</w:t>
            </w:r>
          </w:p>
        </w:tc>
        <w:tc>
          <w:tcPr>
            <w:tcW w:w="3119" w:type="dxa"/>
            <w:tcBorders>
              <w:top w:val="single" w:sz="6" w:space="0" w:color="000000"/>
              <w:left w:val="single" w:sz="6" w:space="0" w:color="000000"/>
              <w:bottom w:val="single" w:sz="6" w:space="0" w:color="000000"/>
              <w:right w:val="single" w:sz="6" w:space="0" w:color="000000"/>
            </w:tcBorders>
          </w:tcPr>
          <w:p w14:paraId="5D7036A6" w14:textId="77777777" w:rsidR="009C1390" w:rsidRDefault="009C1390">
            <w:pPr>
              <w:spacing w:before="40" w:after="40"/>
              <w:rPr>
                <w:sz w:val="20"/>
              </w:rPr>
            </w:pPr>
            <w:r>
              <w:rPr>
                <w:sz w:val="20"/>
              </w:rPr>
              <w:t>Government Gazette dated 25 February 1881, page 586 (item 30) and 27 May 1881, page 1389</w:t>
            </w:r>
          </w:p>
        </w:tc>
      </w:tr>
      <w:tr w:rsidR="009C1390" w14:paraId="0EE6295C" w14:textId="77777777">
        <w:tc>
          <w:tcPr>
            <w:tcW w:w="3118" w:type="dxa"/>
            <w:tcBorders>
              <w:top w:val="single" w:sz="6" w:space="0" w:color="000000"/>
              <w:left w:val="single" w:sz="6" w:space="0" w:color="000000"/>
              <w:bottom w:val="single" w:sz="6" w:space="0" w:color="000000"/>
              <w:right w:val="single" w:sz="6" w:space="0" w:color="000000"/>
            </w:tcBorders>
          </w:tcPr>
          <w:p w14:paraId="13BC8E30" w14:textId="77777777" w:rsidR="009C1390" w:rsidRDefault="009C1390">
            <w:pPr>
              <w:spacing w:before="40" w:after="40"/>
              <w:rPr>
                <w:sz w:val="20"/>
              </w:rPr>
            </w:pPr>
            <w:r>
              <w:rPr>
                <w:sz w:val="20"/>
              </w:rPr>
              <w:t>Purpose of reservation</w:t>
            </w:r>
          </w:p>
        </w:tc>
        <w:tc>
          <w:tcPr>
            <w:tcW w:w="3119" w:type="dxa"/>
            <w:tcBorders>
              <w:top w:val="single" w:sz="6" w:space="0" w:color="000000"/>
              <w:left w:val="single" w:sz="6" w:space="0" w:color="000000"/>
              <w:bottom w:val="single" w:sz="6" w:space="0" w:color="000000"/>
              <w:right w:val="single" w:sz="6" w:space="0" w:color="000000"/>
            </w:tcBorders>
          </w:tcPr>
          <w:p w14:paraId="43A79404" w14:textId="77777777" w:rsidR="009C1390" w:rsidRDefault="009C1390">
            <w:pPr>
              <w:spacing w:before="40" w:after="40"/>
              <w:rPr>
                <w:sz w:val="20"/>
              </w:rPr>
            </w:pPr>
            <w:r>
              <w:rPr>
                <w:sz w:val="20"/>
              </w:rPr>
              <w:t>Site for Public purposes</w:t>
            </w:r>
          </w:p>
        </w:tc>
      </w:tr>
      <w:tr w:rsidR="009C1390" w14:paraId="2D3DA25A" w14:textId="77777777">
        <w:tc>
          <w:tcPr>
            <w:tcW w:w="3118" w:type="dxa"/>
            <w:tcBorders>
              <w:top w:val="single" w:sz="6" w:space="0" w:color="000000"/>
              <w:left w:val="single" w:sz="6" w:space="0" w:color="000000"/>
              <w:bottom w:val="single" w:sz="6" w:space="0" w:color="000000"/>
              <w:right w:val="single" w:sz="6" w:space="0" w:color="000000"/>
            </w:tcBorders>
          </w:tcPr>
          <w:p w14:paraId="2ECD61F9" w14:textId="77777777" w:rsidR="009C1390" w:rsidRDefault="009C1390">
            <w:pPr>
              <w:spacing w:before="40" w:after="40"/>
              <w:rPr>
                <w:sz w:val="20"/>
              </w:rPr>
            </w:pPr>
            <w:r>
              <w:rPr>
                <w:sz w:val="20"/>
              </w:rPr>
              <w:t>Extent of revocation</w:t>
            </w:r>
          </w:p>
        </w:tc>
        <w:tc>
          <w:tcPr>
            <w:tcW w:w="3119" w:type="dxa"/>
            <w:tcBorders>
              <w:top w:val="single" w:sz="6" w:space="0" w:color="000000"/>
              <w:left w:val="single" w:sz="6" w:space="0" w:color="000000"/>
              <w:bottom w:val="single" w:sz="6" w:space="0" w:color="000000"/>
              <w:right w:val="single" w:sz="6" w:space="0" w:color="000000"/>
            </w:tcBorders>
          </w:tcPr>
          <w:p w14:paraId="1834661A" w14:textId="77777777" w:rsidR="009C1390" w:rsidRDefault="009C1390">
            <w:pPr>
              <w:spacing w:before="40" w:after="40"/>
              <w:rPr>
                <w:sz w:val="20"/>
              </w:rPr>
            </w:pPr>
            <w:r>
              <w:rPr>
                <w:sz w:val="20"/>
              </w:rPr>
              <w:t>Land shown hatched on the plan numbered LEGL./04–044 and lodged in the Central Plan Office</w:t>
            </w:r>
          </w:p>
        </w:tc>
      </w:tr>
    </w:tbl>
    <w:p w14:paraId="308A254C" w14:textId="77777777" w:rsidR="009C1390" w:rsidRDefault="009C1390" w:rsidP="00444324">
      <w:pPr>
        <w:spacing w:before="240" w:after="60"/>
        <w:rPr>
          <w:sz w:val="20"/>
        </w:rPr>
      </w:pPr>
      <w:r>
        <w:rPr>
          <w:sz w:val="20"/>
        </w:rPr>
        <w:t>Item 2</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18"/>
        <w:gridCol w:w="3119"/>
      </w:tblGrid>
      <w:tr w:rsidR="009C1390" w14:paraId="3CFF37DD" w14:textId="77777777">
        <w:tc>
          <w:tcPr>
            <w:tcW w:w="3118" w:type="dxa"/>
            <w:tcBorders>
              <w:top w:val="single" w:sz="6" w:space="0" w:color="000000"/>
              <w:left w:val="single" w:sz="6" w:space="0" w:color="000000"/>
              <w:bottom w:val="single" w:sz="6" w:space="0" w:color="000000"/>
              <w:right w:val="single" w:sz="6" w:space="0" w:color="000000"/>
            </w:tcBorders>
          </w:tcPr>
          <w:p w14:paraId="3EC59CD7" w14:textId="77777777" w:rsidR="009C1390" w:rsidRDefault="009C1390">
            <w:pPr>
              <w:spacing w:before="40" w:after="40"/>
              <w:rPr>
                <w:sz w:val="20"/>
              </w:rPr>
            </w:pPr>
            <w:r>
              <w:rPr>
                <w:sz w:val="20"/>
              </w:rPr>
              <w:t>Situation and area of land</w:t>
            </w:r>
          </w:p>
        </w:tc>
        <w:tc>
          <w:tcPr>
            <w:tcW w:w="3119" w:type="dxa"/>
            <w:tcBorders>
              <w:top w:val="single" w:sz="6" w:space="0" w:color="000000"/>
              <w:left w:val="single" w:sz="6" w:space="0" w:color="000000"/>
              <w:bottom w:val="single" w:sz="6" w:space="0" w:color="000000"/>
              <w:right w:val="single" w:sz="6" w:space="0" w:color="000000"/>
            </w:tcBorders>
          </w:tcPr>
          <w:p w14:paraId="3E1EC1D7" w14:textId="77777777" w:rsidR="009C1390" w:rsidRDefault="009C1390">
            <w:pPr>
              <w:spacing w:before="40" w:after="40"/>
              <w:rPr>
                <w:sz w:val="20"/>
              </w:rPr>
            </w:pPr>
            <w:r>
              <w:rPr>
                <w:sz w:val="20"/>
              </w:rPr>
              <w:t xml:space="preserve">Parish of Dandenong, </w:t>
            </w:r>
            <w:smartTag w:uri="urn:schemas-microsoft-com:office:smarttags" w:element="place">
              <w:smartTag w:uri="urn:schemas-microsoft-com:office:smarttags" w:element="PlaceType">
                <w:r>
                  <w:rPr>
                    <w:sz w:val="20"/>
                  </w:rPr>
                  <w:t>County</w:t>
                </w:r>
              </w:smartTag>
              <w:r>
                <w:rPr>
                  <w:sz w:val="20"/>
                </w:rPr>
                <w:t xml:space="preserve"> of </w:t>
              </w:r>
              <w:smartTag w:uri="urn:schemas-microsoft-com:office:smarttags" w:element="PlaceName">
                <w:r>
                  <w:rPr>
                    <w:sz w:val="20"/>
                  </w:rPr>
                  <w:t>Bourke</w:t>
                </w:r>
              </w:smartTag>
            </w:smartTag>
            <w:r>
              <w:rPr>
                <w:sz w:val="20"/>
              </w:rPr>
              <w:t>, 23</w:t>
            </w:r>
            <w:r>
              <w:rPr>
                <w:sz w:val="20"/>
              </w:rPr>
              <w:sym w:font="Symbol" w:char="F0D7"/>
            </w:r>
            <w:r>
              <w:rPr>
                <w:sz w:val="20"/>
              </w:rPr>
              <w:t>12 hectares</w:t>
            </w:r>
          </w:p>
        </w:tc>
      </w:tr>
      <w:tr w:rsidR="009C1390" w14:paraId="75C57E74" w14:textId="77777777">
        <w:tc>
          <w:tcPr>
            <w:tcW w:w="3118" w:type="dxa"/>
            <w:tcBorders>
              <w:top w:val="single" w:sz="6" w:space="0" w:color="000000"/>
              <w:left w:val="single" w:sz="6" w:space="0" w:color="000000"/>
              <w:bottom w:val="single" w:sz="6" w:space="0" w:color="000000"/>
              <w:right w:val="single" w:sz="6" w:space="0" w:color="000000"/>
            </w:tcBorders>
          </w:tcPr>
          <w:p w14:paraId="260EDC33" w14:textId="77777777" w:rsidR="009C1390" w:rsidRDefault="009C1390">
            <w:pPr>
              <w:spacing w:before="40" w:after="40"/>
              <w:rPr>
                <w:sz w:val="20"/>
              </w:rPr>
            </w:pPr>
            <w:r>
              <w:rPr>
                <w:sz w:val="20"/>
              </w:rPr>
              <w:t>Instrument and date of reservation</w:t>
            </w:r>
          </w:p>
        </w:tc>
        <w:tc>
          <w:tcPr>
            <w:tcW w:w="3119" w:type="dxa"/>
            <w:tcBorders>
              <w:top w:val="single" w:sz="6" w:space="0" w:color="000000"/>
              <w:left w:val="single" w:sz="6" w:space="0" w:color="000000"/>
              <w:bottom w:val="single" w:sz="6" w:space="0" w:color="000000"/>
              <w:right w:val="single" w:sz="6" w:space="0" w:color="000000"/>
            </w:tcBorders>
          </w:tcPr>
          <w:p w14:paraId="23224BDF" w14:textId="77777777" w:rsidR="009C1390" w:rsidRDefault="009C1390">
            <w:pPr>
              <w:spacing w:before="40" w:after="40"/>
              <w:rPr>
                <w:sz w:val="20"/>
              </w:rPr>
            </w:pPr>
            <w:r>
              <w:rPr>
                <w:b/>
                <w:bCs/>
                <w:sz w:val="20"/>
              </w:rPr>
              <w:t>Dandenong Lands Act 1961</w:t>
            </w:r>
            <w:r>
              <w:rPr>
                <w:sz w:val="20"/>
              </w:rPr>
              <w:t>, Act No. 6797, section 3(1)(b), 28 November 1961</w:t>
            </w:r>
          </w:p>
        </w:tc>
      </w:tr>
      <w:tr w:rsidR="009C1390" w14:paraId="69484FFF" w14:textId="77777777">
        <w:tc>
          <w:tcPr>
            <w:tcW w:w="3118" w:type="dxa"/>
            <w:tcBorders>
              <w:top w:val="single" w:sz="6" w:space="0" w:color="000000"/>
              <w:left w:val="single" w:sz="6" w:space="0" w:color="000000"/>
              <w:bottom w:val="single" w:sz="6" w:space="0" w:color="000000"/>
              <w:right w:val="single" w:sz="6" w:space="0" w:color="000000"/>
            </w:tcBorders>
          </w:tcPr>
          <w:p w14:paraId="34911D2E" w14:textId="77777777" w:rsidR="009C1390" w:rsidRDefault="009C1390">
            <w:pPr>
              <w:spacing w:before="40" w:after="40"/>
              <w:rPr>
                <w:sz w:val="20"/>
              </w:rPr>
            </w:pPr>
            <w:r>
              <w:rPr>
                <w:sz w:val="20"/>
              </w:rPr>
              <w:t>Purpose of reservation</w:t>
            </w:r>
          </w:p>
        </w:tc>
        <w:tc>
          <w:tcPr>
            <w:tcW w:w="3119" w:type="dxa"/>
            <w:tcBorders>
              <w:top w:val="single" w:sz="6" w:space="0" w:color="000000"/>
              <w:left w:val="single" w:sz="6" w:space="0" w:color="000000"/>
              <w:bottom w:val="single" w:sz="6" w:space="0" w:color="000000"/>
              <w:right w:val="single" w:sz="6" w:space="0" w:color="000000"/>
            </w:tcBorders>
          </w:tcPr>
          <w:p w14:paraId="3E193D0F" w14:textId="77777777" w:rsidR="009C1390" w:rsidRDefault="009C1390">
            <w:pPr>
              <w:spacing w:before="40" w:after="40"/>
              <w:rPr>
                <w:sz w:val="20"/>
              </w:rPr>
            </w:pPr>
            <w:r>
              <w:rPr>
                <w:sz w:val="20"/>
              </w:rPr>
              <w:t>Site for Public Recreation and Showgrounds</w:t>
            </w:r>
          </w:p>
        </w:tc>
      </w:tr>
      <w:tr w:rsidR="009C1390" w14:paraId="4EEBAC27" w14:textId="77777777">
        <w:tc>
          <w:tcPr>
            <w:tcW w:w="3118" w:type="dxa"/>
            <w:tcBorders>
              <w:top w:val="single" w:sz="6" w:space="0" w:color="000000"/>
              <w:left w:val="single" w:sz="6" w:space="0" w:color="000000"/>
              <w:bottom w:val="single" w:sz="6" w:space="0" w:color="000000"/>
              <w:right w:val="single" w:sz="6" w:space="0" w:color="000000"/>
            </w:tcBorders>
          </w:tcPr>
          <w:p w14:paraId="1631EAE4" w14:textId="77777777" w:rsidR="009C1390" w:rsidRDefault="009C1390">
            <w:pPr>
              <w:spacing w:before="40" w:after="40"/>
              <w:rPr>
                <w:sz w:val="20"/>
              </w:rPr>
            </w:pPr>
            <w:r>
              <w:rPr>
                <w:sz w:val="20"/>
              </w:rPr>
              <w:t>Extent of revocation</w:t>
            </w:r>
          </w:p>
        </w:tc>
        <w:tc>
          <w:tcPr>
            <w:tcW w:w="3119" w:type="dxa"/>
            <w:tcBorders>
              <w:top w:val="single" w:sz="6" w:space="0" w:color="000000"/>
              <w:left w:val="single" w:sz="6" w:space="0" w:color="000000"/>
              <w:bottom w:val="single" w:sz="6" w:space="0" w:color="000000"/>
              <w:right w:val="single" w:sz="6" w:space="0" w:color="000000"/>
            </w:tcBorders>
          </w:tcPr>
          <w:p w14:paraId="140CECF8" w14:textId="77777777" w:rsidR="009C1390" w:rsidRDefault="009C1390">
            <w:pPr>
              <w:spacing w:before="40" w:after="40"/>
              <w:rPr>
                <w:sz w:val="20"/>
              </w:rPr>
            </w:pPr>
            <w:r>
              <w:rPr>
                <w:sz w:val="20"/>
              </w:rPr>
              <w:t>Land shown hatched on the plan numbered LEGL./04–045 and lodged in the Central Plan Office</w:t>
            </w:r>
          </w:p>
        </w:tc>
      </w:tr>
    </w:tbl>
    <w:p w14:paraId="423827A3" w14:textId="77777777" w:rsidR="009C1390" w:rsidRDefault="00DF18BD">
      <w:pPr>
        <w:pStyle w:val="Lines"/>
      </w:pPr>
      <w:r>
        <w:t xml:space="preserve"> </w:t>
      </w:r>
      <w:bookmarkStart w:id="363" w:name="_Toc226010338"/>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r w:rsidR="009C1390">
        <w:sym w:font="Courier New" w:char="2550"/>
      </w:r>
      <w:bookmarkEnd w:id="363"/>
    </w:p>
    <w:p w14:paraId="7F557F63" w14:textId="77777777" w:rsidR="005C75D7" w:rsidRDefault="009C1390" w:rsidP="00F92D2D">
      <w:r>
        <w:br w:type="page"/>
      </w:r>
    </w:p>
    <w:p w14:paraId="0E04FDBE" w14:textId="77777777" w:rsidR="009C1390" w:rsidRPr="001F713B" w:rsidRDefault="001F713B" w:rsidP="001F713B">
      <w:pPr>
        <w:pStyle w:val="Heading-PART"/>
        <w:rPr>
          <w:caps w:val="0"/>
          <w:sz w:val="32"/>
        </w:rPr>
      </w:pPr>
      <w:bookmarkStart w:id="364" w:name="_Toc226010339"/>
      <w:r w:rsidRPr="001F713B">
        <w:rPr>
          <w:caps w:val="0"/>
          <w:sz w:val="32"/>
        </w:rPr>
        <w:lastRenderedPageBreak/>
        <w:t>Endnotes</w:t>
      </w:r>
      <w:bookmarkEnd w:id="364"/>
    </w:p>
    <w:p w14:paraId="70871067" w14:textId="77777777" w:rsidR="001F713B" w:rsidRDefault="001F713B" w:rsidP="001F713B">
      <w:pPr>
        <w:pStyle w:val="Heading-ENDNOTES"/>
        <w:ind w:left="0" w:hanging="283"/>
      </w:pPr>
      <w:bookmarkStart w:id="365" w:name="_Toc226010340"/>
      <w:r>
        <w:t>1</w:t>
      </w:r>
      <w:r>
        <w:tab/>
        <w:t>General information</w:t>
      </w:r>
      <w:bookmarkEnd w:id="365"/>
    </w:p>
    <w:p w14:paraId="088D29F8" w14:textId="697F0F3F" w:rsidR="001F713B" w:rsidRPr="001F713B" w:rsidRDefault="001F713B" w:rsidP="001F713B">
      <w:pPr>
        <w:pStyle w:val="EndnoteText"/>
        <w:rPr>
          <w:color w:val="000000"/>
        </w:rPr>
      </w:pPr>
      <w:r w:rsidRPr="001F713B">
        <w:rPr>
          <w:color w:val="000000"/>
        </w:rPr>
        <w:t xml:space="preserve">See </w:t>
      </w:r>
      <w:hyperlink r:id="rId14" w:tooltip="Link to website." w:history="1">
        <w:r w:rsidRPr="001F713B">
          <w:rPr>
            <w:rStyle w:val="Hyperlink"/>
            <w:color w:val="000000"/>
          </w:rPr>
          <w:t>www.legislation.vic.gov.au</w:t>
        </w:r>
      </w:hyperlink>
      <w:r w:rsidRPr="001F713B">
        <w:rPr>
          <w:color w:val="000000"/>
        </w:rPr>
        <w:t xml:space="preserve"> for Victorian Bills, Acts and current </w:t>
      </w:r>
      <w:r w:rsidR="00905A63">
        <w:rPr>
          <w:color w:val="000000"/>
        </w:rPr>
        <w:t>Version</w:t>
      </w:r>
      <w:r w:rsidRPr="001F713B">
        <w:rPr>
          <w:color w:val="000000"/>
        </w:rPr>
        <w:t>s of legislation and up-to-date legislative information.</w:t>
      </w:r>
    </w:p>
    <w:p w14:paraId="2A8FCDF6" w14:textId="77777777" w:rsidR="009C1390" w:rsidRDefault="009C1390">
      <w:pPr>
        <w:pStyle w:val="EndnoteText"/>
        <w:rPr>
          <w:i/>
        </w:rPr>
      </w:pPr>
      <w:bookmarkStart w:id="366" w:name="sbTitleNotes"/>
      <w:bookmarkStart w:id="367" w:name="enTitleNotes"/>
      <w:bookmarkEnd w:id="366"/>
      <w:r>
        <w:rPr>
          <w:i/>
        </w:rPr>
        <w:t>Minister's second reading speech—</w:t>
      </w:r>
    </w:p>
    <w:p w14:paraId="69DD190D" w14:textId="77777777" w:rsidR="009C1390" w:rsidRDefault="009C1390">
      <w:pPr>
        <w:pStyle w:val="EndnoteText"/>
        <w:rPr>
          <w:i/>
        </w:rPr>
      </w:pPr>
      <w:r>
        <w:rPr>
          <w:i/>
        </w:rPr>
        <w:t>Legislative Assembly: 12 May 2004</w:t>
      </w:r>
    </w:p>
    <w:p w14:paraId="6216FAE3" w14:textId="77777777" w:rsidR="009C1390" w:rsidRDefault="009C1390">
      <w:pPr>
        <w:pStyle w:val="EndnoteText"/>
        <w:rPr>
          <w:i/>
        </w:rPr>
      </w:pPr>
      <w:r>
        <w:rPr>
          <w:i/>
        </w:rPr>
        <w:t>Legislative Council: 27 May 2004</w:t>
      </w:r>
    </w:p>
    <w:p w14:paraId="26A3B746" w14:textId="77777777" w:rsidR="009C1390" w:rsidRDefault="009C1390">
      <w:pPr>
        <w:pStyle w:val="EndnoteText"/>
      </w:pPr>
      <w:r>
        <w:t xml:space="preserve">The long title for the Bill for this Act was "to make provision in relation to the construction and management of the Mitcham-Frankston Freeway, to amend section 85 of the </w:t>
      </w:r>
      <w:r>
        <w:rPr>
          <w:b/>
          <w:bCs/>
        </w:rPr>
        <w:t>Constitution Act 1975</w:t>
      </w:r>
      <w:r>
        <w:t xml:space="preserve"> and the </w:t>
      </w:r>
      <w:r>
        <w:rPr>
          <w:b/>
          <w:bCs/>
        </w:rPr>
        <w:t>Road Management Act 2004</w:t>
      </w:r>
      <w:r>
        <w:t xml:space="preserve"> and other Acts and for other purposes."</w:t>
      </w:r>
      <w:bookmarkEnd w:id="367"/>
    </w:p>
    <w:p w14:paraId="71BAC5FA" w14:textId="77777777" w:rsidR="009C1390" w:rsidRDefault="009C1390">
      <w:pPr>
        <w:pStyle w:val="EndnoteText"/>
      </w:pPr>
      <w:r>
        <w:t xml:space="preserve">The </w:t>
      </w:r>
      <w:r>
        <w:rPr>
          <w:b/>
          <w:bCs/>
        </w:rPr>
        <w:t>Mitcham-Frankston Project Act 2004</w:t>
      </w:r>
      <w:r>
        <w:t xml:space="preserve"> was assented to on 8 June 2004 and came into operation as follows:</w:t>
      </w:r>
    </w:p>
    <w:p w14:paraId="254A07F3" w14:textId="77777777" w:rsidR="009C1390" w:rsidRDefault="009C1390">
      <w:pPr>
        <w:pStyle w:val="EndnoteText"/>
      </w:pPr>
      <w:r>
        <w:t xml:space="preserve">Sections 1, 2, 266, 270, 272, 273, 276 and 277 on 9 June 2004: section 2(1); section 259 on 1 July 2004: s. 2(2); sections 3–7, 9, 13, 14, Part 3 (sections 34–54), Part 4 Divisions 1 (sections 55–58), 3 (section 66), 4 (sections 67–78), 5 (sections 79–83), 6 (section 84), Part 5 Division 1 (sections 85–88), Part 6 Division 1 (sections 123–127), Part 10 Divisions 1 (sections 226–228), 8 (section 250), sections 255–257 and 261 on 1 July 2004: Special Gazette (No. 148) 25 June 2004 page 1; sections 8, 10–12, Part 2 (sections 15–33), sections 59, 61–65, Part 5 Divisions 2 (sections </w:t>
      </w:r>
      <w:r w:rsidR="00A01D97">
        <w:br/>
      </w:r>
      <w:r>
        <w:t xml:space="preserve">89–101), 3 (sections 102–111), 4 (section 112), 5 (sections 113–118), </w:t>
      </w:r>
      <w:r w:rsidR="00A01D97">
        <w:br/>
      </w:r>
      <w:r>
        <w:t xml:space="preserve">6 (sections 119–122), Part 6 Divisions 2 (section 128), 3 (sections 129–131), Part 7 (sections 132–147), Part 8 Divisions 1 (section 148), 3 (sections 152, 153), 4 (sections 154–158), 5 (sections 159–168), 6 (sections 169–177), </w:t>
      </w:r>
      <w:r w:rsidR="00A01D97">
        <w:br/>
      </w:r>
      <w:r>
        <w:t>7 (sections 178–188), 8 (sections 189–192), 9 (section 193), Part 9 (sections 194–225), sections 229(1)(2), 230, Part 10 Divisions 3 (sections 231–237), 4 (sections 238, 239), 5 (section 240), 6 (sections 241–247), 7 (sections 248, 249), 9 (sections 251, 252), sections 253, 254, 258, 260, 262–265, 267–269, 271, 274, 275, 278, Schedule 1 on 24 September 2004: Special Gazette (No. 206) 22 September 2004 page 1; sections 60, 229(3) and Part 8 Division 2 (sections 149–151) on 18 November 2004: Government Gazette 4 November 2004 page 3048.</w:t>
      </w:r>
    </w:p>
    <w:p w14:paraId="241FC022" w14:textId="77777777" w:rsidR="00E24CB1" w:rsidRDefault="00E24CB1">
      <w:pPr>
        <w:pStyle w:val="EndnoteText"/>
      </w:pPr>
      <w:r>
        <w:t xml:space="preserve">The name of this Act was changed from </w:t>
      </w:r>
      <w:r w:rsidR="006113A2">
        <w:t xml:space="preserve">the </w:t>
      </w:r>
      <w:r w:rsidR="004879A0">
        <w:rPr>
          <w:b/>
        </w:rPr>
        <w:t>Mitcham-</w:t>
      </w:r>
      <w:r w:rsidRPr="00E24CB1">
        <w:rPr>
          <w:b/>
        </w:rPr>
        <w:t>Frankston Project Act 2004</w:t>
      </w:r>
      <w:r>
        <w:t xml:space="preserve"> to the </w:t>
      </w:r>
      <w:r w:rsidRPr="00E24CB1">
        <w:rPr>
          <w:b/>
        </w:rPr>
        <w:t>EastLink Project Act 2004</w:t>
      </w:r>
      <w:r>
        <w:t xml:space="preserve"> by section 4(1) of the </w:t>
      </w:r>
      <w:r w:rsidRPr="00E24CB1">
        <w:rPr>
          <w:b/>
        </w:rPr>
        <w:t>Transport Legislation (Further Miscellaneous Amendments) Act 2005</w:t>
      </w:r>
      <w:r w:rsidR="006113A2" w:rsidRPr="006113A2">
        <w:t xml:space="preserve">, No. </w:t>
      </w:r>
      <w:r w:rsidR="00472BA1">
        <w:t>95/2005</w:t>
      </w:r>
      <w:r>
        <w:t>.</w:t>
      </w:r>
    </w:p>
    <w:p w14:paraId="711A9D6F" w14:textId="77777777" w:rsidR="00BA6ED7" w:rsidRDefault="00BA6ED7">
      <w:pPr>
        <w:pStyle w:val="EndnoteText"/>
      </w:pPr>
    </w:p>
    <w:p w14:paraId="2516974C" w14:textId="77777777" w:rsidR="00BA6ED7" w:rsidRDefault="00BA6ED7">
      <w:pPr>
        <w:pStyle w:val="EndnoteText"/>
      </w:pPr>
    </w:p>
    <w:p w14:paraId="6EB70EB5" w14:textId="77777777" w:rsidR="00BA6ED7" w:rsidRPr="001C0DCC" w:rsidRDefault="00BA6ED7" w:rsidP="00BA6ED7">
      <w:pPr>
        <w:pStyle w:val="ParaHead"/>
        <w:spacing w:before="240"/>
        <w:jc w:val="center"/>
      </w:pPr>
      <w:r w:rsidRPr="001C0DCC">
        <w:lastRenderedPageBreak/>
        <w:t>INTERPRETATION OF LEGISLATION ACT 1984</w:t>
      </w:r>
      <w:r>
        <w:t xml:space="preserve"> (ILA)</w:t>
      </w:r>
    </w:p>
    <w:p w14:paraId="7FBC1642" w14:textId="77777777" w:rsidR="00BA6ED7" w:rsidRPr="00CD3152" w:rsidRDefault="00BA6ED7" w:rsidP="00BA6ED7">
      <w:pPr>
        <w:pStyle w:val="ParaHead"/>
        <w:keepNext/>
        <w:rPr>
          <w:lang w:val="en-GB"/>
        </w:rPr>
      </w:pPr>
      <w:r w:rsidRPr="00CD3152">
        <w:rPr>
          <w:lang w:val="en-GB"/>
        </w:rPr>
        <w:t>Style changes</w:t>
      </w:r>
    </w:p>
    <w:p w14:paraId="6DAEE061" w14:textId="77777777" w:rsidR="00BA6ED7" w:rsidRPr="00352EDE" w:rsidRDefault="00BA6ED7" w:rsidP="00BA6ED7">
      <w:pPr>
        <w:pStyle w:val="ParaText"/>
      </w:pPr>
      <w:r w:rsidRPr="00352EDE">
        <w:t>Section 54A of the ILA authorises the making of the style changes set out in Schedule 1 to that Act.</w:t>
      </w:r>
    </w:p>
    <w:p w14:paraId="68E2D38F" w14:textId="77777777" w:rsidR="00BA6ED7" w:rsidRPr="00C65CE4" w:rsidRDefault="00BA6ED7" w:rsidP="00BA6ED7">
      <w:pPr>
        <w:pStyle w:val="ParaHead"/>
        <w:keepNext/>
        <w:rPr>
          <w:lang w:val="en-GB"/>
        </w:rPr>
      </w:pPr>
      <w:r w:rsidRPr="00C65CE4">
        <w:rPr>
          <w:lang w:val="en-GB"/>
        </w:rPr>
        <w:t>References to ILA s. 39B</w:t>
      </w:r>
    </w:p>
    <w:p w14:paraId="60DB0B8F" w14:textId="77777777" w:rsidR="00BA6ED7" w:rsidRDefault="00BA6ED7" w:rsidP="00BA6ED7">
      <w:pPr>
        <w:pStyle w:val="ParaText"/>
      </w:pPr>
      <w:r>
        <w:t>Sidenotes which cite ILA s. 39B refer to section 39B of the ILA which provides that where an undivided section or clause of a Schedule is amended by the insertion of one or more subsections or subclauses, the original section or clause becomes subsection or subclause (1) and is amended by the insertion of the expression "(1)" at the beginning of the original section or clause.</w:t>
      </w:r>
    </w:p>
    <w:p w14:paraId="4E575B65" w14:textId="77777777" w:rsidR="00BA6ED7" w:rsidRPr="00C65CE4" w:rsidRDefault="00BA6ED7" w:rsidP="00BA6ED7">
      <w:pPr>
        <w:pStyle w:val="ParaHead"/>
        <w:keepNext/>
        <w:rPr>
          <w:lang w:val="en-GB"/>
        </w:rPr>
      </w:pPr>
      <w:r w:rsidRPr="00C65CE4">
        <w:rPr>
          <w:lang w:val="en-GB"/>
        </w:rPr>
        <w:t>Interpretation</w:t>
      </w:r>
    </w:p>
    <w:p w14:paraId="085A017E" w14:textId="77777777" w:rsidR="00BA6ED7" w:rsidRPr="00CD3152" w:rsidRDefault="00BA6ED7" w:rsidP="00BA6ED7">
      <w:pPr>
        <w:pStyle w:val="ParaText"/>
        <w:rPr>
          <w:lang w:val="en-GB"/>
        </w:rPr>
      </w:pPr>
      <w:r w:rsidRPr="00CD3152">
        <w:rPr>
          <w:lang w:val="en-GB"/>
        </w:rPr>
        <w:t xml:space="preserve">As from 1 January 2001, amendments to section 36 of the ILA have the following </w:t>
      </w:r>
      <w:r w:rsidRPr="00352EDE">
        <w:t>effects</w:t>
      </w:r>
      <w:r w:rsidRPr="00CD3152">
        <w:rPr>
          <w:lang w:val="en-GB"/>
        </w:rPr>
        <w:t>:</w:t>
      </w:r>
    </w:p>
    <w:p w14:paraId="7FF80367" w14:textId="77777777" w:rsidR="00BA6ED7" w:rsidRPr="00CD3152" w:rsidRDefault="00BA6ED7" w:rsidP="00BA6ED7">
      <w:pPr>
        <w:pStyle w:val="ParaHead"/>
        <w:keepNext/>
        <w:rPr>
          <w:b w:val="0"/>
          <w:lang w:val="en-GB"/>
        </w:rPr>
      </w:pPr>
      <w:r w:rsidRPr="00CD3152">
        <w:rPr>
          <w:lang w:val="en-GB"/>
        </w:rPr>
        <w:t>•</w:t>
      </w:r>
      <w:r w:rsidRPr="00CD3152">
        <w:rPr>
          <w:lang w:val="en-GB"/>
        </w:rPr>
        <w:tab/>
      </w:r>
      <w:r w:rsidRPr="00352EDE">
        <w:t>Headings</w:t>
      </w:r>
    </w:p>
    <w:p w14:paraId="68A7954E" w14:textId="77777777" w:rsidR="00BA6ED7" w:rsidRPr="001C0DCC" w:rsidRDefault="00BA6ED7" w:rsidP="00BA6ED7">
      <w:pPr>
        <w:pStyle w:val="ParaText"/>
      </w:pPr>
      <w:r w:rsidRPr="00A32D26">
        <w:t>All headings included in an Act which is passed on or after 1 January 2001 form part of that Act.  Any heading inserted in an Act which was passed before 1 January 2001, by an Act passed on or after 1</w:t>
      </w:r>
      <w:r>
        <w:t xml:space="preserve"> </w:t>
      </w:r>
      <w:r w:rsidRPr="00A32D26">
        <w:t xml:space="preserve">January 2001, forms part of that Act. </w:t>
      </w:r>
      <w:r>
        <w:t xml:space="preserve"> </w:t>
      </w:r>
      <w:r w:rsidRPr="00A32D26">
        <w:t>This includes headings to Parts, Divisions or Subdivisions in a Schedule; sections; clauses; items; tables; columns; examples; diagrams; notes or forms.  See section 36(1A)(2A).</w:t>
      </w:r>
    </w:p>
    <w:p w14:paraId="0017BA2A" w14:textId="77777777" w:rsidR="00BA6ED7" w:rsidRPr="00C65CE4" w:rsidRDefault="00BA6ED7" w:rsidP="00BA6ED7">
      <w:pPr>
        <w:pStyle w:val="ParaHead"/>
        <w:keepNext/>
        <w:rPr>
          <w:lang w:val="en-GB"/>
        </w:rPr>
      </w:pPr>
      <w:r w:rsidRPr="00CD3152">
        <w:rPr>
          <w:lang w:val="en-GB"/>
        </w:rPr>
        <w:t>•</w:t>
      </w:r>
      <w:r w:rsidRPr="00CD3152">
        <w:rPr>
          <w:lang w:val="en-GB"/>
        </w:rPr>
        <w:tab/>
        <w:t xml:space="preserve">Examples, </w:t>
      </w:r>
      <w:r w:rsidRPr="00C65CE4">
        <w:rPr>
          <w:lang w:val="en-GB"/>
        </w:rPr>
        <w:t>diagrams</w:t>
      </w:r>
      <w:r w:rsidRPr="00CD3152">
        <w:rPr>
          <w:lang w:val="en-GB"/>
        </w:rPr>
        <w:t xml:space="preserve"> or notes</w:t>
      </w:r>
    </w:p>
    <w:p w14:paraId="294D9528" w14:textId="77777777" w:rsidR="00BA6ED7" w:rsidRPr="001C0DCC" w:rsidRDefault="00BA6ED7" w:rsidP="00BA6ED7">
      <w:pPr>
        <w:pStyle w:val="ParaText"/>
      </w:pPr>
      <w:r w:rsidRPr="00C42DF6">
        <w:t>All examples, diagrams or notes included in an Act which is passed on or after 1 January 2001 form part of that Act.  Any examples, diagrams or notes inserted in an Act which was passed before 1</w:t>
      </w:r>
      <w:r>
        <w:t xml:space="preserve"> </w:t>
      </w:r>
      <w:r w:rsidRPr="00C42DF6">
        <w:t>January 2001, by an Act passed on or after 1 January 2001, form part of that Act.  See section 36(3A).</w:t>
      </w:r>
    </w:p>
    <w:p w14:paraId="205FE658" w14:textId="77777777" w:rsidR="00BA6ED7" w:rsidRPr="00C65CE4" w:rsidRDefault="00BA6ED7" w:rsidP="00BA6ED7">
      <w:pPr>
        <w:pStyle w:val="ParaHead"/>
        <w:keepNext/>
        <w:rPr>
          <w:lang w:val="en-GB"/>
        </w:rPr>
      </w:pPr>
      <w:r w:rsidRPr="00CD3152">
        <w:rPr>
          <w:lang w:val="en-GB"/>
        </w:rPr>
        <w:t>•</w:t>
      </w:r>
      <w:r w:rsidRPr="00CD3152">
        <w:rPr>
          <w:lang w:val="en-GB"/>
        </w:rPr>
        <w:tab/>
      </w:r>
      <w:r w:rsidRPr="00C65CE4">
        <w:rPr>
          <w:lang w:val="en-GB"/>
        </w:rPr>
        <w:t>Punctuation</w:t>
      </w:r>
    </w:p>
    <w:p w14:paraId="1A1471AC" w14:textId="77777777" w:rsidR="00BA6ED7" w:rsidRPr="001C0DCC" w:rsidRDefault="00BA6ED7" w:rsidP="00BA6ED7">
      <w:pPr>
        <w:pStyle w:val="ParaText"/>
      </w:pPr>
      <w:r w:rsidRPr="00C42DF6">
        <w:rPr>
          <w:bCs/>
        </w:rPr>
        <w:t>All punctuation included in an Act which is passed on or after 1 January 2001 forms part of that Act.</w:t>
      </w:r>
      <w:r>
        <w:rPr>
          <w:bCs/>
        </w:rPr>
        <w:t xml:space="preserve"> </w:t>
      </w:r>
      <w:r w:rsidRPr="00C42DF6">
        <w:rPr>
          <w:bCs/>
        </w:rPr>
        <w:t xml:space="preserve"> Any punctuation inserted in an Act which was passed before 1 January 2001, by an Act passed on or after 1 January 2001, forms part of that Act.  See section 36(3B).</w:t>
      </w:r>
    </w:p>
    <w:p w14:paraId="1D5993B3" w14:textId="77777777" w:rsidR="00BA6ED7" w:rsidRPr="00C65CE4" w:rsidRDefault="00BA6ED7" w:rsidP="00BA6ED7">
      <w:pPr>
        <w:pStyle w:val="ParaHead"/>
        <w:keepNext/>
        <w:rPr>
          <w:lang w:val="en-GB"/>
        </w:rPr>
      </w:pPr>
      <w:r w:rsidRPr="00CD3152">
        <w:rPr>
          <w:lang w:val="en-GB"/>
        </w:rPr>
        <w:t>•</w:t>
      </w:r>
      <w:r w:rsidRPr="00CD3152">
        <w:rPr>
          <w:lang w:val="en-GB"/>
        </w:rPr>
        <w:tab/>
      </w:r>
      <w:r w:rsidRPr="00C65CE4">
        <w:rPr>
          <w:lang w:val="en-GB"/>
        </w:rPr>
        <w:t>Provision</w:t>
      </w:r>
      <w:r w:rsidRPr="00CD3152">
        <w:rPr>
          <w:lang w:val="en-GB"/>
        </w:rPr>
        <w:t xml:space="preserve"> numbers</w:t>
      </w:r>
    </w:p>
    <w:p w14:paraId="1084070F" w14:textId="77777777" w:rsidR="00BA6ED7" w:rsidRDefault="00BA6ED7" w:rsidP="00BA6ED7">
      <w:pPr>
        <w:pStyle w:val="ParaText"/>
        <w:rPr>
          <w:bCs/>
        </w:rPr>
      </w:pPr>
      <w:r w:rsidRPr="00C42DF6">
        <w:rPr>
          <w:bCs/>
        </w:rPr>
        <w:t>All provision numbers included in an Act form part of that Act, whether inserted in the Act before, on or after 1 January 2001.  Provision numbers include section numbers, subsection numbers, paragraphs and subparagraphs.  See section 36(3C).</w:t>
      </w:r>
    </w:p>
    <w:p w14:paraId="340F7370" w14:textId="77777777" w:rsidR="00163748" w:rsidRPr="001C0DCC" w:rsidRDefault="00163748" w:rsidP="00BA6ED7">
      <w:pPr>
        <w:pStyle w:val="ParaText"/>
      </w:pPr>
    </w:p>
    <w:p w14:paraId="4FCC50E0" w14:textId="77777777" w:rsidR="00BA6ED7" w:rsidRPr="00C65CE4" w:rsidRDefault="00BA6ED7" w:rsidP="00BA6ED7">
      <w:pPr>
        <w:pStyle w:val="ParaHead"/>
        <w:keepNext/>
        <w:rPr>
          <w:lang w:val="en-GB"/>
        </w:rPr>
      </w:pPr>
      <w:r w:rsidRPr="00CD3152">
        <w:rPr>
          <w:lang w:val="en-GB"/>
        </w:rPr>
        <w:lastRenderedPageBreak/>
        <w:t>•</w:t>
      </w:r>
      <w:r w:rsidRPr="00CD3152">
        <w:rPr>
          <w:lang w:val="en-GB"/>
        </w:rPr>
        <w:tab/>
        <w:t>Location of "legislative items"</w:t>
      </w:r>
    </w:p>
    <w:p w14:paraId="6C477C43" w14:textId="77777777" w:rsidR="00BA6ED7" w:rsidRPr="001C0DCC" w:rsidRDefault="00BA6ED7" w:rsidP="00BA6ED7">
      <w:pPr>
        <w:pStyle w:val="ParaText"/>
      </w:pPr>
      <w:r w:rsidRPr="00C42DF6">
        <w:rPr>
          <w:bCs/>
        </w:rPr>
        <w:t>A "legislative item" is a penalty, an example or a note.  As from 13 October 2004, a legislative item relating to a provision of an Act is taken to be at the foot of that provision even if it is preceded or followed by another legislative item that relates to that provision.  For example, if a penalty at the foot of a provision is followed by a note, both of these legislative items will be regarded as being at the foot of that provision.</w:t>
      </w:r>
      <w:r>
        <w:rPr>
          <w:bCs/>
        </w:rPr>
        <w:t xml:space="preserve"> </w:t>
      </w:r>
      <w:r w:rsidRPr="00C42DF6">
        <w:rPr>
          <w:bCs/>
        </w:rPr>
        <w:t xml:space="preserve"> See section 36B.</w:t>
      </w:r>
    </w:p>
    <w:p w14:paraId="0D76FCD8" w14:textId="77777777" w:rsidR="00BA6ED7" w:rsidRPr="00C65CE4" w:rsidRDefault="00BA6ED7" w:rsidP="00BA6ED7">
      <w:pPr>
        <w:pStyle w:val="ParaHead"/>
        <w:keepNext/>
        <w:rPr>
          <w:lang w:val="en-GB"/>
        </w:rPr>
      </w:pPr>
      <w:r w:rsidRPr="00CD3152">
        <w:rPr>
          <w:lang w:val="en-GB"/>
        </w:rPr>
        <w:t>•</w:t>
      </w:r>
      <w:r w:rsidRPr="00CD3152">
        <w:rPr>
          <w:lang w:val="en-GB"/>
        </w:rPr>
        <w:tab/>
        <w:t xml:space="preserve">Other </w:t>
      </w:r>
      <w:r w:rsidRPr="00C65CE4">
        <w:rPr>
          <w:lang w:val="en-GB"/>
        </w:rPr>
        <w:t>material</w:t>
      </w:r>
    </w:p>
    <w:p w14:paraId="28CEB087" w14:textId="77777777" w:rsidR="00BA6ED7" w:rsidRDefault="00BA6ED7" w:rsidP="00BA6ED7">
      <w:pPr>
        <w:pStyle w:val="EndnoteText"/>
      </w:pPr>
      <w:r w:rsidRPr="00C42DF6">
        <w:rPr>
          <w:bCs/>
        </w:rPr>
        <w:t>Any explanatory memorandum, table of provisions, endnotes, index and other</w:t>
      </w:r>
      <w:r>
        <w:rPr>
          <w:bCs/>
        </w:rPr>
        <w:t xml:space="preserve"> material printed after the E</w:t>
      </w:r>
      <w:r w:rsidRPr="00C42DF6">
        <w:rPr>
          <w:bCs/>
        </w:rPr>
        <w:t xml:space="preserve">ndnotes does not form part of an Act.  </w:t>
      </w:r>
      <w:r w:rsidRPr="00C42DF6">
        <w:rPr>
          <w:bCs/>
        </w:rPr>
        <w:br/>
        <w:t>See section 36(3)(3D)(3E).</w:t>
      </w:r>
    </w:p>
    <w:p w14:paraId="1C56FE84" w14:textId="77777777" w:rsidR="009C1390" w:rsidRDefault="009C1390" w:rsidP="001F713B">
      <w:pPr>
        <w:pStyle w:val="Heading-ENDNOTES"/>
        <w:ind w:left="0" w:hanging="283"/>
      </w:pPr>
      <w:r>
        <w:br w:type="page"/>
      </w:r>
      <w:bookmarkStart w:id="368" w:name="_Toc226010341"/>
      <w:r w:rsidR="001F713B">
        <w:lastRenderedPageBreak/>
        <w:t>2</w:t>
      </w:r>
      <w:r w:rsidR="001F713B">
        <w:tab/>
        <w:t>Table of Amendments</w:t>
      </w:r>
      <w:bookmarkEnd w:id="368"/>
    </w:p>
    <w:p w14:paraId="506ECEC4" w14:textId="77777777" w:rsidR="00D01746" w:rsidRDefault="00D01746">
      <w:pPr>
        <w:pStyle w:val="Normal-Schedule"/>
        <w:suppressLineNumbers/>
        <w:tabs>
          <w:tab w:val="clear" w:pos="454"/>
          <w:tab w:val="clear" w:pos="907"/>
          <w:tab w:val="clear" w:pos="1814"/>
          <w:tab w:val="clear" w:pos="2722"/>
          <w:tab w:val="left" w:pos="851"/>
          <w:tab w:val="left" w:pos="1871"/>
          <w:tab w:val="left" w:pos="2381"/>
          <w:tab w:val="left" w:pos="2892"/>
          <w:tab w:val="left" w:pos="3402"/>
        </w:tabs>
      </w:pPr>
      <w:bookmarkStart w:id="369" w:name="epTableAmend"/>
      <w:bookmarkEnd w:id="369"/>
      <w:r>
        <w:t xml:space="preserve">This </w:t>
      </w:r>
      <w:r w:rsidR="001F713B">
        <w:t>publication</w:t>
      </w:r>
      <w:r>
        <w:t xml:space="preserve"> incorporates </w:t>
      </w:r>
      <w:r w:rsidR="009C1390">
        <w:t xml:space="preserve">amendments made to the </w:t>
      </w:r>
      <w:r w:rsidR="006113A2" w:rsidRPr="00E24CB1">
        <w:rPr>
          <w:b/>
        </w:rPr>
        <w:t>EastLink</w:t>
      </w:r>
      <w:r w:rsidR="009C1390">
        <w:rPr>
          <w:b/>
        </w:rPr>
        <w:t xml:space="preserve"> Project Act 2004</w:t>
      </w:r>
      <w:r w:rsidR="009C1390">
        <w:t xml:space="preserve"> by Acts and subordinate instruments.</w:t>
      </w:r>
    </w:p>
    <w:p w14:paraId="45FF139D" w14:textId="77777777" w:rsidR="00AC7989" w:rsidRPr="00AC7989" w:rsidRDefault="00AC7989" w:rsidP="00AC7989">
      <w:pPr>
        <w:pStyle w:val="Normal-Schedule"/>
        <w:suppressLineNumbers/>
        <w:tabs>
          <w:tab w:val="clear" w:pos="454"/>
          <w:tab w:val="clear" w:pos="907"/>
          <w:tab w:val="clear" w:pos="1814"/>
          <w:tab w:val="clear" w:pos="2722"/>
          <w:tab w:val="left" w:pos="851"/>
          <w:tab w:val="left" w:pos="1871"/>
          <w:tab w:val="left" w:pos="2381"/>
          <w:tab w:val="left" w:pos="2892"/>
          <w:tab w:val="left" w:pos="3402"/>
        </w:tabs>
        <w:rPr>
          <w:sz w:val="18"/>
        </w:rPr>
      </w:pPr>
      <w:r>
        <w:t>–––––––––––––––––––––––––––––––––––––––––––––––––––––––––––––</w:t>
      </w:r>
    </w:p>
    <w:p w14:paraId="65A042C7" w14:textId="77777777" w:rsidR="00105A38" w:rsidRDefault="00105A38" w:rsidP="00105A38">
      <w:pPr>
        <w:rPr>
          <w:b/>
          <w:bCs/>
          <w:sz w:val="18"/>
        </w:rPr>
      </w:pPr>
      <w:r>
        <w:rPr>
          <w:b/>
          <w:bCs/>
          <w:sz w:val="18"/>
        </w:rPr>
        <w:t>Planning and Environment (General Amendment) Act 2004, No. 81/2004</w:t>
      </w:r>
    </w:p>
    <w:tbl>
      <w:tblPr>
        <w:tblW w:w="0" w:type="auto"/>
        <w:tblInd w:w="392" w:type="dxa"/>
        <w:tblLayout w:type="fixed"/>
        <w:tblLook w:val="0000" w:firstRow="0" w:lastRow="0" w:firstColumn="0" w:lastColumn="0" w:noHBand="0" w:noVBand="0"/>
      </w:tblPr>
      <w:tblGrid>
        <w:gridCol w:w="1984"/>
        <w:gridCol w:w="3969"/>
      </w:tblGrid>
      <w:tr w:rsidR="00105A38" w14:paraId="67D0552F" w14:textId="77777777">
        <w:tc>
          <w:tcPr>
            <w:tcW w:w="1984" w:type="dxa"/>
          </w:tcPr>
          <w:p w14:paraId="502EB6D7" w14:textId="77777777" w:rsidR="00105A38" w:rsidRDefault="00105A38" w:rsidP="00105A38">
            <w:pPr>
              <w:pStyle w:val="TOAAutotext"/>
            </w:pPr>
            <w:r>
              <w:t>Assent Date:</w:t>
            </w:r>
          </w:p>
        </w:tc>
        <w:tc>
          <w:tcPr>
            <w:tcW w:w="3969" w:type="dxa"/>
          </w:tcPr>
          <w:p w14:paraId="2B293B2F" w14:textId="77777777" w:rsidR="00105A38" w:rsidRDefault="00105A38" w:rsidP="00105A38">
            <w:pPr>
              <w:pStyle w:val="SRT1Autotext1"/>
            </w:pPr>
            <w:r>
              <w:t>16.11.04</w:t>
            </w:r>
          </w:p>
        </w:tc>
      </w:tr>
      <w:tr w:rsidR="00105A38" w14:paraId="78BD029D" w14:textId="77777777">
        <w:tc>
          <w:tcPr>
            <w:tcW w:w="1984" w:type="dxa"/>
          </w:tcPr>
          <w:p w14:paraId="3E60E77B" w14:textId="77777777" w:rsidR="00105A38" w:rsidRDefault="00105A38" w:rsidP="00105A38">
            <w:pPr>
              <w:pStyle w:val="SRT1Autotext3"/>
            </w:pPr>
            <w:r>
              <w:t>Commencement Date:</w:t>
            </w:r>
          </w:p>
        </w:tc>
        <w:tc>
          <w:tcPr>
            <w:tcW w:w="3969" w:type="dxa"/>
          </w:tcPr>
          <w:p w14:paraId="269D39BE" w14:textId="77777777" w:rsidR="00105A38" w:rsidRDefault="00105A38" w:rsidP="00105A38">
            <w:pPr>
              <w:pStyle w:val="SRT1Autotext1"/>
            </w:pPr>
            <w:r>
              <w:t>S. 50 on 23.5.05</w:t>
            </w:r>
            <w:r w:rsidR="00AC2A79">
              <w:t>:</w:t>
            </w:r>
            <w:r>
              <w:t xml:space="preserve"> </w:t>
            </w:r>
            <w:r w:rsidR="00AC2A79">
              <w:t>Government Gazette 19.5.05 p. 930</w:t>
            </w:r>
          </w:p>
        </w:tc>
      </w:tr>
      <w:tr w:rsidR="00105A38" w14:paraId="504C1CB9" w14:textId="77777777">
        <w:tc>
          <w:tcPr>
            <w:tcW w:w="1984" w:type="dxa"/>
          </w:tcPr>
          <w:p w14:paraId="061A4403" w14:textId="77777777" w:rsidR="00105A38" w:rsidRDefault="00105A38" w:rsidP="00105A38">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8AFEE0C" w14:textId="77777777" w:rsidR="00105A38" w:rsidRDefault="00105A38" w:rsidP="00105A38">
            <w:pPr>
              <w:pStyle w:val="SRT1Autotext1"/>
            </w:pPr>
            <w:r>
              <w:t xml:space="preserve">This information relates only to the provision/s amending the </w:t>
            </w:r>
            <w:r w:rsidR="006113A2" w:rsidRPr="00E24CB1">
              <w:rPr>
                <w:b/>
              </w:rPr>
              <w:t>EastLink</w:t>
            </w:r>
            <w:r>
              <w:rPr>
                <w:b/>
              </w:rPr>
              <w:t xml:space="preserve"> Project Act 2004</w:t>
            </w:r>
          </w:p>
        </w:tc>
      </w:tr>
    </w:tbl>
    <w:p w14:paraId="12F6C14C" w14:textId="77777777" w:rsidR="00D01746" w:rsidRPr="00AC7989" w:rsidRDefault="00D01746" w:rsidP="00AC7989">
      <w:pPr>
        <w:pStyle w:val="EndnoteText"/>
        <w:rPr>
          <w:b/>
          <w:sz w:val="18"/>
          <w:szCs w:val="18"/>
        </w:rPr>
      </w:pPr>
      <w:r w:rsidRPr="00AC7989">
        <w:rPr>
          <w:b/>
          <w:sz w:val="18"/>
          <w:szCs w:val="18"/>
        </w:rPr>
        <w:t>Public Administration Act 2004, No. 108/2004</w:t>
      </w:r>
    </w:p>
    <w:tbl>
      <w:tblPr>
        <w:tblW w:w="0" w:type="auto"/>
        <w:tblInd w:w="392" w:type="dxa"/>
        <w:tblLayout w:type="fixed"/>
        <w:tblLook w:val="0000" w:firstRow="0" w:lastRow="0" w:firstColumn="0" w:lastColumn="0" w:noHBand="0" w:noVBand="0"/>
      </w:tblPr>
      <w:tblGrid>
        <w:gridCol w:w="1984"/>
        <w:gridCol w:w="3969"/>
      </w:tblGrid>
      <w:tr w:rsidR="00D01746" w14:paraId="6415BCEA" w14:textId="77777777">
        <w:tc>
          <w:tcPr>
            <w:tcW w:w="1984" w:type="dxa"/>
          </w:tcPr>
          <w:p w14:paraId="1F623D27" w14:textId="77777777" w:rsidR="00D01746" w:rsidRDefault="00D01746" w:rsidP="00D01746">
            <w:pPr>
              <w:pStyle w:val="TOAAutotext"/>
            </w:pPr>
            <w:r>
              <w:t>Assent Date:</w:t>
            </w:r>
          </w:p>
        </w:tc>
        <w:tc>
          <w:tcPr>
            <w:tcW w:w="3969" w:type="dxa"/>
          </w:tcPr>
          <w:p w14:paraId="16D0D205" w14:textId="77777777" w:rsidR="00D01746" w:rsidRDefault="00D01746" w:rsidP="00D01746">
            <w:pPr>
              <w:pStyle w:val="SRT1Autotext1"/>
            </w:pPr>
            <w:r>
              <w:t>21.12.04</w:t>
            </w:r>
          </w:p>
        </w:tc>
      </w:tr>
      <w:tr w:rsidR="00D01746" w14:paraId="3ECFF50D" w14:textId="77777777">
        <w:tc>
          <w:tcPr>
            <w:tcW w:w="1984" w:type="dxa"/>
          </w:tcPr>
          <w:p w14:paraId="30FD5891" w14:textId="77777777" w:rsidR="00D01746" w:rsidRDefault="00D01746" w:rsidP="00D01746">
            <w:pPr>
              <w:pStyle w:val="SRT1Autotext3"/>
            </w:pPr>
            <w:r>
              <w:t>Commencement Date:</w:t>
            </w:r>
          </w:p>
        </w:tc>
        <w:tc>
          <w:tcPr>
            <w:tcW w:w="3969" w:type="dxa"/>
          </w:tcPr>
          <w:p w14:paraId="023B7A50" w14:textId="77777777" w:rsidR="00D01746" w:rsidRDefault="00D01746" w:rsidP="00D01746">
            <w:pPr>
              <w:pStyle w:val="SRT1Autotext1"/>
            </w:pPr>
            <w:r>
              <w:t>S. 117(1)(Sch. 3 item 135) on 5</w:t>
            </w:r>
            <w:r w:rsidR="00742914">
              <w:t>.4.05</w:t>
            </w:r>
            <w:r w:rsidR="00C11982">
              <w:rPr>
                <w:bCs/>
                <w:iCs/>
              </w:rPr>
              <w:t>: Government Gazette 31.3.05 p. 602</w:t>
            </w:r>
          </w:p>
        </w:tc>
      </w:tr>
      <w:tr w:rsidR="00D01746" w14:paraId="53C12C18" w14:textId="77777777">
        <w:tc>
          <w:tcPr>
            <w:tcW w:w="1984" w:type="dxa"/>
          </w:tcPr>
          <w:p w14:paraId="4AF8D116" w14:textId="77777777" w:rsidR="00D01746" w:rsidRDefault="00D01746" w:rsidP="00D0174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67A0FE9" w14:textId="77777777" w:rsidR="00D01746" w:rsidRDefault="00D01746" w:rsidP="00D01746">
            <w:pPr>
              <w:pStyle w:val="SRT1Autotext1"/>
            </w:pPr>
            <w:r>
              <w:t xml:space="preserve">This information relates only to the provision/s amending the </w:t>
            </w:r>
            <w:r w:rsidR="006113A2" w:rsidRPr="00E24CB1">
              <w:rPr>
                <w:b/>
              </w:rPr>
              <w:t>EastLink</w:t>
            </w:r>
            <w:r>
              <w:rPr>
                <w:b/>
              </w:rPr>
              <w:t xml:space="preserve"> Project Act 2004</w:t>
            </w:r>
          </w:p>
        </w:tc>
      </w:tr>
    </w:tbl>
    <w:p w14:paraId="34C57561" w14:textId="77777777" w:rsidR="006A0F8E" w:rsidRPr="00F55E48" w:rsidRDefault="006A0F8E" w:rsidP="006A0F8E">
      <w:pPr>
        <w:pStyle w:val="EndnoteText"/>
        <w:rPr>
          <w:b/>
          <w:sz w:val="18"/>
          <w:szCs w:val="18"/>
        </w:rPr>
      </w:pPr>
      <w:r>
        <w:rPr>
          <w:b/>
          <w:sz w:val="18"/>
          <w:szCs w:val="18"/>
        </w:rPr>
        <w:t xml:space="preserve">Mitcham-Frankston Project (Amendment) Act 2005, No. </w:t>
      </w:r>
      <w:r w:rsidR="00CF4372">
        <w:rPr>
          <w:b/>
          <w:sz w:val="18"/>
          <w:szCs w:val="18"/>
        </w:rPr>
        <w:t>14/2005</w:t>
      </w:r>
    </w:p>
    <w:tbl>
      <w:tblPr>
        <w:tblW w:w="0" w:type="auto"/>
        <w:tblInd w:w="392" w:type="dxa"/>
        <w:tblLayout w:type="fixed"/>
        <w:tblLook w:val="0000" w:firstRow="0" w:lastRow="0" w:firstColumn="0" w:lastColumn="0" w:noHBand="0" w:noVBand="0"/>
      </w:tblPr>
      <w:tblGrid>
        <w:gridCol w:w="1984"/>
        <w:gridCol w:w="3969"/>
      </w:tblGrid>
      <w:tr w:rsidR="006A0F8E" w14:paraId="1C659ED9" w14:textId="77777777">
        <w:tc>
          <w:tcPr>
            <w:tcW w:w="1984" w:type="dxa"/>
          </w:tcPr>
          <w:p w14:paraId="1634C9DB" w14:textId="77777777" w:rsidR="006A0F8E" w:rsidRDefault="006A0F8E" w:rsidP="006A0F8E">
            <w:pPr>
              <w:pStyle w:val="TOAAutotext"/>
            </w:pPr>
            <w:r>
              <w:t>Assent Date:</w:t>
            </w:r>
          </w:p>
        </w:tc>
        <w:tc>
          <w:tcPr>
            <w:tcW w:w="3969" w:type="dxa"/>
          </w:tcPr>
          <w:p w14:paraId="02309235" w14:textId="77777777" w:rsidR="006A0F8E" w:rsidRDefault="00CF4372" w:rsidP="006A0F8E">
            <w:pPr>
              <w:pStyle w:val="SRT1Autotext1"/>
            </w:pPr>
            <w:r>
              <w:t>10</w:t>
            </w:r>
            <w:r w:rsidR="006A0F8E">
              <w:t>.</w:t>
            </w:r>
            <w:r>
              <w:t>5</w:t>
            </w:r>
            <w:r w:rsidR="006A0F8E">
              <w:t>.05</w:t>
            </w:r>
          </w:p>
        </w:tc>
      </w:tr>
      <w:tr w:rsidR="006A0F8E" w14:paraId="650CCA90" w14:textId="77777777">
        <w:tc>
          <w:tcPr>
            <w:tcW w:w="1984" w:type="dxa"/>
          </w:tcPr>
          <w:p w14:paraId="018BA907" w14:textId="77777777" w:rsidR="006A0F8E" w:rsidRDefault="006A0F8E" w:rsidP="006A0F8E">
            <w:pPr>
              <w:pStyle w:val="SRT1Autotext3"/>
            </w:pPr>
            <w:r>
              <w:t>Commencement Date:</w:t>
            </w:r>
          </w:p>
        </w:tc>
        <w:tc>
          <w:tcPr>
            <w:tcW w:w="3969" w:type="dxa"/>
          </w:tcPr>
          <w:p w14:paraId="65E032E1" w14:textId="77777777" w:rsidR="006A0F8E" w:rsidRDefault="00745472" w:rsidP="006A0F8E">
            <w:pPr>
              <w:pStyle w:val="SRT1Autotext1"/>
            </w:pPr>
            <w:r>
              <w:t>Ss</w:t>
            </w:r>
            <w:r w:rsidR="006A0F8E">
              <w:t xml:space="preserve"> 3</w:t>
            </w:r>
            <w:r w:rsidR="00AE3B86">
              <w:t>–</w:t>
            </w:r>
            <w:r w:rsidR="006A0F8E">
              <w:t xml:space="preserve">32 on </w:t>
            </w:r>
            <w:r w:rsidR="00CF4372">
              <w:t>11.5.05</w:t>
            </w:r>
            <w:r w:rsidR="006A0F8E">
              <w:t>: s. 2</w:t>
            </w:r>
          </w:p>
        </w:tc>
      </w:tr>
      <w:tr w:rsidR="006A0F8E" w14:paraId="48A87751" w14:textId="77777777">
        <w:tc>
          <w:tcPr>
            <w:tcW w:w="1984" w:type="dxa"/>
          </w:tcPr>
          <w:p w14:paraId="36C3E00A" w14:textId="77777777" w:rsidR="006A0F8E" w:rsidRDefault="006A0F8E" w:rsidP="006A0F8E">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3769E6D" w14:textId="77777777" w:rsidR="006A0F8E" w:rsidRDefault="006A0F8E" w:rsidP="006A0F8E">
            <w:pPr>
              <w:pStyle w:val="SRT1Autotext1"/>
            </w:pPr>
            <w:r>
              <w:t xml:space="preserve">This information relates only to the provision/s amending the </w:t>
            </w:r>
            <w:r w:rsidR="006113A2" w:rsidRPr="00E24CB1">
              <w:rPr>
                <w:b/>
              </w:rPr>
              <w:t>EastLink</w:t>
            </w:r>
            <w:r>
              <w:rPr>
                <w:b/>
              </w:rPr>
              <w:t xml:space="preserve"> Project Act 2004</w:t>
            </w:r>
          </w:p>
        </w:tc>
      </w:tr>
    </w:tbl>
    <w:p w14:paraId="01F62F5A" w14:textId="77777777" w:rsidR="00715ADC" w:rsidRPr="00715ADC" w:rsidRDefault="00715ADC" w:rsidP="00AC7989">
      <w:pPr>
        <w:pStyle w:val="EndnoteText"/>
        <w:rPr>
          <w:b/>
          <w:sz w:val="18"/>
          <w:szCs w:val="18"/>
        </w:rPr>
      </w:pPr>
      <w:r>
        <w:rPr>
          <w:b/>
          <w:sz w:val="18"/>
          <w:szCs w:val="18"/>
        </w:rPr>
        <w:t>Children and Young Persons (Miscellaneous Amendments) Act 2005, No. 21/2005</w:t>
      </w:r>
    </w:p>
    <w:tbl>
      <w:tblPr>
        <w:tblW w:w="0" w:type="auto"/>
        <w:tblInd w:w="392" w:type="dxa"/>
        <w:tblLayout w:type="fixed"/>
        <w:tblLook w:val="0000" w:firstRow="0" w:lastRow="0" w:firstColumn="0" w:lastColumn="0" w:noHBand="0" w:noVBand="0"/>
      </w:tblPr>
      <w:tblGrid>
        <w:gridCol w:w="1984"/>
        <w:gridCol w:w="3969"/>
      </w:tblGrid>
      <w:tr w:rsidR="00715ADC" w14:paraId="438443CD" w14:textId="77777777">
        <w:tc>
          <w:tcPr>
            <w:tcW w:w="1984" w:type="dxa"/>
          </w:tcPr>
          <w:p w14:paraId="5C8349C3" w14:textId="77777777" w:rsidR="00715ADC" w:rsidRDefault="00715ADC">
            <w:pPr>
              <w:pStyle w:val="TOAAutotext"/>
            </w:pPr>
            <w:r>
              <w:t>Assent Date:</w:t>
            </w:r>
          </w:p>
        </w:tc>
        <w:tc>
          <w:tcPr>
            <w:tcW w:w="3969" w:type="dxa"/>
          </w:tcPr>
          <w:p w14:paraId="33B1B547" w14:textId="77777777" w:rsidR="00715ADC" w:rsidRDefault="00715ADC">
            <w:pPr>
              <w:pStyle w:val="SRT1Autotext1"/>
            </w:pPr>
            <w:r>
              <w:t>31.5.05</w:t>
            </w:r>
          </w:p>
        </w:tc>
      </w:tr>
      <w:tr w:rsidR="00715ADC" w14:paraId="13C8A2C2" w14:textId="77777777">
        <w:tc>
          <w:tcPr>
            <w:tcW w:w="1984" w:type="dxa"/>
          </w:tcPr>
          <w:p w14:paraId="4429F59A" w14:textId="77777777" w:rsidR="00715ADC" w:rsidRDefault="00715ADC">
            <w:pPr>
              <w:pStyle w:val="SRT1Autotext3"/>
            </w:pPr>
            <w:r>
              <w:t>Commencement Date:</w:t>
            </w:r>
          </w:p>
        </w:tc>
        <w:tc>
          <w:tcPr>
            <w:tcW w:w="3969" w:type="dxa"/>
          </w:tcPr>
          <w:p w14:paraId="18BFDE87" w14:textId="77777777" w:rsidR="00715ADC" w:rsidRDefault="00715ADC">
            <w:pPr>
              <w:pStyle w:val="SRT1Autotext1"/>
            </w:pPr>
            <w:r>
              <w:t>S. 59 on 1.7.05: s. 2(6)</w:t>
            </w:r>
          </w:p>
        </w:tc>
      </w:tr>
      <w:tr w:rsidR="00715ADC" w14:paraId="056290BA" w14:textId="77777777">
        <w:tc>
          <w:tcPr>
            <w:tcW w:w="1984" w:type="dxa"/>
          </w:tcPr>
          <w:p w14:paraId="1318AB6B" w14:textId="77777777" w:rsidR="00715ADC" w:rsidRDefault="00715ADC">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474F187" w14:textId="77777777" w:rsidR="00715ADC" w:rsidRDefault="00715ADC">
            <w:pPr>
              <w:pStyle w:val="SRT1Autotext1"/>
            </w:pPr>
            <w:r>
              <w:t xml:space="preserve">This information relates only to the provision/s amending the </w:t>
            </w:r>
            <w:r w:rsidR="006113A2" w:rsidRPr="00E24CB1">
              <w:rPr>
                <w:b/>
              </w:rPr>
              <w:t>EastLink</w:t>
            </w:r>
            <w:r>
              <w:rPr>
                <w:b/>
              </w:rPr>
              <w:t xml:space="preserve"> Project Act 2004</w:t>
            </w:r>
          </w:p>
        </w:tc>
      </w:tr>
    </w:tbl>
    <w:p w14:paraId="3156EA64" w14:textId="77777777" w:rsidR="000B49EA" w:rsidRDefault="000B49EA" w:rsidP="000B49EA">
      <w:pPr>
        <w:pStyle w:val="Normal-Schedule"/>
        <w:rPr>
          <w:b/>
          <w:sz w:val="18"/>
        </w:rPr>
      </w:pPr>
      <w:smartTag w:uri="urn:schemas-microsoft-com:office:smarttags" w:element="place">
        <w:smartTag w:uri="urn:schemas-microsoft-com:office:smarttags" w:element="PlaceName">
          <w:r>
            <w:rPr>
              <w:b/>
              <w:bCs/>
              <w:sz w:val="18"/>
              <w:szCs w:val="24"/>
            </w:rPr>
            <w:t>Victoria</w:t>
          </w:r>
        </w:smartTag>
        <w:r>
          <w:rPr>
            <w:b/>
            <w:bCs/>
            <w:sz w:val="18"/>
            <w:szCs w:val="24"/>
          </w:rPr>
          <w:t xml:space="preserve"> </w:t>
        </w:r>
        <w:smartTag w:uri="urn:schemas-microsoft-com:office:smarttags" w:element="PlaceName">
          <w:r>
            <w:rPr>
              <w:b/>
              <w:bCs/>
              <w:sz w:val="18"/>
              <w:szCs w:val="24"/>
            </w:rPr>
            <w:t>State</w:t>
          </w:r>
        </w:smartTag>
      </w:smartTag>
      <w:r>
        <w:rPr>
          <w:b/>
          <w:bCs/>
          <w:sz w:val="18"/>
          <w:szCs w:val="24"/>
        </w:rPr>
        <w:t xml:space="preserve"> Emergency Service Act 2005, No. 51/2005</w:t>
      </w:r>
    </w:p>
    <w:tbl>
      <w:tblPr>
        <w:tblW w:w="0" w:type="auto"/>
        <w:tblInd w:w="392" w:type="dxa"/>
        <w:tblLayout w:type="fixed"/>
        <w:tblLook w:val="0000" w:firstRow="0" w:lastRow="0" w:firstColumn="0" w:lastColumn="0" w:noHBand="0" w:noVBand="0"/>
      </w:tblPr>
      <w:tblGrid>
        <w:gridCol w:w="1984"/>
        <w:gridCol w:w="3969"/>
      </w:tblGrid>
      <w:tr w:rsidR="000B49EA" w14:paraId="245BBEC8" w14:textId="77777777">
        <w:tc>
          <w:tcPr>
            <w:tcW w:w="1984" w:type="dxa"/>
          </w:tcPr>
          <w:p w14:paraId="6E6AC85B" w14:textId="77777777" w:rsidR="000B49EA" w:rsidRDefault="000B49EA" w:rsidP="000B49EA">
            <w:pPr>
              <w:pStyle w:val="TOAAutotext"/>
              <w:rPr>
                <w:bCs/>
                <w:lang w:val="fr-FR"/>
              </w:rPr>
            </w:pPr>
            <w:r>
              <w:rPr>
                <w:bCs/>
                <w:lang w:val="fr-FR"/>
              </w:rPr>
              <w:t>Assent Date:</w:t>
            </w:r>
          </w:p>
        </w:tc>
        <w:tc>
          <w:tcPr>
            <w:tcW w:w="3969" w:type="dxa"/>
          </w:tcPr>
          <w:p w14:paraId="11953695" w14:textId="77777777" w:rsidR="000B49EA" w:rsidRDefault="000B49EA" w:rsidP="000B49EA">
            <w:pPr>
              <w:pStyle w:val="SRT1Autotext1"/>
              <w:rPr>
                <w:bCs/>
                <w:lang w:val="fr-FR"/>
              </w:rPr>
            </w:pPr>
            <w:r>
              <w:rPr>
                <w:bCs/>
                <w:lang w:val="fr-FR"/>
              </w:rPr>
              <w:t>24.8.05</w:t>
            </w:r>
          </w:p>
        </w:tc>
      </w:tr>
      <w:tr w:rsidR="000B49EA" w14:paraId="3C42D3D5" w14:textId="77777777">
        <w:tc>
          <w:tcPr>
            <w:tcW w:w="1984" w:type="dxa"/>
          </w:tcPr>
          <w:p w14:paraId="6EB2D186" w14:textId="77777777" w:rsidR="000B49EA" w:rsidRDefault="000B49EA" w:rsidP="000B49EA">
            <w:pPr>
              <w:pStyle w:val="SRT1Autotext3"/>
              <w:rPr>
                <w:bCs/>
                <w:lang w:val="fr-FR"/>
              </w:rPr>
            </w:pPr>
            <w:r>
              <w:rPr>
                <w:bCs/>
                <w:lang w:val="fr-FR"/>
              </w:rPr>
              <w:t>Commencement Date:</w:t>
            </w:r>
          </w:p>
        </w:tc>
        <w:tc>
          <w:tcPr>
            <w:tcW w:w="3969" w:type="dxa"/>
          </w:tcPr>
          <w:p w14:paraId="5D1CFDD6" w14:textId="77777777" w:rsidR="000B49EA" w:rsidRPr="006E4FC2" w:rsidRDefault="000B49EA" w:rsidP="000B49EA">
            <w:pPr>
              <w:pStyle w:val="SRT1Autotext1"/>
              <w:rPr>
                <w:bCs/>
                <w:lang w:val="en-US"/>
              </w:rPr>
            </w:pPr>
            <w:r w:rsidRPr="006E4FC2">
              <w:rPr>
                <w:bCs/>
                <w:lang w:val="en-US"/>
              </w:rPr>
              <w:t>S. 58(6) on 1.11.05</w:t>
            </w:r>
            <w:r w:rsidR="001F6529">
              <w:rPr>
                <w:bCs/>
                <w:lang w:val="en-US"/>
              </w:rPr>
              <w:t>:</w:t>
            </w:r>
            <w:r w:rsidRPr="006E4FC2">
              <w:rPr>
                <w:bCs/>
                <w:lang w:val="en-US"/>
              </w:rPr>
              <w:t xml:space="preserve"> </w:t>
            </w:r>
            <w:r w:rsidR="001F6529">
              <w:rPr>
                <w:bCs/>
                <w:lang w:val="en-US"/>
              </w:rPr>
              <w:t>Government Gazette 20.10.05 p. 2308</w:t>
            </w:r>
          </w:p>
        </w:tc>
      </w:tr>
      <w:tr w:rsidR="000B49EA" w14:paraId="4B63A88F" w14:textId="77777777">
        <w:tc>
          <w:tcPr>
            <w:tcW w:w="1984" w:type="dxa"/>
          </w:tcPr>
          <w:p w14:paraId="6AC56B17" w14:textId="77777777" w:rsidR="000B49EA" w:rsidRDefault="000B49EA" w:rsidP="000B49EA">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32AA53F5" w14:textId="77777777" w:rsidR="000B49EA" w:rsidRDefault="000B49EA" w:rsidP="000B49EA">
            <w:pPr>
              <w:pStyle w:val="SRT1Autotext1"/>
              <w:rPr>
                <w:bCs/>
              </w:rPr>
            </w:pPr>
            <w:r>
              <w:rPr>
                <w:bCs/>
              </w:rPr>
              <w:t>This information relates only to the provision/s amending the</w:t>
            </w:r>
            <w:r w:rsidRPr="006E4FC2">
              <w:rPr>
                <w:bCs/>
              </w:rPr>
              <w:t xml:space="preserve"> </w:t>
            </w:r>
            <w:r w:rsidR="006113A2" w:rsidRPr="00E24CB1">
              <w:rPr>
                <w:b/>
              </w:rPr>
              <w:t>EastLink</w:t>
            </w:r>
            <w:r w:rsidRPr="000B49EA">
              <w:rPr>
                <w:b/>
                <w:bCs/>
                <w:szCs w:val="18"/>
              </w:rPr>
              <w:t xml:space="preserve"> Project Act 2004</w:t>
            </w:r>
          </w:p>
        </w:tc>
      </w:tr>
    </w:tbl>
    <w:p w14:paraId="49464586" w14:textId="77777777" w:rsidR="00EA06B5" w:rsidRPr="00EA06B5" w:rsidRDefault="00EA06B5" w:rsidP="00AC7989">
      <w:pPr>
        <w:pStyle w:val="EndnoteText"/>
        <w:rPr>
          <w:b/>
          <w:sz w:val="18"/>
          <w:szCs w:val="18"/>
        </w:rPr>
      </w:pPr>
      <w:r>
        <w:rPr>
          <w:b/>
          <w:sz w:val="18"/>
          <w:szCs w:val="18"/>
        </w:rPr>
        <w:t>Transport Legislation (Further Misc</w:t>
      </w:r>
      <w:r w:rsidR="007460C4">
        <w:rPr>
          <w:b/>
          <w:sz w:val="18"/>
          <w:szCs w:val="18"/>
        </w:rPr>
        <w:t xml:space="preserve">ellaneous Amendments) Act 2005, </w:t>
      </w:r>
      <w:r>
        <w:rPr>
          <w:b/>
          <w:sz w:val="18"/>
          <w:szCs w:val="18"/>
        </w:rPr>
        <w:t>No. </w:t>
      </w:r>
      <w:r w:rsidR="00472BA1">
        <w:rPr>
          <w:b/>
          <w:sz w:val="18"/>
          <w:szCs w:val="18"/>
        </w:rPr>
        <w:t>95/2005</w:t>
      </w:r>
    </w:p>
    <w:tbl>
      <w:tblPr>
        <w:tblW w:w="0" w:type="auto"/>
        <w:tblInd w:w="392" w:type="dxa"/>
        <w:tblLayout w:type="fixed"/>
        <w:tblLook w:val="0000" w:firstRow="0" w:lastRow="0" w:firstColumn="0" w:lastColumn="0" w:noHBand="0" w:noVBand="0"/>
      </w:tblPr>
      <w:tblGrid>
        <w:gridCol w:w="1984"/>
        <w:gridCol w:w="3969"/>
      </w:tblGrid>
      <w:tr w:rsidR="00EA06B5" w14:paraId="2A89AEC5" w14:textId="77777777">
        <w:tc>
          <w:tcPr>
            <w:tcW w:w="1984" w:type="dxa"/>
          </w:tcPr>
          <w:p w14:paraId="27E5FBC6" w14:textId="77777777" w:rsidR="00EA06B5" w:rsidRDefault="00EA06B5">
            <w:pPr>
              <w:pStyle w:val="TOAAutotext"/>
            </w:pPr>
            <w:r>
              <w:t>Assent Date:</w:t>
            </w:r>
          </w:p>
        </w:tc>
        <w:tc>
          <w:tcPr>
            <w:tcW w:w="3969" w:type="dxa"/>
          </w:tcPr>
          <w:p w14:paraId="3CF8A974" w14:textId="77777777" w:rsidR="00EA06B5" w:rsidRDefault="00472BA1">
            <w:pPr>
              <w:pStyle w:val="SRT1Autotext1"/>
            </w:pPr>
            <w:r>
              <w:t>29.11</w:t>
            </w:r>
            <w:r w:rsidR="00EA06B5">
              <w:t>.05</w:t>
            </w:r>
          </w:p>
        </w:tc>
      </w:tr>
      <w:tr w:rsidR="00EA06B5" w14:paraId="025C1DE4" w14:textId="77777777">
        <w:tc>
          <w:tcPr>
            <w:tcW w:w="1984" w:type="dxa"/>
          </w:tcPr>
          <w:p w14:paraId="7F02770E" w14:textId="77777777" w:rsidR="00EA06B5" w:rsidRDefault="00EA06B5">
            <w:pPr>
              <w:pStyle w:val="SRT1Autotext3"/>
            </w:pPr>
            <w:r>
              <w:t>Commencement Date:</w:t>
            </w:r>
          </w:p>
        </w:tc>
        <w:tc>
          <w:tcPr>
            <w:tcW w:w="3969" w:type="dxa"/>
          </w:tcPr>
          <w:p w14:paraId="1C9E5CD5" w14:textId="77777777" w:rsidR="00EA06B5" w:rsidRDefault="00EA06B5">
            <w:pPr>
              <w:pStyle w:val="SRT1Autotext1"/>
            </w:pPr>
            <w:r>
              <w:t xml:space="preserve">Ss 4, 5 on </w:t>
            </w:r>
            <w:r w:rsidR="00472BA1">
              <w:t>30.11.05</w:t>
            </w:r>
            <w:r>
              <w:t>: s. 2(1)</w:t>
            </w:r>
          </w:p>
        </w:tc>
      </w:tr>
      <w:tr w:rsidR="00EA06B5" w14:paraId="46AD3462" w14:textId="77777777">
        <w:tc>
          <w:tcPr>
            <w:tcW w:w="1984" w:type="dxa"/>
          </w:tcPr>
          <w:p w14:paraId="22F36462" w14:textId="77777777" w:rsidR="00EA06B5" w:rsidRDefault="00EA06B5">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E5ED20D" w14:textId="77777777" w:rsidR="00EA06B5" w:rsidRDefault="00EA06B5">
            <w:pPr>
              <w:pStyle w:val="SRT1Autotext1"/>
            </w:pPr>
            <w:r>
              <w:rPr>
                <w:bCs/>
              </w:rPr>
              <w:t>This information relates only to the provision/s amending the</w:t>
            </w:r>
            <w:r w:rsidRPr="006E4FC2">
              <w:rPr>
                <w:bCs/>
              </w:rPr>
              <w:t xml:space="preserve"> </w:t>
            </w:r>
            <w:r w:rsidR="006113A2" w:rsidRPr="00E24CB1">
              <w:rPr>
                <w:b/>
              </w:rPr>
              <w:t>EastLink</w:t>
            </w:r>
            <w:r w:rsidRPr="000B49EA">
              <w:rPr>
                <w:b/>
                <w:bCs/>
                <w:szCs w:val="18"/>
              </w:rPr>
              <w:t xml:space="preserve"> Project Act 2004</w:t>
            </w:r>
          </w:p>
        </w:tc>
      </w:tr>
    </w:tbl>
    <w:p w14:paraId="7DBF7096" w14:textId="77777777" w:rsidR="00B71414" w:rsidRPr="00EA06B5" w:rsidRDefault="00B71414" w:rsidP="00B71414">
      <w:pPr>
        <w:pStyle w:val="EndnoteText"/>
        <w:rPr>
          <w:b/>
          <w:sz w:val="18"/>
          <w:szCs w:val="18"/>
        </w:rPr>
      </w:pPr>
      <w:r>
        <w:rPr>
          <w:b/>
          <w:sz w:val="18"/>
          <w:szCs w:val="18"/>
        </w:rPr>
        <w:t>Infringements (Consequential and Other Amendments) Act 2006, No. </w:t>
      </w:r>
      <w:r w:rsidR="001645A8">
        <w:rPr>
          <w:b/>
          <w:sz w:val="18"/>
          <w:szCs w:val="18"/>
        </w:rPr>
        <w:t>32/2006</w:t>
      </w:r>
    </w:p>
    <w:tbl>
      <w:tblPr>
        <w:tblW w:w="0" w:type="auto"/>
        <w:tblInd w:w="392" w:type="dxa"/>
        <w:tblLayout w:type="fixed"/>
        <w:tblLook w:val="0000" w:firstRow="0" w:lastRow="0" w:firstColumn="0" w:lastColumn="0" w:noHBand="0" w:noVBand="0"/>
      </w:tblPr>
      <w:tblGrid>
        <w:gridCol w:w="1984"/>
        <w:gridCol w:w="3969"/>
      </w:tblGrid>
      <w:tr w:rsidR="00B71414" w14:paraId="6312CF52" w14:textId="77777777">
        <w:tc>
          <w:tcPr>
            <w:tcW w:w="1984" w:type="dxa"/>
          </w:tcPr>
          <w:p w14:paraId="344F144B" w14:textId="77777777" w:rsidR="00B71414" w:rsidRDefault="00B71414" w:rsidP="00B71414">
            <w:pPr>
              <w:pStyle w:val="TOAAutotext"/>
            </w:pPr>
            <w:r>
              <w:t>Assent Date:</w:t>
            </w:r>
          </w:p>
        </w:tc>
        <w:tc>
          <w:tcPr>
            <w:tcW w:w="3969" w:type="dxa"/>
          </w:tcPr>
          <w:p w14:paraId="58CA4701" w14:textId="77777777" w:rsidR="00B71414" w:rsidRDefault="00B71414" w:rsidP="00B71414">
            <w:pPr>
              <w:pStyle w:val="SRT1Autotext1"/>
            </w:pPr>
            <w:r>
              <w:t>13.6.06</w:t>
            </w:r>
          </w:p>
        </w:tc>
      </w:tr>
      <w:tr w:rsidR="00B71414" w14:paraId="158D0EC5" w14:textId="77777777">
        <w:tc>
          <w:tcPr>
            <w:tcW w:w="1984" w:type="dxa"/>
          </w:tcPr>
          <w:p w14:paraId="63A87473" w14:textId="77777777" w:rsidR="00B71414" w:rsidRDefault="00B71414" w:rsidP="00B71414">
            <w:pPr>
              <w:pStyle w:val="SRT1Autotext3"/>
            </w:pPr>
            <w:r>
              <w:t>Commencement Date:</w:t>
            </w:r>
          </w:p>
        </w:tc>
        <w:tc>
          <w:tcPr>
            <w:tcW w:w="3969" w:type="dxa"/>
          </w:tcPr>
          <w:p w14:paraId="50883CB0" w14:textId="77777777" w:rsidR="00B71414" w:rsidRDefault="00B71414" w:rsidP="00B71414">
            <w:pPr>
              <w:pStyle w:val="SRT1Autotext1"/>
            </w:pPr>
            <w:r>
              <w:t xml:space="preserve">Ss 79–83 on 1.7.06: </w:t>
            </w:r>
            <w:r w:rsidR="00094578">
              <w:rPr>
                <w:szCs w:val="18"/>
              </w:rPr>
              <w:t>Government Gazette 29.6.06 p. 1315</w:t>
            </w:r>
          </w:p>
        </w:tc>
      </w:tr>
      <w:tr w:rsidR="00B71414" w14:paraId="113C68D2" w14:textId="77777777">
        <w:tc>
          <w:tcPr>
            <w:tcW w:w="1984" w:type="dxa"/>
          </w:tcPr>
          <w:p w14:paraId="5F7C6572" w14:textId="77777777" w:rsidR="00B71414" w:rsidRDefault="00B71414" w:rsidP="00B71414">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424CA400" w14:textId="77777777" w:rsidR="00B71414" w:rsidRDefault="00B71414" w:rsidP="00B71414">
            <w:pPr>
              <w:pStyle w:val="SRT1Autotext1"/>
            </w:pPr>
            <w:r>
              <w:rPr>
                <w:bCs/>
              </w:rPr>
              <w:t>This information relates only to the provision/s amending the</w:t>
            </w:r>
            <w:r w:rsidRPr="006E4FC2">
              <w:rPr>
                <w:bCs/>
              </w:rPr>
              <w:t xml:space="preserve"> </w:t>
            </w:r>
            <w:r w:rsidRPr="00E24CB1">
              <w:rPr>
                <w:b/>
              </w:rPr>
              <w:t>EastLink</w:t>
            </w:r>
            <w:r w:rsidRPr="000B49EA">
              <w:rPr>
                <w:b/>
                <w:bCs/>
                <w:szCs w:val="18"/>
              </w:rPr>
              <w:t xml:space="preserve"> Project Act 2004</w:t>
            </w:r>
          </w:p>
        </w:tc>
      </w:tr>
    </w:tbl>
    <w:p w14:paraId="558E0B71" w14:textId="77777777" w:rsidR="00A01D97" w:rsidRDefault="00A01D97" w:rsidP="00BD43B6">
      <w:pPr>
        <w:pStyle w:val="Normal-Schedule"/>
        <w:suppressLineNumbers/>
        <w:tabs>
          <w:tab w:val="clear" w:pos="454"/>
          <w:tab w:val="clear" w:pos="907"/>
          <w:tab w:val="clear" w:pos="1361"/>
          <w:tab w:val="clear" w:pos="1814"/>
          <w:tab w:val="clear" w:pos="2722"/>
        </w:tabs>
        <w:rPr>
          <w:b/>
          <w:sz w:val="18"/>
          <w:szCs w:val="18"/>
        </w:rPr>
      </w:pPr>
    </w:p>
    <w:p w14:paraId="4559CF02" w14:textId="77777777" w:rsidR="00BD43B6" w:rsidRPr="006C4753" w:rsidRDefault="00BD43B6" w:rsidP="00BD43B6">
      <w:pPr>
        <w:pStyle w:val="Normal-Schedule"/>
        <w:suppressLineNumbers/>
        <w:tabs>
          <w:tab w:val="clear" w:pos="454"/>
          <w:tab w:val="clear" w:pos="907"/>
          <w:tab w:val="clear" w:pos="1361"/>
          <w:tab w:val="clear" w:pos="1814"/>
          <w:tab w:val="clear" w:pos="2722"/>
        </w:tabs>
        <w:rPr>
          <w:sz w:val="18"/>
          <w:szCs w:val="18"/>
        </w:rPr>
      </w:pPr>
      <w:r>
        <w:rPr>
          <w:b/>
          <w:sz w:val="18"/>
          <w:szCs w:val="18"/>
        </w:rPr>
        <w:lastRenderedPageBreak/>
        <w:t>Children, Youth and Families (Consequential and Other Amendments)</w:t>
      </w:r>
      <w:r w:rsidRPr="006C4753">
        <w:rPr>
          <w:b/>
          <w:sz w:val="18"/>
          <w:szCs w:val="18"/>
        </w:rPr>
        <w:t xml:space="preserve"> Act 200</w:t>
      </w:r>
      <w:r>
        <w:rPr>
          <w:b/>
          <w:sz w:val="18"/>
          <w:szCs w:val="18"/>
        </w:rPr>
        <w:t>6</w:t>
      </w:r>
      <w:r w:rsidRPr="006C4753">
        <w:rPr>
          <w:b/>
          <w:sz w:val="18"/>
          <w:szCs w:val="18"/>
        </w:rPr>
        <w:t xml:space="preserve">, No. </w:t>
      </w:r>
      <w:r>
        <w:rPr>
          <w:b/>
          <w:sz w:val="18"/>
          <w:szCs w:val="18"/>
        </w:rPr>
        <w:t>48</w:t>
      </w:r>
      <w:r w:rsidRPr="006C4753">
        <w:rPr>
          <w:b/>
          <w:sz w:val="18"/>
          <w:szCs w:val="18"/>
        </w:rPr>
        <w:t>/200</w:t>
      </w:r>
      <w:r>
        <w:rPr>
          <w:b/>
          <w:sz w:val="18"/>
          <w:szCs w:val="18"/>
        </w:rPr>
        <w:t>6</w:t>
      </w:r>
    </w:p>
    <w:tbl>
      <w:tblPr>
        <w:tblW w:w="0" w:type="auto"/>
        <w:tblInd w:w="392" w:type="dxa"/>
        <w:tblLayout w:type="fixed"/>
        <w:tblLook w:val="0000" w:firstRow="0" w:lastRow="0" w:firstColumn="0" w:lastColumn="0" w:noHBand="0" w:noVBand="0"/>
      </w:tblPr>
      <w:tblGrid>
        <w:gridCol w:w="1984"/>
        <w:gridCol w:w="3969"/>
      </w:tblGrid>
      <w:tr w:rsidR="00BD43B6" w14:paraId="7F560650" w14:textId="77777777">
        <w:tc>
          <w:tcPr>
            <w:tcW w:w="1984" w:type="dxa"/>
          </w:tcPr>
          <w:p w14:paraId="21675B37" w14:textId="77777777" w:rsidR="00BD43B6" w:rsidRDefault="00BD43B6" w:rsidP="00BD43B6">
            <w:pPr>
              <w:pStyle w:val="TOAAutotext"/>
            </w:pPr>
            <w:r>
              <w:t>Assent Date:</w:t>
            </w:r>
          </w:p>
        </w:tc>
        <w:tc>
          <w:tcPr>
            <w:tcW w:w="3969" w:type="dxa"/>
          </w:tcPr>
          <w:p w14:paraId="15231E81" w14:textId="77777777" w:rsidR="00BD43B6" w:rsidRDefault="00BD43B6" w:rsidP="00BD43B6">
            <w:pPr>
              <w:pStyle w:val="SRT1Autotext1"/>
            </w:pPr>
            <w:r>
              <w:t>15.8.06</w:t>
            </w:r>
          </w:p>
        </w:tc>
      </w:tr>
      <w:tr w:rsidR="00BD43B6" w14:paraId="1A2DDBEE" w14:textId="77777777">
        <w:tc>
          <w:tcPr>
            <w:tcW w:w="1984" w:type="dxa"/>
          </w:tcPr>
          <w:p w14:paraId="223D27E5" w14:textId="77777777" w:rsidR="00BD43B6" w:rsidRDefault="00BD43B6" w:rsidP="00BD43B6">
            <w:pPr>
              <w:pStyle w:val="SRT1Autotext3"/>
            </w:pPr>
            <w:r>
              <w:t>Commencement Date:</w:t>
            </w:r>
          </w:p>
        </w:tc>
        <w:tc>
          <w:tcPr>
            <w:tcW w:w="3969" w:type="dxa"/>
          </w:tcPr>
          <w:p w14:paraId="1F304759" w14:textId="77777777" w:rsidR="00BD43B6" w:rsidRDefault="00BD43B6" w:rsidP="00BD43B6">
            <w:pPr>
              <w:pStyle w:val="SRT1Autotext1"/>
            </w:pPr>
            <w:r>
              <w:t>S. 42(Sch. item 12) on 23.4.07: s. 2(3)</w:t>
            </w:r>
          </w:p>
        </w:tc>
      </w:tr>
      <w:tr w:rsidR="00BD43B6" w14:paraId="7B42DEE7" w14:textId="77777777">
        <w:tc>
          <w:tcPr>
            <w:tcW w:w="1984" w:type="dxa"/>
          </w:tcPr>
          <w:p w14:paraId="6C5AEE95" w14:textId="77777777" w:rsidR="00BD43B6" w:rsidRDefault="00BD43B6" w:rsidP="00BD43B6">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77FC203" w14:textId="77777777" w:rsidR="00BD43B6" w:rsidRDefault="00BD43B6" w:rsidP="00BD43B6">
            <w:pPr>
              <w:pStyle w:val="SRT1Autotext1"/>
            </w:pPr>
            <w:r>
              <w:t xml:space="preserve">This information relates only to the provision/s amending the </w:t>
            </w:r>
            <w:r>
              <w:rPr>
                <w:b/>
                <w:iCs/>
              </w:rPr>
              <w:t>EastLink Project Act 2004</w:t>
            </w:r>
          </w:p>
        </w:tc>
      </w:tr>
    </w:tbl>
    <w:p w14:paraId="4F6E40D3" w14:textId="77777777" w:rsidR="000B461F" w:rsidRPr="00EA06B5" w:rsidRDefault="000B461F" w:rsidP="000B461F">
      <w:pPr>
        <w:pStyle w:val="EndnoteText"/>
        <w:rPr>
          <w:b/>
          <w:sz w:val="18"/>
          <w:szCs w:val="18"/>
        </w:rPr>
      </w:pPr>
      <w:r>
        <w:rPr>
          <w:b/>
          <w:sz w:val="18"/>
          <w:szCs w:val="18"/>
        </w:rPr>
        <w:t>Mineral Resources Development (Sustainable Development) Act 2006, No. </w:t>
      </w:r>
      <w:r w:rsidR="004F542D">
        <w:rPr>
          <w:b/>
          <w:sz w:val="18"/>
          <w:szCs w:val="18"/>
        </w:rPr>
        <w:t>63/2006</w:t>
      </w:r>
    </w:p>
    <w:tbl>
      <w:tblPr>
        <w:tblW w:w="0" w:type="auto"/>
        <w:tblInd w:w="392" w:type="dxa"/>
        <w:tblLayout w:type="fixed"/>
        <w:tblLook w:val="0000" w:firstRow="0" w:lastRow="0" w:firstColumn="0" w:lastColumn="0" w:noHBand="0" w:noVBand="0"/>
      </w:tblPr>
      <w:tblGrid>
        <w:gridCol w:w="1984"/>
        <w:gridCol w:w="3969"/>
      </w:tblGrid>
      <w:tr w:rsidR="000B461F" w14:paraId="7F42692C" w14:textId="77777777">
        <w:tc>
          <w:tcPr>
            <w:tcW w:w="1984" w:type="dxa"/>
          </w:tcPr>
          <w:p w14:paraId="53B9B0B3" w14:textId="77777777" w:rsidR="000B461F" w:rsidRDefault="000B461F" w:rsidP="000B461F">
            <w:pPr>
              <w:pStyle w:val="TOAAutotext"/>
            </w:pPr>
            <w:r>
              <w:t>Assent Date:</w:t>
            </w:r>
          </w:p>
        </w:tc>
        <w:tc>
          <w:tcPr>
            <w:tcW w:w="3969" w:type="dxa"/>
          </w:tcPr>
          <w:p w14:paraId="15BC98E6" w14:textId="77777777" w:rsidR="000B461F" w:rsidRDefault="004F542D" w:rsidP="000B461F">
            <w:pPr>
              <w:pStyle w:val="SRT1Autotext1"/>
            </w:pPr>
            <w:r>
              <w:t>29.8.06</w:t>
            </w:r>
          </w:p>
        </w:tc>
      </w:tr>
      <w:tr w:rsidR="000B461F" w14:paraId="3DE11B62" w14:textId="77777777">
        <w:tc>
          <w:tcPr>
            <w:tcW w:w="1984" w:type="dxa"/>
          </w:tcPr>
          <w:p w14:paraId="31C9B0F9" w14:textId="77777777" w:rsidR="000B461F" w:rsidRDefault="000B461F" w:rsidP="000B461F">
            <w:pPr>
              <w:pStyle w:val="SRT1Autotext3"/>
            </w:pPr>
            <w:r>
              <w:t>Commencement Date:</w:t>
            </w:r>
          </w:p>
        </w:tc>
        <w:tc>
          <w:tcPr>
            <w:tcW w:w="3969" w:type="dxa"/>
          </w:tcPr>
          <w:p w14:paraId="21972131" w14:textId="77777777" w:rsidR="000B461F" w:rsidRDefault="00350EFD" w:rsidP="000B461F">
            <w:pPr>
              <w:pStyle w:val="SRT1Autotext1"/>
            </w:pPr>
            <w:r>
              <w:t>S. 61(Sch.</w:t>
            </w:r>
            <w:r w:rsidR="000B461F">
              <w:t xml:space="preserve"> item 9) on </w:t>
            </w:r>
            <w:r w:rsidR="004F542D">
              <w:t>30.8.06</w:t>
            </w:r>
            <w:r w:rsidR="000B461F">
              <w:t>: s. 2(1)</w:t>
            </w:r>
          </w:p>
        </w:tc>
      </w:tr>
      <w:tr w:rsidR="000B461F" w14:paraId="4992C0B1" w14:textId="77777777">
        <w:tc>
          <w:tcPr>
            <w:tcW w:w="1984" w:type="dxa"/>
          </w:tcPr>
          <w:p w14:paraId="7FE45C7C" w14:textId="77777777" w:rsidR="000B461F" w:rsidRDefault="000B461F" w:rsidP="000B461F">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6BCF1BC" w14:textId="77777777" w:rsidR="000B461F" w:rsidRDefault="000B461F" w:rsidP="000B461F">
            <w:pPr>
              <w:pStyle w:val="SRT1Autotext1"/>
            </w:pPr>
            <w:r>
              <w:rPr>
                <w:bCs/>
              </w:rPr>
              <w:t>This information relates only to the provision/s amending the</w:t>
            </w:r>
            <w:r w:rsidRPr="006E4FC2">
              <w:rPr>
                <w:bCs/>
              </w:rPr>
              <w:t xml:space="preserve"> </w:t>
            </w:r>
            <w:r w:rsidRPr="00E24CB1">
              <w:rPr>
                <w:b/>
              </w:rPr>
              <w:t>EastLink</w:t>
            </w:r>
            <w:r w:rsidRPr="000B49EA">
              <w:rPr>
                <w:b/>
                <w:bCs/>
                <w:szCs w:val="18"/>
              </w:rPr>
              <w:t xml:space="preserve"> Project Act 2004</w:t>
            </w:r>
          </w:p>
        </w:tc>
      </w:tr>
    </w:tbl>
    <w:p w14:paraId="1DF728D5" w14:textId="77777777" w:rsidR="00B42E23" w:rsidRPr="006C4753" w:rsidRDefault="00B42E23" w:rsidP="00B42E23">
      <w:pPr>
        <w:pStyle w:val="Normal-Schedule"/>
        <w:suppressLineNumbers/>
        <w:tabs>
          <w:tab w:val="clear" w:pos="454"/>
          <w:tab w:val="clear" w:pos="907"/>
          <w:tab w:val="clear" w:pos="1361"/>
          <w:tab w:val="clear" w:pos="1814"/>
          <w:tab w:val="clear" w:pos="2722"/>
        </w:tabs>
        <w:rPr>
          <w:sz w:val="18"/>
          <w:szCs w:val="18"/>
        </w:rPr>
      </w:pPr>
      <w:r>
        <w:rPr>
          <w:b/>
          <w:sz w:val="18"/>
          <w:szCs w:val="18"/>
        </w:rPr>
        <w:t>Water (Governance)</w:t>
      </w:r>
      <w:r w:rsidRPr="006C4753">
        <w:rPr>
          <w:b/>
          <w:sz w:val="18"/>
          <w:szCs w:val="18"/>
        </w:rPr>
        <w:t xml:space="preserve"> Act 200</w:t>
      </w:r>
      <w:r>
        <w:rPr>
          <w:b/>
          <w:sz w:val="18"/>
          <w:szCs w:val="18"/>
        </w:rPr>
        <w:t>6</w:t>
      </w:r>
      <w:r w:rsidRPr="006C4753">
        <w:rPr>
          <w:b/>
          <w:sz w:val="18"/>
          <w:szCs w:val="18"/>
        </w:rPr>
        <w:t xml:space="preserve">, No. </w:t>
      </w:r>
      <w:r>
        <w:rPr>
          <w:b/>
          <w:sz w:val="18"/>
          <w:szCs w:val="18"/>
        </w:rPr>
        <w:t>85</w:t>
      </w:r>
      <w:r w:rsidRPr="006C4753">
        <w:rPr>
          <w:b/>
          <w:sz w:val="18"/>
          <w:szCs w:val="18"/>
        </w:rPr>
        <w:t>/200</w:t>
      </w:r>
      <w:r>
        <w:rPr>
          <w:b/>
          <w:sz w:val="18"/>
          <w:szCs w:val="18"/>
        </w:rPr>
        <w:t>6</w:t>
      </w:r>
    </w:p>
    <w:tbl>
      <w:tblPr>
        <w:tblW w:w="0" w:type="auto"/>
        <w:tblInd w:w="392" w:type="dxa"/>
        <w:tblLayout w:type="fixed"/>
        <w:tblLook w:val="0000" w:firstRow="0" w:lastRow="0" w:firstColumn="0" w:lastColumn="0" w:noHBand="0" w:noVBand="0"/>
      </w:tblPr>
      <w:tblGrid>
        <w:gridCol w:w="1984"/>
        <w:gridCol w:w="3969"/>
      </w:tblGrid>
      <w:tr w:rsidR="00B42E23" w14:paraId="295D53D3" w14:textId="77777777">
        <w:tc>
          <w:tcPr>
            <w:tcW w:w="1984" w:type="dxa"/>
          </w:tcPr>
          <w:p w14:paraId="2DE647C0" w14:textId="77777777" w:rsidR="00B42E23" w:rsidRDefault="00B42E23" w:rsidP="00B42E23">
            <w:pPr>
              <w:pStyle w:val="TOAAutotext"/>
            </w:pPr>
            <w:r>
              <w:t>Assent Date:</w:t>
            </w:r>
          </w:p>
        </w:tc>
        <w:tc>
          <w:tcPr>
            <w:tcW w:w="3969" w:type="dxa"/>
          </w:tcPr>
          <w:p w14:paraId="765B5874" w14:textId="77777777" w:rsidR="00B42E23" w:rsidRDefault="00B42E23" w:rsidP="00B42E23">
            <w:pPr>
              <w:pStyle w:val="SRT1Autotext1"/>
            </w:pPr>
            <w:r>
              <w:t>17.10.06</w:t>
            </w:r>
          </w:p>
        </w:tc>
      </w:tr>
      <w:tr w:rsidR="00B42E23" w14:paraId="0B2D7DD5" w14:textId="77777777">
        <w:tc>
          <w:tcPr>
            <w:tcW w:w="1984" w:type="dxa"/>
          </w:tcPr>
          <w:p w14:paraId="7C659EE3" w14:textId="77777777" w:rsidR="00B42E23" w:rsidRDefault="00B42E23" w:rsidP="00B42E23">
            <w:pPr>
              <w:pStyle w:val="SRT1Autotext3"/>
            </w:pPr>
            <w:r>
              <w:t>Commencement Date:</w:t>
            </w:r>
          </w:p>
        </w:tc>
        <w:tc>
          <w:tcPr>
            <w:tcW w:w="3969" w:type="dxa"/>
          </w:tcPr>
          <w:p w14:paraId="618D777A" w14:textId="77777777" w:rsidR="00B42E23" w:rsidRDefault="00B42E23" w:rsidP="00B42E23">
            <w:pPr>
              <w:pStyle w:val="SRT1Autotext1"/>
            </w:pPr>
            <w:r>
              <w:t xml:space="preserve">S. 173(Sch. 1 item 6) </w:t>
            </w:r>
            <w:r w:rsidR="00C928DA">
              <w:t xml:space="preserve">on </w:t>
            </w:r>
            <w:r>
              <w:t>1.7.07: s. 2(3)</w:t>
            </w:r>
          </w:p>
        </w:tc>
      </w:tr>
      <w:tr w:rsidR="00B42E23" w14:paraId="519BADE2" w14:textId="77777777">
        <w:tc>
          <w:tcPr>
            <w:tcW w:w="1984" w:type="dxa"/>
          </w:tcPr>
          <w:p w14:paraId="6B41072E" w14:textId="77777777" w:rsidR="00B42E23" w:rsidRDefault="00B42E23" w:rsidP="00B42E23">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38BD4F65" w14:textId="77777777" w:rsidR="00B42E23" w:rsidRDefault="00B42E23" w:rsidP="00B42E23">
            <w:pPr>
              <w:pStyle w:val="SRT1Autotext1"/>
            </w:pPr>
            <w:r>
              <w:t xml:space="preserve">This information relates only to the provision/s amending the </w:t>
            </w:r>
            <w:r>
              <w:rPr>
                <w:b/>
                <w:iCs/>
              </w:rPr>
              <w:t>EastLink Project Act 2004</w:t>
            </w:r>
          </w:p>
        </w:tc>
      </w:tr>
    </w:tbl>
    <w:p w14:paraId="5C6A88EC" w14:textId="77777777" w:rsidR="00283DB8" w:rsidRPr="00EA06B5" w:rsidRDefault="00283DB8" w:rsidP="00283DB8">
      <w:pPr>
        <w:pStyle w:val="EndnoteText"/>
        <w:rPr>
          <w:b/>
          <w:sz w:val="18"/>
          <w:szCs w:val="18"/>
        </w:rPr>
      </w:pPr>
      <w:r>
        <w:rPr>
          <w:b/>
          <w:sz w:val="18"/>
          <w:szCs w:val="18"/>
        </w:rPr>
        <w:t>Road Legislation Amendment Act 2007, No. 14/2007</w:t>
      </w:r>
    </w:p>
    <w:tbl>
      <w:tblPr>
        <w:tblW w:w="0" w:type="auto"/>
        <w:tblInd w:w="392" w:type="dxa"/>
        <w:tblLayout w:type="fixed"/>
        <w:tblLook w:val="0000" w:firstRow="0" w:lastRow="0" w:firstColumn="0" w:lastColumn="0" w:noHBand="0" w:noVBand="0"/>
      </w:tblPr>
      <w:tblGrid>
        <w:gridCol w:w="1984"/>
        <w:gridCol w:w="3969"/>
      </w:tblGrid>
      <w:tr w:rsidR="00283DB8" w14:paraId="473BD2C3" w14:textId="77777777">
        <w:tc>
          <w:tcPr>
            <w:tcW w:w="1984" w:type="dxa"/>
          </w:tcPr>
          <w:p w14:paraId="7E13AD0F" w14:textId="77777777" w:rsidR="00283DB8" w:rsidRDefault="00283DB8" w:rsidP="00283DB8">
            <w:pPr>
              <w:pStyle w:val="TOAAutotext"/>
            </w:pPr>
            <w:r>
              <w:t>Assent Date:</w:t>
            </w:r>
          </w:p>
        </w:tc>
        <w:tc>
          <w:tcPr>
            <w:tcW w:w="3969" w:type="dxa"/>
          </w:tcPr>
          <w:p w14:paraId="53E304CB" w14:textId="77777777" w:rsidR="00283DB8" w:rsidRDefault="00283DB8" w:rsidP="00283DB8">
            <w:pPr>
              <w:pStyle w:val="SRT1Autotext1"/>
            </w:pPr>
            <w:r>
              <w:t>8.5.07</w:t>
            </w:r>
          </w:p>
        </w:tc>
      </w:tr>
      <w:tr w:rsidR="00283DB8" w14:paraId="36204FA9" w14:textId="77777777">
        <w:tc>
          <w:tcPr>
            <w:tcW w:w="1984" w:type="dxa"/>
          </w:tcPr>
          <w:p w14:paraId="5D1155B6" w14:textId="77777777" w:rsidR="00283DB8" w:rsidRDefault="00283DB8" w:rsidP="00283DB8">
            <w:pPr>
              <w:pStyle w:val="SRT1Autotext3"/>
            </w:pPr>
            <w:r>
              <w:t>Commencement Date:</w:t>
            </w:r>
          </w:p>
        </w:tc>
        <w:tc>
          <w:tcPr>
            <w:tcW w:w="3969" w:type="dxa"/>
          </w:tcPr>
          <w:p w14:paraId="7D11FCE8" w14:textId="77777777" w:rsidR="00283DB8" w:rsidRDefault="00283DB8" w:rsidP="00283DB8">
            <w:pPr>
              <w:pStyle w:val="SRT1Autotext1"/>
            </w:pPr>
            <w:r>
              <w:t>Ss 8, 15, 16 on 9.5.07: s. 2(1)</w:t>
            </w:r>
          </w:p>
        </w:tc>
      </w:tr>
      <w:tr w:rsidR="00283DB8" w14:paraId="259C3BCB" w14:textId="77777777">
        <w:tc>
          <w:tcPr>
            <w:tcW w:w="1984" w:type="dxa"/>
          </w:tcPr>
          <w:p w14:paraId="109CD825" w14:textId="77777777" w:rsidR="00283DB8" w:rsidRDefault="00283DB8" w:rsidP="00283DB8">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C1CBD6F" w14:textId="77777777" w:rsidR="00283DB8" w:rsidRDefault="00283DB8" w:rsidP="00283DB8">
            <w:pPr>
              <w:pStyle w:val="SRT1Autotext1"/>
            </w:pPr>
            <w:r>
              <w:rPr>
                <w:bCs/>
              </w:rPr>
              <w:t>This information relates only to the provision/s amending the</w:t>
            </w:r>
            <w:r w:rsidRPr="006E4FC2">
              <w:rPr>
                <w:bCs/>
              </w:rPr>
              <w:t xml:space="preserve"> </w:t>
            </w:r>
            <w:r w:rsidRPr="00E24CB1">
              <w:rPr>
                <w:b/>
              </w:rPr>
              <w:t>EastLink</w:t>
            </w:r>
            <w:r w:rsidRPr="000B49EA">
              <w:rPr>
                <w:b/>
                <w:bCs/>
                <w:szCs w:val="18"/>
              </w:rPr>
              <w:t xml:space="preserve"> Project Act 2004</w:t>
            </w:r>
          </w:p>
        </w:tc>
      </w:tr>
    </w:tbl>
    <w:p w14:paraId="75AEA6F2" w14:textId="77777777" w:rsidR="00050479" w:rsidRPr="00EA06B5" w:rsidRDefault="00050479" w:rsidP="00050479">
      <w:pPr>
        <w:pStyle w:val="EndnoteText"/>
        <w:rPr>
          <w:b/>
          <w:sz w:val="18"/>
          <w:szCs w:val="18"/>
        </w:rPr>
      </w:pPr>
      <w:r>
        <w:rPr>
          <w:b/>
          <w:sz w:val="18"/>
          <w:szCs w:val="18"/>
        </w:rPr>
        <w:t>Road Legislation Further Amendment Act 2007, No. 74/2007</w:t>
      </w:r>
    </w:p>
    <w:tbl>
      <w:tblPr>
        <w:tblW w:w="0" w:type="auto"/>
        <w:tblInd w:w="392" w:type="dxa"/>
        <w:tblLayout w:type="fixed"/>
        <w:tblLook w:val="0000" w:firstRow="0" w:lastRow="0" w:firstColumn="0" w:lastColumn="0" w:noHBand="0" w:noVBand="0"/>
      </w:tblPr>
      <w:tblGrid>
        <w:gridCol w:w="1984"/>
        <w:gridCol w:w="3969"/>
      </w:tblGrid>
      <w:tr w:rsidR="00050479" w14:paraId="270CEDA1" w14:textId="77777777">
        <w:tc>
          <w:tcPr>
            <w:tcW w:w="1984" w:type="dxa"/>
          </w:tcPr>
          <w:p w14:paraId="484787B3" w14:textId="77777777" w:rsidR="00050479" w:rsidRDefault="00050479" w:rsidP="00050479">
            <w:pPr>
              <w:pStyle w:val="TOAAutotext"/>
            </w:pPr>
            <w:r>
              <w:t>Assent Date:</w:t>
            </w:r>
          </w:p>
        </w:tc>
        <w:tc>
          <w:tcPr>
            <w:tcW w:w="3969" w:type="dxa"/>
          </w:tcPr>
          <w:p w14:paraId="7B2DCC8B" w14:textId="77777777" w:rsidR="00050479" w:rsidRDefault="002D26F0" w:rsidP="00050479">
            <w:pPr>
              <w:pStyle w:val="SRT1Autotext1"/>
            </w:pPr>
            <w:r>
              <w:t>18</w:t>
            </w:r>
            <w:r w:rsidR="00050479">
              <w:t>.</w:t>
            </w:r>
            <w:r>
              <w:t>12</w:t>
            </w:r>
            <w:r w:rsidR="00050479">
              <w:t>.</w:t>
            </w:r>
            <w:r>
              <w:t>07</w:t>
            </w:r>
          </w:p>
        </w:tc>
      </w:tr>
      <w:tr w:rsidR="00050479" w14:paraId="5256C290" w14:textId="77777777">
        <w:tc>
          <w:tcPr>
            <w:tcW w:w="1984" w:type="dxa"/>
          </w:tcPr>
          <w:p w14:paraId="3604FA27" w14:textId="77777777" w:rsidR="00050479" w:rsidRDefault="00050479" w:rsidP="00050479">
            <w:pPr>
              <w:pStyle w:val="SRT1Autotext3"/>
            </w:pPr>
            <w:r>
              <w:t>Commencement Date:</w:t>
            </w:r>
          </w:p>
        </w:tc>
        <w:tc>
          <w:tcPr>
            <w:tcW w:w="3969" w:type="dxa"/>
          </w:tcPr>
          <w:p w14:paraId="77FD7AA3" w14:textId="77777777" w:rsidR="00050479" w:rsidRDefault="00050479" w:rsidP="00050479">
            <w:pPr>
              <w:pStyle w:val="SRT1Autotext1"/>
            </w:pPr>
            <w:r>
              <w:t>Ss 39–61 on 24.</w:t>
            </w:r>
            <w:r w:rsidR="002D26F0">
              <w:t>4</w:t>
            </w:r>
            <w:r>
              <w:t xml:space="preserve">.08: </w:t>
            </w:r>
            <w:r w:rsidR="002D2272">
              <w:t>Government Gazette 24.4.08 p. 777</w:t>
            </w:r>
          </w:p>
        </w:tc>
      </w:tr>
      <w:tr w:rsidR="00050479" w14:paraId="79672318" w14:textId="77777777">
        <w:tc>
          <w:tcPr>
            <w:tcW w:w="1984" w:type="dxa"/>
          </w:tcPr>
          <w:p w14:paraId="6572F82F" w14:textId="77777777" w:rsidR="00050479" w:rsidRDefault="00050479" w:rsidP="00050479">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06A8162B" w14:textId="77777777" w:rsidR="00050479" w:rsidRDefault="00050479" w:rsidP="00050479">
            <w:pPr>
              <w:pStyle w:val="SRT1Autotext1"/>
            </w:pPr>
            <w:r>
              <w:rPr>
                <w:bCs/>
              </w:rPr>
              <w:t>This information relates only to the provision/s amending the</w:t>
            </w:r>
            <w:r w:rsidRPr="006E4FC2">
              <w:rPr>
                <w:bCs/>
              </w:rPr>
              <w:t xml:space="preserve"> </w:t>
            </w:r>
            <w:r w:rsidRPr="00E24CB1">
              <w:rPr>
                <w:b/>
              </w:rPr>
              <w:t>EastLink</w:t>
            </w:r>
            <w:r w:rsidRPr="000B49EA">
              <w:rPr>
                <w:b/>
                <w:bCs/>
                <w:szCs w:val="18"/>
              </w:rPr>
              <w:t xml:space="preserve"> Project Act 2004</w:t>
            </w:r>
          </w:p>
        </w:tc>
      </w:tr>
    </w:tbl>
    <w:p w14:paraId="04BA47C2" w14:textId="77777777" w:rsidR="009A44F4" w:rsidRPr="003F3435" w:rsidRDefault="009A44F4" w:rsidP="009A44F4">
      <w:pPr>
        <w:pStyle w:val="Normal-Schedule"/>
        <w:ind w:left="1"/>
        <w:rPr>
          <w:b/>
          <w:bCs/>
          <w:sz w:val="18"/>
          <w:szCs w:val="18"/>
        </w:rPr>
      </w:pPr>
      <w:r w:rsidRPr="003F3435">
        <w:rPr>
          <w:b/>
          <w:bCs/>
          <w:sz w:val="18"/>
          <w:szCs w:val="18"/>
        </w:rPr>
        <w:t>Resources Industry Legislation Amendment Act 2009, No. 6/2009</w:t>
      </w:r>
    </w:p>
    <w:tbl>
      <w:tblPr>
        <w:tblW w:w="0" w:type="auto"/>
        <w:tblInd w:w="392" w:type="dxa"/>
        <w:tblLayout w:type="fixed"/>
        <w:tblLook w:val="0000" w:firstRow="0" w:lastRow="0" w:firstColumn="0" w:lastColumn="0" w:noHBand="0" w:noVBand="0"/>
      </w:tblPr>
      <w:tblGrid>
        <w:gridCol w:w="1984"/>
        <w:gridCol w:w="3969"/>
      </w:tblGrid>
      <w:tr w:rsidR="009A44F4" w:rsidRPr="00526760" w14:paraId="60D3D90A" w14:textId="77777777" w:rsidTr="009A44F4">
        <w:tc>
          <w:tcPr>
            <w:tcW w:w="1984" w:type="dxa"/>
          </w:tcPr>
          <w:p w14:paraId="795F90A6" w14:textId="77777777" w:rsidR="009A44F4" w:rsidRPr="00526760" w:rsidRDefault="009A44F4" w:rsidP="009A44F4">
            <w:pPr>
              <w:pStyle w:val="TOAAutotext"/>
            </w:pPr>
            <w:r w:rsidRPr="00526760">
              <w:t>Assent Date:</w:t>
            </w:r>
          </w:p>
        </w:tc>
        <w:tc>
          <w:tcPr>
            <w:tcW w:w="3969" w:type="dxa"/>
          </w:tcPr>
          <w:p w14:paraId="623D32D4" w14:textId="77777777" w:rsidR="009A44F4" w:rsidRPr="00526760" w:rsidRDefault="009A44F4" w:rsidP="009A44F4">
            <w:pPr>
              <w:pStyle w:val="SRT1Autotext1"/>
            </w:pPr>
            <w:r>
              <w:t>3.3.09</w:t>
            </w:r>
          </w:p>
        </w:tc>
      </w:tr>
      <w:tr w:rsidR="009A44F4" w:rsidRPr="00526760" w14:paraId="481FEBAD" w14:textId="77777777" w:rsidTr="009A44F4">
        <w:tc>
          <w:tcPr>
            <w:tcW w:w="1984" w:type="dxa"/>
          </w:tcPr>
          <w:p w14:paraId="3A3A2F4C" w14:textId="77777777" w:rsidR="009A44F4" w:rsidRPr="00526760" w:rsidRDefault="009A44F4" w:rsidP="009A44F4">
            <w:pPr>
              <w:pStyle w:val="SRT1Autotext3"/>
            </w:pPr>
            <w:r w:rsidRPr="00526760">
              <w:t>Commencement Date:</w:t>
            </w:r>
          </w:p>
        </w:tc>
        <w:tc>
          <w:tcPr>
            <w:tcW w:w="3969" w:type="dxa"/>
          </w:tcPr>
          <w:p w14:paraId="65354834" w14:textId="77777777" w:rsidR="009A44F4" w:rsidRPr="00526760" w:rsidRDefault="009A44F4" w:rsidP="009A44F4">
            <w:pPr>
              <w:pStyle w:val="SRT1Autotext1"/>
            </w:pPr>
            <w:r>
              <w:t>S. 50 on 1.1.10: s. 2(2)</w:t>
            </w:r>
          </w:p>
        </w:tc>
      </w:tr>
      <w:tr w:rsidR="009A44F4" w:rsidRPr="00526760" w14:paraId="6AFCB6FE" w14:textId="77777777" w:rsidTr="009A44F4">
        <w:tc>
          <w:tcPr>
            <w:tcW w:w="1984" w:type="dxa"/>
          </w:tcPr>
          <w:p w14:paraId="0BA11E33" w14:textId="77777777" w:rsidR="009A44F4" w:rsidRPr="00526760" w:rsidRDefault="009A44F4" w:rsidP="009A44F4">
            <w:pPr>
              <w:pStyle w:val="SRT1Autotext3"/>
            </w:pPr>
            <w:smartTag w:uri="urn:schemas-microsoft-com:office:smarttags" w:element="place">
              <w:smartTag w:uri="urn:schemas-microsoft-com:office:smarttags" w:element="PlaceName">
                <w:r w:rsidRPr="00526760">
                  <w:t>Current</w:t>
                </w:r>
              </w:smartTag>
              <w:r w:rsidRPr="00526760">
                <w:t xml:space="preserve"> </w:t>
              </w:r>
              <w:smartTag w:uri="urn:schemas-microsoft-com:office:smarttags" w:element="PlaceType">
                <w:r w:rsidRPr="00526760">
                  <w:t>State</w:t>
                </w:r>
              </w:smartTag>
            </w:smartTag>
            <w:r w:rsidRPr="00526760">
              <w:t>:</w:t>
            </w:r>
          </w:p>
        </w:tc>
        <w:tc>
          <w:tcPr>
            <w:tcW w:w="3969" w:type="dxa"/>
          </w:tcPr>
          <w:p w14:paraId="3F102F8B" w14:textId="77777777" w:rsidR="009A44F4" w:rsidRPr="00526760" w:rsidRDefault="009A44F4" w:rsidP="009A44F4">
            <w:pPr>
              <w:pStyle w:val="SRT1Autotext1"/>
              <w:rPr>
                <w:b/>
                <w:i/>
              </w:rPr>
            </w:pPr>
            <w:r w:rsidRPr="00526760">
              <w:t xml:space="preserve">This information relates only to the provision/s amending the </w:t>
            </w:r>
            <w:r w:rsidRPr="00526760">
              <w:rPr>
                <w:b/>
              </w:rPr>
              <w:t>EastLink Project Act 2004</w:t>
            </w:r>
          </w:p>
        </w:tc>
      </w:tr>
    </w:tbl>
    <w:p w14:paraId="7C0523C2" w14:textId="77777777" w:rsidR="00737C2D" w:rsidRPr="00EA06B5" w:rsidRDefault="00737C2D" w:rsidP="00737C2D">
      <w:pPr>
        <w:pStyle w:val="EndnoteText"/>
        <w:rPr>
          <w:b/>
          <w:sz w:val="18"/>
          <w:szCs w:val="18"/>
        </w:rPr>
      </w:pPr>
      <w:r>
        <w:rPr>
          <w:b/>
          <w:sz w:val="18"/>
          <w:szCs w:val="18"/>
        </w:rPr>
        <w:t>Transport Legislation Miscellaneous Amendments Act 2009, No. </w:t>
      </w:r>
      <w:r w:rsidR="00681DC5">
        <w:rPr>
          <w:b/>
          <w:sz w:val="18"/>
          <w:szCs w:val="18"/>
        </w:rPr>
        <w:t>17/2009</w:t>
      </w:r>
    </w:p>
    <w:tbl>
      <w:tblPr>
        <w:tblW w:w="0" w:type="auto"/>
        <w:tblInd w:w="392" w:type="dxa"/>
        <w:tblLayout w:type="fixed"/>
        <w:tblLook w:val="0000" w:firstRow="0" w:lastRow="0" w:firstColumn="0" w:lastColumn="0" w:noHBand="0" w:noVBand="0"/>
      </w:tblPr>
      <w:tblGrid>
        <w:gridCol w:w="1984"/>
        <w:gridCol w:w="3969"/>
      </w:tblGrid>
      <w:tr w:rsidR="00737C2D" w14:paraId="7D8686EE" w14:textId="77777777">
        <w:tc>
          <w:tcPr>
            <w:tcW w:w="1984" w:type="dxa"/>
          </w:tcPr>
          <w:p w14:paraId="6C39C27C" w14:textId="77777777" w:rsidR="00737C2D" w:rsidRDefault="00737C2D" w:rsidP="00737C2D">
            <w:pPr>
              <w:pStyle w:val="TOAAutotext"/>
            </w:pPr>
            <w:r>
              <w:t>Assent Date:</w:t>
            </w:r>
          </w:p>
        </w:tc>
        <w:tc>
          <w:tcPr>
            <w:tcW w:w="3969" w:type="dxa"/>
          </w:tcPr>
          <w:p w14:paraId="7EE6F65F" w14:textId="77777777" w:rsidR="00737C2D" w:rsidRDefault="00681DC5" w:rsidP="00737C2D">
            <w:pPr>
              <w:pStyle w:val="SRT1Autotext1"/>
            </w:pPr>
            <w:r>
              <w:t>12</w:t>
            </w:r>
            <w:r w:rsidR="00737C2D">
              <w:t>.</w:t>
            </w:r>
            <w:r>
              <w:t>5</w:t>
            </w:r>
            <w:r w:rsidR="00737C2D">
              <w:t>.09</w:t>
            </w:r>
          </w:p>
        </w:tc>
      </w:tr>
      <w:tr w:rsidR="00737C2D" w14:paraId="1318CD69" w14:textId="77777777">
        <w:tc>
          <w:tcPr>
            <w:tcW w:w="1984" w:type="dxa"/>
          </w:tcPr>
          <w:p w14:paraId="2CF3525F" w14:textId="77777777" w:rsidR="00737C2D" w:rsidRDefault="00737C2D" w:rsidP="00737C2D">
            <w:pPr>
              <w:pStyle w:val="SRT1Autotext3"/>
            </w:pPr>
            <w:r>
              <w:t>Commencement Date:</w:t>
            </w:r>
          </w:p>
        </w:tc>
        <w:tc>
          <w:tcPr>
            <w:tcW w:w="3969" w:type="dxa"/>
          </w:tcPr>
          <w:p w14:paraId="0DABCE5F" w14:textId="77777777" w:rsidR="00737C2D" w:rsidRDefault="00737C2D" w:rsidP="00737C2D">
            <w:pPr>
              <w:pStyle w:val="SRT1Autotext1"/>
            </w:pPr>
            <w:r>
              <w:t xml:space="preserve">S. 30 on </w:t>
            </w:r>
            <w:r w:rsidR="00681DC5">
              <w:t>13.5.09</w:t>
            </w:r>
            <w:r>
              <w:t>: s. 2(1)</w:t>
            </w:r>
          </w:p>
        </w:tc>
      </w:tr>
      <w:tr w:rsidR="00737C2D" w14:paraId="6260C59D" w14:textId="77777777">
        <w:tc>
          <w:tcPr>
            <w:tcW w:w="1984" w:type="dxa"/>
          </w:tcPr>
          <w:p w14:paraId="398CDFC8" w14:textId="77777777" w:rsidR="00737C2D" w:rsidRDefault="00737C2D" w:rsidP="00737C2D">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6C71BCB1" w14:textId="77777777" w:rsidR="00737C2D" w:rsidRDefault="00737C2D" w:rsidP="00737C2D">
            <w:pPr>
              <w:pStyle w:val="SRT1Autotext1"/>
            </w:pPr>
            <w:r>
              <w:rPr>
                <w:bCs/>
              </w:rPr>
              <w:t>This information relates only to the provision/s amending the</w:t>
            </w:r>
            <w:r w:rsidRPr="006E4FC2">
              <w:rPr>
                <w:bCs/>
              </w:rPr>
              <w:t xml:space="preserve"> </w:t>
            </w:r>
            <w:r w:rsidRPr="00E24CB1">
              <w:rPr>
                <w:b/>
              </w:rPr>
              <w:t>EastLink</w:t>
            </w:r>
            <w:r w:rsidRPr="000B49EA">
              <w:rPr>
                <w:b/>
                <w:bCs/>
                <w:szCs w:val="18"/>
              </w:rPr>
              <w:t xml:space="preserve"> Project Act 2004</w:t>
            </w:r>
          </w:p>
        </w:tc>
      </w:tr>
    </w:tbl>
    <w:p w14:paraId="358A06DB" w14:textId="77777777" w:rsidR="00A354BE" w:rsidRPr="00EA06B5" w:rsidRDefault="00A354BE" w:rsidP="00A354BE">
      <w:pPr>
        <w:pStyle w:val="EndnoteText"/>
        <w:rPr>
          <w:b/>
          <w:sz w:val="18"/>
          <w:szCs w:val="18"/>
        </w:rPr>
      </w:pPr>
      <w:r>
        <w:rPr>
          <w:b/>
          <w:sz w:val="18"/>
          <w:szCs w:val="18"/>
        </w:rPr>
        <w:t>Justice Legislation Miscellaneous Amendments Act 2009, No. </w:t>
      </w:r>
      <w:r w:rsidR="00D277E7">
        <w:rPr>
          <w:b/>
          <w:sz w:val="18"/>
          <w:szCs w:val="18"/>
        </w:rPr>
        <w:t>87/2009</w:t>
      </w:r>
    </w:p>
    <w:tbl>
      <w:tblPr>
        <w:tblW w:w="0" w:type="auto"/>
        <w:tblInd w:w="392" w:type="dxa"/>
        <w:tblLayout w:type="fixed"/>
        <w:tblLook w:val="0000" w:firstRow="0" w:lastRow="0" w:firstColumn="0" w:lastColumn="0" w:noHBand="0" w:noVBand="0"/>
      </w:tblPr>
      <w:tblGrid>
        <w:gridCol w:w="1984"/>
        <w:gridCol w:w="3969"/>
      </w:tblGrid>
      <w:tr w:rsidR="00A354BE" w14:paraId="1DEDADC1" w14:textId="77777777" w:rsidTr="00A354BE">
        <w:tc>
          <w:tcPr>
            <w:tcW w:w="1984" w:type="dxa"/>
          </w:tcPr>
          <w:p w14:paraId="0B35CBD7" w14:textId="77777777" w:rsidR="00A354BE" w:rsidRDefault="00A354BE" w:rsidP="00A354BE">
            <w:pPr>
              <w:pStyle w:val="TOAAutotext"/>
            </w:pPr>
            <w:r>
              <w:t>Assent Date:</w:t>
            </w:r>
          </w:p>
        </w:tc>
        <w:tc>
          <w:tcPr>
            <w:tcW w:w="3969" w:type="dxa"/>
          </w:tcPr>
          <w:p w14:paraId="29D9A723" w14:textId="77777777" w:rsidR="00A354BE" w:rsidRDefault="00D277E7" w:rsidP="00A354BE">
            <w:pPr>
              <w:pStyle w:val="SRT1Autotext1"/>
            </w:pPr>
            <w:r>
              <w:t>15</w:t>
            </w:r>
            <w:r w:rsidR="00A354BE">
              <w:t>.12.09</w:t>
            </w:r>
          </w:p>
        </w:tc>
      </w:tr>
      <w:tr w:rsidR="00A354BE" w14:paraId="42E3D25E" w14:textId="77777777" w:rsidTr="00A354BE">
        <w:tc>
          <w:tcPr>
            <w:tcW w:w="1984" w:type="dxa"/>
          </w:tcPr>
          <w:p w14:paraId="422F75E4" w14:textId="77777777" w:rsidR="00A354BE" w:rsidRDefault="00A354BE" w:rsidP="00A354BE">
            <w:pPr>
              <w:pStyle w:val="SRT1Autotext3"/>
            </w:pPr>
            <w:r>
              <w:t>Commencement Date:</w:t>
            </w:r>
          </w:p>
        </w:tc>
        <w:tc>
          <w:tcPr>
            <w:tcW w:w="3969" w:type="dxa"/>
          </w:tcPr>
          <w:p w14:paraId="31CA8F2F" w14:textId="77777777" w:rsidR="00A354BE" w:rsidRDefault="00A354BE" w:rsidP="00A354BE">
            <w:pPr>
              <w:pStyle w:val="SRT1Autotext1"/>
            </w:pPr>
            <w:r>
              <w:t xml:space="preserve">Ss 27, 28 on </w:t>
            </w:r>
            <w:r w:rsidR="00D277E7">
              <w:t>16.12.09</w:t>
            </w:r>
            <w:r>
              <w:t>: s. 2(1)</w:t>
            </w:r>
            <w:r w:rsidR="001C1F22">
              <w:t xml:space="preserve">; s. 59 on 17.12.09: </w:t>
            </w:r>
            <w:r w:rsidR="003A4EA4">
              <w:t>Government Gazette 17.12.09 p. 3338</w:t>
            </w:r>
          </w:p>
        </w:tc>
      </w:tr>
      <w:tr w:rsidR="00A354BE" w14:paraId="1F1E142B" w14:textId="77777777" w:rsidTr="00A354BE">
        <w:tc>
          <w:tcPr>
            <w:tcW w:w="1984" w:type="dxa"/>
          </w:tcPr>
          <w:p w14:paraId="390A4740" w14:textId="77777777" w:rsidR="00A354BE" w:rsidRDefault="00A354BE" w:rsidP="00A354BE">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A5C39B1" w14:textId="77777777" w:rsidR="00A354BE" w:rsidRDefault="00A354BE" w:rsidP="00A354BE">
            <w:pPr>
              <w:pStyle w:val="SRT1Autotext1"/>
            </w:pPr>
            <w:r>
              <w:rPr>
                <w:bCs/>
              </w:rPr>
              <w:t>This information relates only to the provision/s amending the</w:t>
            </w:r>
            <w:r w:rsidRPr="006E4FC2">
              <w:rPr>
                <w:bCs/>
              </w:rPr>
              <w:t xml:space="preserve"> </w:t>
            </w:r>
            <w:r w:rsidRPr="00E24CB1">
              <w:rPr>
                <w:b/>
              </w:rPr>
              <w:t>EastLink</w:t>
            </w:r>
            <w:r w:rsidRPr="000B49EA">
              <w:rPr>
                <w:b/>
                <w:bCs/>
                <w:szCs w:val="18"/>
              </w:rPr>
              <w:t xml:space="preserve"> Project Act 2004</w:t>
            </w:r>
          </w:p>
        </w:tc>
      </w:tr>
    </w:tbl>
    <w:p w14:paraId="5FF8796E" w14:textId="77777777" w:rsidR="00A01D97" w:rsidRDefault="00A01D97" w:rsidP="0089199D">
      <w:pPr>
        <w:pStyle w:val="Normal-Schedule"/>
        <w:suppressLineNumbers/>
        <w:tabs>
          <w:tab w:val="clear" w:pos="454"/>
          <w:tab w:val="left" w:pos="720"/>
        </w:tabs>
        <w:rPr>
          <w:b/>
          <w:sz w:val="18"/>
          <w:szCs w:val="18"/>
        </w:rPr>
      </w:pPr>
    </w:p>
    <w:p w14:paraId="5A57598F" w14:textId="77777777" w:rsidR="00A01D97" w:rsidRDefault="00A01D97" w:rsidP="0089199D">
      <w:pPr>
        <w:pStyle w:val="Normal-Schedule"/>
        <w:suppressLineNumbers/>
        <w:tabs>
          <w:tab w:val="clear" w:pos="454"/>
          <w:tab w:val="left" w:pos="720"/>
        </w:tabs>
        <w:rPr>
          <w:b/>
          <w:sz w:val="18"/>
          <w:szCs w:val="18"/>
        </w:rPr>
      </w:pPr>
    </w:p>
    <w:p w14:paraId="6413B2AA" w14:textId="77777777" w:rsidR="00F61995" w:rsidRDefault="0089199D" w:rsidP="0089199D">
      <w:pPr>
        <w:pStyle w:val="Normal-Schedule"/>
        <w:suppressLineNumbers/>
        <w:tabs>
          <w:tab w:val="clear" w:pos="454"/>
          <w:tab w:val="left" w:pos="720"/>
        </w:tabs>
        <w:rPr>
          <w:b/>
          <w:sz w:val="18"/>
          <w:szCs w:val="18"/>
        </w:rPr>
      </w:pPr>
      <w:r>
        <w:rPr>
          <w:b/>
          <w:sz w:val="18"/>
          <w:szCs w:val="18"/>
        </w:rPr>
        <w:lastRenderedPageBreak/>
        <w:t>Transport Legislation Amendment (Hoon Boating and Other Amendments) Act</w:t>
      </w:r>
      <w:r w:rsidR="002655B8">
        <w:rPr>
          <w:b/>
          <w:sz w:val="18"/>
          <w:szCs w:val="18"/>
        </w:rPr>
        <w:t> </w:t>
      </w:r>
      <w:r>
        <w:rPr>
          <w:b/>
          <w:sz w:val="18"/>
          <w:szCs w:val="18"/>
        </w:rPr>
        <w:t>2009, No. </w:t>
      </w:r>
      <w:r w:rsidR="00C71FA2">
        <w:rPr>
          <w:b/>
          <w:sz w:val="18"/>
          <w:szCs w:val="18"/>
        </w:rPr>
        <w:t>93/2009</w:t>
      </w:r>
    </w:p>
    <w:tbl>
      <w:tblPr>
        <w:tblW w:w="0" w:type="auto"/>
        <w:tblInd w:w="392" w:type="dxa"/>
        <w:tblLayout w:type="fixed"/>
        <w:tblLook w:val="0000" w:firstRow="0" w:lastRow="0" w:firstColumn="0" w:lastColumn="0" w:noHBand="0" w:noVBand="0"/>
      </w:tblPr>
      <w:tblGrid>
        <w:gridCol w:w="1984"/>
        <w:gridCol w:w="3969"/>
      </w:tblGrid>
      <w:tr w:rsidR="0089199D" w14:paraId="129696C2" w14:textId="77777777" w:rsidTr="0089199D">
        <w:tc>
          <w:tcPr>
            <w:tcW w:w="1984" w:type="dxa"/>
          </w:tcPr>
          <w:p w14:paraId="62BA1D4A" w14:textId="77777777" w:rsidR="0089199D" w:rsidRDefault="0089199D">
            <w:pPr>
              <w:pStyle w:val="TOAAutotext"/>
            </w:pPr>
            <w:r>
              <w:t>Assent Date:</w:t>
            </w:r>
          </w:p>
        </w:tc>
        <w:tc>
          <w:tcPr>
            <w:tcW w:w="3969" w:type="dxa"/>
          </w:tcPr>
          <w:p w14:paraId="1902918D" w14:textId="77777777" w:rsidR="0089199D" w:rsidRDefault="00C71FA2">
            <w:pPr>
              <w:pStyle w:val="SRT1Autotext1"/>
            </w:pPr>
            <w:r>
              <w:t>15</w:t>
            </w:r>
            <w:r w:rsidR="0089199D">
              <w:t>.12.09</w:t>
            </w:r>
          </w:p>
        </w:tc>
      </w:tr>
      <w:tr w:rsidR="0089199D" w14:paraId="31BEA513" w14:textId="77777777" w:rsidTr="0089199D">
        <w:tc>
          <w:tcPr>
            <w:tcW w:w="1984" w:type="dxa"/>
          </w:tcPr>
          <w:p w14:paraId="36223D5C" w14:textId="77777777" w:rsidR="0089199D" w:rsidRDefault="0089199D">
            <w:pPr>
              <w:pStyle w:val="SRT1Autotext3"/>
            </w:pPr>
            <w:r>
              <w:t>Commencement Date:</w:t>
            </w:r>
          </w:p>
        </w:tc>
        <w:tc>
          <w:tcPr>
            <w:tcW w:w="3969" w:type="dxa"/>
          </w:tcPr>
          <w:p w14:paraId="5A98C4B1" w14:textId="77777777" w:rsidR="0089199D" w:rsidRDefault="0089199D">
            <w:pPr>
              <w:pStyle w:val="SRT1Autotext1"/>
            </w:pPr>
            <w:r>
              <w:t xml:space="preserve">S. 40 on 17.12.09: </w:t>
            </w:r>
            <w:r w:rsidR="003A4EA4">
              <w:t>Government Gazette 17.12.09 p. 3339</w:t>
            </w:r>
            <w:r w:rsidR="007933DE">
              <w:t>; ss 37–39 on 30.4.10: Special Gazette (No. 110) 30.3.10 p. 1</w:t>
            </w:r>
          </w:p>
        </w:tc>
      </w:tr>
      <w:tr w:rsidR="0089199D" w14:paraId="65AD0E34" w14:textId="77777777" w:rsidTr="0089199D">
        <w:tc>
          <w:tcPr>
            <w:tcW w:w="1984" w:type="dxa"/>
          </w:tcPr>
          <w:p w14:paraId="79CF9D85" w14:textId="77777777" w:rsidR="0089199D" w:rsidRDefault="0089199D">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2CDAEC6E" w14:textId="77777777" w:rsidR="0089199D" w:rsidRDefault="0089199D">
            <w:pPr>
              <w:pStyle w:val="SRT1Autotext1"/>
            </w:pPr>
            <w:r>
              <w:t>This information relates only to the provision/s amending the</w:t>
            </w:r>
            <w:r>
              <w:rPr>
                <w:b/>
              </w:rPr>
              <w:t xml:space="preserve"> EastLink</w:t>
            </w:r>
            <w:r>
              <w:rPr>
                <w:b/>
                <w:bCs/>
                <w:szCs w:val="18"/>
              </w:rPr>
              <w:t xml:space="preserve"> Project Act 2004</w:t>
            </w:r>
          </w:p>
        </w:tc>
      </w:tr>
    </w:tbl>
    <w:p w14:paraId="3B06BD5A" w14:textId="77777777" w:rsidR="00E10964" w:rsidRDefault="00E10964" w:rsidP="00E10964">
      <w:pPr>
        <w:pStyle w:val="EndnoteText"/>
        <w:rPr>
          <w:b/>
          <w:sz w:val="18"/>
          <w:szCs w:val="18"/>
        </w:rPr>
      </w:pPr>
      <w:r>
        <w:rPr>
          <w:b/>
          <w:sz w:val="18"/>
          <w:szCs w:val="18"/>
        </w:rPr>
        <w:t>Transport Integration Act 2010, No. 6/2010</w:t>
      </w:r>
      <w:r w:rsidR="00FD72AC" w:rsidRPr="00FD72AC">
        <w:rPr>
          <w:sz w:val="18"/>
          <w:szCs w:val="18"/>
        </w:rPr>
        <w:t xml:space="preserve"> (as amended by No. 45/2010)</w:t>
      </w:r>
    </w:p>
    <w:tbl>
      <w:tblPr>
        <w:tblW w:w="0" w:type="auto"/>
        <w:tblInd w:w="392" w:type="dxa"/>
        <w:tblLayout w:type="fixed"/>
        <w:tblLook w:val="0000" w:firstRow="0" w:lastRow="0" w:firstColumn="0" w:lastColumn="0" w:noHBand="0" w:noVBand="0"/>
      </w:tblPr>
      <w:tblGrid>
        <w:gridCol w:w="1984"/>
        <w:gridCol w:w="3969"/>
      </w:tblGrid>
      <w:tr w:rsidR="00E10964" w14:paraId="5EC0F059" w14:textId="77777777" w:rsidTr="00E10964">
        <w:tc>
          <w:tcPr>
            <w:tcW w:w="1984" w:type="dxa"/>
          </w:tcPr>
          <w:p w14:paraId="0C9B0515" w14:textId="77777777" w:rsidR="00E10964" w:rsidRDefault="00E10964" w:rsidP="00E10964">
            <w:pPr>
              <w:pStyle w:val="TOAAutotext"/>
            </w:pPr>
            <w:r>
              <w:t>Assent Date:</w:t>
            </w:r>
          </w:p>
        </w:tc>
        <w:tc>
          <w:tcPr>
            <w:tcW w:w="3969" w:type="dxa"/>
          </w:tcPr>
          <w:p w14:paraId="321EB2DF" w14:textId="77777777" w:rsidR="00E10964" w:rsidRDefault="00E10964" w:rsidP="00E10964">
            <w:pPr>
              <w:pStyle w:val="SRT1Autotext1"/>
            </w:pPr>
            <w:r>
              <w:t>2.3.10</w:t>
            </w:r>
          </w:p>
        </w:tc>
      </w:tr>
      <w:tr w:rsidR="00E10964" w14:paraId="423079EA" w14:textId="77777777" w:rsidTr="00E10964">
        <w:tc>
          <w:tcPr>
            <w:tcW w:w="1984" w:type="dxa"/>
          </w:tcPr>
          <w:p w14:paraId="2AD17048" w14:textId="77777777" w:rsidR="00E10964" w:rsidRDefault="00E10964" w:rsidP="00E10964">
            <w:pPr>
              <w:pStyle w:val="SRT1Autotext3"/>
            </w:pPr>
            <w:r>
              <w:t>Commencement Date:</w:t>
            </w:r>
          </w:p>
        </w:tc>
        <w:tc>
          <w:tcPr>
            <w:tcW w:w="3969" w:type="dxa"/>
          </w:tcPr>
          <w:p w14:paraId="3FCD4DDA" w14:textId="77777777" w:rsidR="00E10964" w:rsidRDefault="00E10964" w:rsidP="00E10964">
            <w:pPr>
              <w:pStyle w:val="SRT1Autotext1"/>
            </w:pPr>
            <w:r>
              <w:t>S</w:t>
            </w:r>
            <w:r w:rsidR="00041AAC">
              <w:t>s</w:t>
            </w:r>
            <w:r>
              <w:t xml:space="preserve"> 24(5)(Sch. 1 item 5), 203(1)(Sch. 6 item 14) on 1.7.10: </w:t>
            </w:r>
            <w:r w:rsidR="00C7359F">
              <w:rPr>
                <w:color w:val="000000"/>
                <w:szCs w:val="24"/>
                <w:lang w:eastAsia="en-AU"/>
              </w:rPr>
              <w:t>Special Gazette (No. 256) 30.6.10 p. 1</w:t>
            </w:r>
          </w:p>
        </w:tc>
      </w:tr>
      <w:tr w:rsidR="00E10964" w14:paraId="1B9C7EA0" w14:textId="77777777" w:rsidTr="00E10964">
        <w:tc>
          <w:tcPr>
            <w:tcW w:w="1984" w:type="dxa"/>
          </w:tcPr>
          <w:p w14:paraId="58C1D80E" w14:textId="77777777" w:rsidR="00E10964" w:rsidRDefault="00E10964" w:rsidP="00E10964">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1F8A66F5" w14:textId="77777777" w:rsidR="00E10964" w:rsidRDefault="00E10964" w:rsidP="00E10964">
            <w:pPr>
              <w:pStyle w:val="SRT1Autotext1"/>
            </w:pPr>
            <w:r>
              <w:t>This information relates only to the provision/s amending the</w:t>
            </w:r>
            <w:r>
              <w:rPr>
                <w:b/>
                <w:bCs/>
              </w:rPr>
              <w:t xml:space="preserve"> </w:t>
            </w:r>
            <w:r w:rsidRPr="00526760">
              <w:rPr>
                <w:b/>
              </w:rPr>
              <w:t>EastLink Project Act 2004</w:t>
            </w:r>
          </w:p>
        </w:tc>
      </w:tr>
    </w:tbl>
    <w:p w14:paraId="5DB28DC0" w14:textId="77777777" w:rsidR="00272C9A" w:rsidRDefault="00272C9A" w:rsidP="00272C9A">
      <w:pPr>
        <w:pStyle w:val="EndnoteText"/>
        <w:rPr>
          <w:b/>
          <w:sz w:val="18"/>
          <w:szCs w:val="18"/>
        </w:rPr>
      </w:pPr>
      <w:r>
        <w:rPr>
          <w:b/>
          <w:sz w:val="18"/>
          <w:szCs w:val="18"/>
        </w:rPr>
        <w:t>Road Legislation Miscellaneous Amendments Act 2010, No. 75/2010</w:t>
      </w:r>
    </w:p>
    <w:tbl>
      <w:tblPr>
        <w:tblW w:w="0" w:type="auto"/>
        <w:tblInd w:w="392" w:type="dxa"/>
        <w:tblLayout w:type="fixed"/>
        <w:tblLook w:val="0000" w:firstRow="0" w:lastRow="0" w:firstColumn="0" w:lastColumn="0" w:noHBand="0" w:noVBand="0"/>
      </w:tblPr>
      <w:tblGrid>
        <w:gridCol w:w="1984"/>
        <w:gridCol w:w="3969"/>
      </w:tblGrid>
      <w:tr w:rsidR="00272C9A" w14:paraId="13F12460" w14:textId="77777777" w:rsidTr="00272C9A">
        <w:tc>
          <w:tcPr>
            <w:tcW w:w="1984" w:type="dxa"/>
          </w:tcPr>
          <w:p w14:paraId="25F4DF7C" w14:textId="77777777" w:rsidR="00272C9A" w:rsidRDefault="00272C9A" w:rsidP="00272C9A">
            <w:pPr>
              <w:pStyle w:val="TOAAutotext"/>
            </w:pPr>
            <w:r>
              <w:t>Assent Date:</w:t>
            </w:r>
          </w:p>
        </w:tc>
        <w:tc>
          <w:tcPr>
            <w:tcW w:w="3969" w:type="dxa"/>
          </w:tcPr>
          <w:p w14:paraId="3E2E5EA1" w14:textId="77777777" w:rsidR="00272C9A" w:rsidRDefault="00272C9A" w:rsidP="00272C9A">
            <w:pPr>
              <w:pStyle w:val="SRT1Autotext1"/>
            </w:pPr>
            <w:r>
              <w:t>1</w:t>
            </w:r>
            <w:r w:rsidR="00CA5D4E">
              <w:t>9</w:t>
            </w:r>
            <w:r>
              <w:t>.1</w:t>
            </w:r>
            <w:r w:rsidR="00CA5D4E">
              <w:t>0</w:t>
            </w:r>
            <w:r>
              <w:t>.10</w:t>
            </w:r>
          </w:p>
        </w:tc>
      </w:tr>
      <w:tr w:rsidR="00272C9A" w14:paraId="62796830" w14:textId="77777777" w:rsidTr="00272C9A">
        <w:tc>
          <w:tcPr>
            <w:tcW w:w="1984" w:type="dxa"/>
          </w:tcPr>
          <w:p w14:paraId="250D4135" w14:textId="77777777" w:rsidR="00272C9A" w:rsidRDefault="00272C9A" w:rsidP="00272C9A">
            <w:pPr>
              <w:pStyle w:val="SRT1Autotext3"/>
            </w:pPr>
            <w:r>
              <w:t>Commencement Date:</w:t>
            </w:r>
          </w:p>
        </w:tc>
        <w:tc>
          <w:tcPr>
            <w:tcW w:w="3969" w:type="dxa"/>
          </w:tcPr>
          <w:p w14:paraId="088B48ED" w14:textId="77777777" w:rsidR="00272C9A" w:rsidRDefault="00272C9A" w:rsidP="00272C9A">
            <w:pPr>
              <w:pStyle w:val="SRT1Autotext1"/>
            </w:pPr>
            <w:r>
              <w:t>S. 3 on 1.11.10: Government Gazette 21.10.10 p. 2531</w:t>
            </w:r>
          </w:p>
        </w:tc>
      </w:tr>
      <w:tr w:rsidR="00272C9A" w14:paraId="3AA7F8CA" w14:textId="77777777" w:rsidTr="00272C9A">
        <w:tc>
          <w:tcPr>
            <w:tcW w:w="1984" w:type="dxa"/>
          </w:tcPr>
          <w:p w14:paraId="669EED33" w14:textId="77777777" w:rsidR="00272C9A" w:rsidRDefault="00272C9A" w:rsidP="00272C9A">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79FEAFB7" w14:textId="77777777" w:rsidR="00272C9A" w:rsidRDefault="00272C9A" w:rsidP="00272C9A">
            <w:pPr>
              <w:pStyle w:val="SRT1Autotext1"/>
            </w:pPr>
            <w:r>
              <w:t>This information relates only to the provision/s amending the</w:t>
            </w:r>
            <w:r>
              <w:rPr>
                <w:b/>
                <w:bCs/>
              </w:rPr>
              <w:t xml:space="preserve"> </w:t>
            </w:r>
            <w:r w:rsidRPr="00526760">
              <w:rPr>
                <w:b/>
              </w:rPr>
              <w:t>EastLink Project Act 2004</w:t>
            </w:r>
          </w:p>
        </w:tc>
      </w:tr>
    </w:tbl>
    <w:p w14:paraId="59003A38" w14:textId="77777777" w:rsidR="00DC5F65" w:rsidRDefault="00DC5F65" w:rsidP="00DC5F65">
      <w:pPr>
        <w:pStyle w:val="EndnoteText"/>
        <w:rPr>
          <w:b/>
          <w:sz w:val="18"/>
          <w:szCs w:val="18"/>
        </w:rPr>
      </w:pPr>
      <w:r>
        <w:rPr>
          <w:b/>
          <w:sz w:val="18"/>
          <w:szCs w:val="18"/>
        </w:rPr>
        <w:t>Statute Law Revision Act 2011, No. </w:t>
      </w:r>
      <w:r w:rsidR="00B556CE">
        <w:rPr>
          <w:b/>
          <w:sz w:val="18"/>
          <w:szCs w:val="18"/>
        </w:rPr>
        <w:t>29/2011</w:t>
      </w:r>
    </w:p>
    <w:tbl>
      <w:tblPr>
        <w:tblW w:w="0" w:type="auto"/>
        <w:tblInd w:w="392" w:type="dxa"/>
        <w:tblLayout w:type="fixed"/>
        <w:tblLook w:val="0000" w:firstRow="0" w:lastRow="0" w:firstColumn="0" w:lastColumn="0" w:noHBand="0" w:noVBand="0"/>
      </w:tblPr>
      <w:tblGrid>
        <w:gridCol w:w="1984"/>
        <w:gridCol w:w="3969"/>
      </w:tblGrid>
      <w:tr w:rsidR="00DC5F65" w14:paraId="723A5FE5" w14:textId="77777777" w:rsidTr="00FD7C91">
        <w:tc>
          <w:tcPr>
            <w:tcW w:w="1984" w:type="dxa"/>
          </w:tcPr>
          <w:p w14:paraId="78C65234" w14:textId="77777777" w:rsidR="00DC5F65" w:rsidRDefault="00DC5F65" w:rsidP="00FD7C91">
            <w:pPr>
              <w:pStyle w:val="TOAAutotext"/>
            </w:pPr>
            <w:r>
              <w:t>Assent Date:</w:t>
            </w:r>
          </w:p>
        </w:tc>
        <w:tc>
          <w:tcPr>
            <w:tcW w:w="3969" w:type="dxa"/>
          </w:tcPr>
          <w:p w14:paraId="6B4C8940" w14:textId="77777777" w:rsidR="00DC5F65" w:rsidRDefault="00B556CE" w:rsidP="00B556CE">
            <w:pPr>
              <w:pStyle w:val="SRT1Autotext1"/>
            </w:pPr>
            <w:r>
              <w:t>21</w:t>
            </w:r>
            <w:r w:rsidR="00DC5F65">
              <w:t>.</w:t>
            </w:r>
            <w:r>
              <w:t>6</w:t>
            </w:r>
            <w:r w:rsidR="00DC5F65">
              <w:t>.11</w:t>
            </w:r>
          </w:p>
        </w:tc>
      </w:tr>
      <w:tr w:rsidR="00DC5F65" w14:paraId="53275CF4" w14:textId="77777777" w:rsidTr="00FD7C91">
        <w:tc>
          <w:tcPr>
            <w:tcW w:w="1984" w:type="dxa"/>
          </w:tcPr>
          <w:p w14:paraId="447DD9F0" w14:textId="77777777" w:rsidR="00DC5F65" w:rsidRDefault="00DC5F65" w:rsidP="00FD7C91">
            <w:pPr>
              <w:pStyle w:val="SRT1Autotext3"/>
            </w:pPr>
            <w:r>
              <w:t>Commencement Date:</w:t>
            </w:r>
          </w:p>
        </w:tc>
        <w:tc>
          <w:tcPr>
            <w:tcW w:w="3969" w:type="dxa"/>
          </w:tcPr>
          <w:p w14:paraId="2B1EAEDF" w14:textId="77777777" w:rsidR="00DC5F65" w:rsidRDefault="00DC5F65" w:rsidP="00B556CE">
            <w:pPr>
              <w:pStyle w:val="SRT1Autotext1"/>
            </w:pPr>
            <w:r>
              <w:t xml:space="preserve">S. 3(Sch. 1 item 32) on </w:t>
            </w:r>
            <w:r w:rsidR="00B556CE">
              <w:t>22</w:t>
            </w:r>
            <w:r>
              <w:t>.</w:t>
            </w:r>
            <w:r w:rsidR="00B556CE">
              <w:t>6</w:t>
            </w:r>
            <w:r>
              <w:t>.11: s. 2(1)</w:t>
            </w:r>
          </w:p>
        </w:tc>
      </w:tr>
      <w:tr w:rsidR="00DC5F65" w14:paraId="23A9F0F5" w14:textId="77777777" w:rsidTr="00FD7C91">
        <w:tc>
          <w:tcPr>
            <w:tcW w:w="1984" w:type="dxa"/>
          </w:tcPr>
          <w:p w14:paraId="2825E278" w14:textId="77777777" w:rsidR="00DC5F65" w:rsidRDefault="00DC5F65" w:rsidP="00FD7C91">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tcPr>
          <w:p w14:paraId="506DE9AA" w14:textId="77777777" w:rsidR="00DC5F65" w:rsidRDefault="00DC5F65" w:rsidP="00FD7C91">
            <w:pPr>
              <w:pStyle w:val="SRT1Autotext1"/>
            </w:pPr>
            <w:r>
              <w:t>This information relates only to the provision/s amending the</w:t>
            </w:r>
            <w:r>
              <w:rPr>
                <w:b/>
                <w:bCs/>
              </w:rPr>
              <w:t xml:space="preserve"> </w:t>
            </w:r>
            <w:r w:rsidRPr="00526760">
              <w:rPr>
                <w:b/>
              </w:rPr>
              <w:t>EastLink Project Act 2004</w:t>
            </w:r>
          </w:p>
        </w:tc>
      </w:tr>
    </w:tbl>
    <w:p w14:paraId="498DA472" w14:textId="77777777" w:rsidR="00DF6B8B" w:rsidRDefault="00DF6B8B" w:rsidP="00DF6B8B">
      <w:pPr>
        <w:pStyle w:val="Normal-Schedule"/>
        <w:suppressLineNumbers/>
        <w:tabs>
          <w:tab w:val="clear" w:pos="454"/>
          <w:tab w:val="left" w:pos="720"/>
        </w:tabs>
        <w:rPr>
          <w:b/>
          <w:sz w:val="18"/>
          <w:szCs w:val="18"/>
        </w:rPr>
      </w:pPr>
      <w:r>
        <w:rPr>
          <w:b/>
          <w:sz w:val="18"/>
          <w:szCs w:val="18"/>
        </w:rPr>
        <w:t>Transport Legislation Amendment (Public Transport Development Authority) Act 2011</w:t>
      </w:r>
      <w:r>
        <w:rPr>
          <w:b/>
          <w:bCs/>
          <w:sz w:val="18"/>
          <w:szCs w:val="18"/>
        </w:rPr>
        <w:t>, No. 61/2011</w:t>
      </w:r>
    </w:p>
    <w:tbl>
      <w:tblPr>
        <w:tblW w:w="0" w:type="auto"/>
        <w:tblInd w:w="392" w:type="dxa"/>
        <w:tblLayout w:type="fixed"/>
        <w:tblLook w:val="04A0" w:firstRow="1" w:lastRow="0" w:firstColumn="1" w:lastColumn="0" w:noHBand="0" w:noVBand="1"/>
      </w:tblPr>
      <w:tblGrid>
        <w:gridCol w:w="1984"/>
        <w:gridCol w:w="3969"/>
      </w:tblGrid>
      <w:tr w:rsidR="00DF6B8B" w14:paraId="34A802F9" w14:textId="77777777" w:rsidTr="00DF6B8B">
        <w:tc>
          <w:tcPr>
            <w:tcW w:w="1984" w:type="dxa"/>
            <w:hideMark/>
          </w:tcPr>
          <w:p w14:paraId="59EA8127" w14:textId="77777777" w:rsidR="00DF6B8B" w:rsidRDefault="00DF6B8B">
            <w:pPr>
              <w:pStyle w:val="TOAAutotext"/>
            </w:pPr>
            <w:r>
              <w:t>Assent Date:</w:t>
            </w:r>
          </w:p>
        </w:tc>
        <w:tc>
          <w:tcPr>
            <w:tcW w:w="3969" w:type="dxa"/>
            <w:hideMark/>
          </w:tcPr>
          <w:p w14:paraId="1469A9E9" w14:textId="77777777" w:rsidR="00DF6B8B" w:rsidRDefault="00DF6B8B">
            <w:pPr>
              <w:pStyle w:val="SRT1Autotext1"/>
            </w:pPr>
            <w:r>
              <w:t>15.11.11</w:t>
            </w:r>
          </w:p>
        </w:tc>
      </w:tr>
      <w:tr w:rsidR="00DF6B8B" w14:paraId="1FD9E2CD" w14:textId="77777777" w:rsidTr="00DF6B8B">
        <w:tc>
          <w:tcPr>
            <w:tcW w:w="1984" w:type="dxa"/>
            <w:hideMark/>
          </w:tcPr>
          <w:p w14:paraId="2C86CE32" w14:textId="77777777" w:rsidR="00DF6B8B" w:rsidRDefault="00DF6B8B">
            <w:pPr>
              <w:pStyle w:val="SRT1Autotext3"/>
            </w:pPr>
            <w:r>
              <w:t>Commencement Date:</w:t>
            </w:r>
          </w:p>
        </w:tc>
        <w:tc>
          <w:tcPr>
            <w:tcW w:w="3969" w:type="dxa"/>
            <w:hideMark/>
          </w:tcPr>
          <w:p w14:paraId="4AA10F6F" w14:textId="77777777" w:rsidR="00DF6B8B" w:rsidRDefault="00DF6B8B" w:rsidP="00907DD6">
            <w:pPr>
              <w:pStyle w:val="SRT1Autotext1"/>
            </w:pPr>
            <w:r w:rsidRPr="001546F5">
              <w:t>S. 25</w:t>
            </w:r>
            <w:r w:rsidR="001546F5" w:rsidRPr="001546F5">
              <w:t xml:space="preserve"> on 15</w:t>
            </w:r>
            <w:r w:rsidRPr="001546F5">
              <w:t xml:space="preserve">.12.11: </w:t>
            </w:r>
            <w:r w:rsidR="004F1372" w:rsidRPr="00303091">
              <w:rPr>
                <w:szCs w:val="18"/>
              </w:rPr>
              <w:t xml:space="preserve">Special Gazette </w:t>
            </w:r>
            <w:r w:rsidR="004F1372">
              <w:rPr>
                <w:szCs w:val="18"/>
              </w:rPr>
              <w:t>(No. 407</w:t>
            </w:r>
            <w:r w:rsidR="004F1372" w:rsidRPr="00303091">
              <w:rPr>
                <w:szCs w:val="18"/>
              </w:rPr>
              <w:t xml:space="preserve">) </w:t>
            </w:r>
            <w:r w:rsidR="004F1372">
              <w:rPr>
                <w:szCs w:val="18"/>
              </w:rPr>
              <w:t>13</w:t>
            </w:r>
            <w:r w:rsidR="004F1372" w:rsidRPr="00303091">
              <w:rPr>
                <w:szCs w:val="18"/>
              </w:rPr>
              <w:t>.</w:t>
            </w:r>
            <w:r w:rsidR="004F1372">
              <w:rPr>
                <w:szCs w:val="18"/>
              </w:rPr>
              <w:t>12</w:t>
            </w:r>
            <w:r w:rsidR="004F1372" w:rsidRPr="00303091">
              <w:rPr>
                <w:szCs w:val="18"/>
              </w:rPr>
              <w:t>.11 p. 1</w:t>
            </w:r>
            <w:r w:rsidR="00907DD6">
              <w:rPr>
                <w:szCs w:val="18"/>
              </w:rPr>
              <w:t xml:space="preserve">; </w:t>
            </w:r>
            <w:r w:rsidR="0029197C">
              <w:t>Sch. 1 item 4</w:t>
            </w:r>
            <w:r w:rsidR="00907DD6">
              <w:t xml:space="preserve"> on 2.4.12: </w:t>
            </w:r>
            <w:r w:rsidR="00FD7745">
              <w:t>Special Gazette (No. 101) 27.3.12 p. 1</w:t>
            </w:r>
          </w:p>
        </w:tc>
      </w:tr>
      <w:tr w:rsidR="00DF6B8B" w14:paraId="2FB605F7" w14:textId="77777777" w:rsidTr="00DF6B8B">
        <w:tc>
          <w:tcPr>
            <w:tcW w:w="1984" w:type="dxa"/>
            <w:hideMark/>
          </w:tcPr>
          <w:p w14:paraId="04DEA546" w14:textId="77777777" w:rsidR="00DF6B8B" w:rsidRDefault="00DF6B8B">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hideMark/>
          </w:tcPr>
          <w:p w14:paraId="6C7716E3" w14:textId="77777777" w:rsidR="00DF6B8B" w:rsidRDefault="00DF6B8B" w:rsidP="00DF6B8B">
            <w:pPr>
              <w:pStyle w:val="SRT1Autotext1"/>
            </w:pPr>
            <w:r>
              <w:t>This information relates only to the provision/s amending the</w:t>
            </w:r>
            <w:r w:rsidR="00B22E24" w:rsidRPr="00B22E24">
              <w:t xml:space="preserve"> </w:t>
            </w:r>
            <w:r w:rsidRPr="00526760">
              <w:rPr>
                <w:b/>
              </w:rPr>
              <w:t>EastLink Project Act 2004</w:t>
            </w:r>
          </w:p>
        </w:tc>
      </w:tr>
    </w:tbl>
    <w:p w14:paraId="750FA62D" w14:textId="77777777" w:rsidR="002E08A2" w:rsidRPr="002E08A2" w:rsidRDefault="00014CA2" w:rsidP="002E08A2">
      <w:pPr>
        <w:pStyle w:val="Normal-Schedule"/>
        <w:suppressLineNumbers/>
        <w:tabs>
          <w:tab w:val="clear" w:pos="454"/>
          <w:tab w:val="left" w:pos="720"/>
        </w:tabs>
        <w:rPr>
          <w:b/>
          <w:sz w:val="18"/>
          <w:szCs w:val="18"/>
        </w:rPr>
      </w:pPr>
      <w:r w:rsidRPr="00014CA2">
        <w:rPr>
          <w:b/>
          <w:sz w:val="18"/>
          <w:szCs w:val="18"/>
          <w:lang w:val="en-US" w:eastAsia="en-AU"/>
        </w:rPr>
        <w:t>Rail Safety National Law Application Act 2013, No. 22/2013</w:t>
      </w:r>
    </w:p>
    <w:tbl>
      <w:tblPr>
        <w:tblW w:w="0" w:type="auto"/>
        <w:tblInd w:w="392" w:type="dxa"/>
        <w:tblLayout w:type="fixed"/>
        <w:tblLook w:val="0000" w:firstRow="0" w:lastRow="0" w:firstColumn="0" w:lastColumn="0" w:noHBand="0" w:noVBand="0"/>
      </w:tblPr>
      <w:tblGrid>
        <w:gridCol w:w="1984"/>
        <w:gridCol w:w="3969"/>
      </w:tblGrid>
      <w:tr w:rsidR="002E08A2" w:rsidRPr="002E08A2" w14:paraId="28D65D8F" w14:textId="77777777" w:rsidTr="002E08A2">
        <w:tc>
          <w:tcPr>
            <w:tcW w:w="1984" w:type="dxa"/>
          </w:tcPr>
          <w:p w14:paraId="7466F731" w14:textId="77777777" w:rsidR="002E08A2" w:rsidRPr="002E08A2" w:rsidRDefault="00014CA2" w:rsidP="002E08A2">
            <w:pPr>
              <w:pStyle w:val="TOAAutotext"/>
              <w:rPr>
                <w:szCs w:val="18"/>
              </w:rPr>
            </w:pPr>
            <w:r w:rsidRPr="00014CA2">
              <w:rPr>
                <w:szCs w:val="18"/>
              </w:rPr>
              <w:t>Assent Date:</w:t>
            </w:r>
          </w:p>
        </w:tc>
        <w:tc>
          <w:tcPr>
            <w:tcW w:w="3969" w:type="dxa"/>
          </w:tcPr>
          <w:p w14:paraId="2D2613E7" w14:textId="77777777" w:rsidR="002E08A2" w:rsidRPr="002E08A2" w:rsidRDefault="00014CA2" w:rsidP="002E08A2">
            <w:pPr>
              <w:pStyle w:val="SRT1Autotext1"/>
              <w:rPr>
                <w:szCs w:val="18"/>
              </w:rPr>
            </w:pPr>
            <w:r w:rsidRPr="00014CA2">
              <w:rPr>
                <w:szCs w:val="18"/>
              </w:rPr>
              <w:t>23.4.13</w:t>
            </w:r>
          </w:p>
        </w:tc>
      </w:tr>
      <w:tr w:rsidR="002E08A2" w:rsidRPr="002E08A2" w14:paraId="1985A226" w14:textId="77777777" w:rsidTr="002E08A2">
        <w:tc>
          <w:tcPr>
            <w:tcW w:w="1984" w:type="dxa"/>
          </w:tcPr>
          <w:p w14:paraId="42D00C38" w14:textId="77777777" w:rsidR="002E08A2" w:rsidRPr="002E08A2" w:rsidRDefault="00014CA2" w:rsidP="002E08A2">
            <w:pPr>
              <w:pStyle w:val="SRT1Autotext3"/>
              <w:rPr>
                <w:szCs w:val="18"/>
              </w:rPr>
            </w:pPr>
            <w:r w:rsidRPr="00014CA2">
              <w:rPr>
                <w:szCs w:val="18"/>
              </w:rPr>
              <w:t>Commencement Date:</w:t>
            </w:r>
          </w:p>
        </w:tc>
        <w:tc>
          <w:tcPr>
            <w:tcW w:w="3969" w:type="dxa"/>
          </w:tcPr>
          <w:p w14:paraId="42718EF2" w14:textId="77777777" w:rsidR="00D718EC" w:rsidRDefault="00014CA2" w:rsidP="00E90385">
            <w:pPr>
              <w:pStyle w:val="SRT1Autotext1"/>
              <w:rPr>
                <w:szCs w:val="18"/>
              </w:rPr>
            </w:pPr>
            <w:r w:rsidRPr="00014CA2">
              <w:rPr>
                <w:szCs w:val="18"/>
              </w:rPr>
              <w:t xml:space="preserve">S. 53 on 19.5.14: Special Gazette (No. </w:t>
            </w:r>
            <w:r w:rsidR="00E90385">
              <w:rPr>
                <w:szCs w:val="18"/>
              </w:rPr>
              <w:t>148</w:t>
            </w:r>
            <w:r w:rsidRPr="00014CA2">
              <w:rPr>
                <w:szCs w:val="18"/>
              </w:rPr>
              <w:t xml:space="preserve">) </w:t>
            </w:r>
            <w:r w:rsidR="00E90385">
              <w:rPr>
                <w:szCs w:val="18"/>
              </w:rPr>
              <w:t>13</w:t>
            </w:r>
            <w:r w:rsidRPr="00014CA2">
              <w:rPr>
                <w:szCs w:val="18"/>
              </w:rPr>
              <w:t>.</w:t>
            </w:r>
            <w:r w:rsidR="00E90385">
              <w:rPr>
                <w:szCs w:val="18"/>
              </w:rPr>
              <w:t>5</w:t>
            </w:r>
            <w:r w:rsidRPr="00014CA2">
              <w:rPr>
                <w:szCs w:val="18"/>
              </w:rPr>
              <w:t>.14 p. </w:t>
            </w:r>
            <w:r w:rsidR="00E90385">
              <w:rPr>
                <w:szCs w:val="18"/>
              </w:rPr>
              <w:t>2</w:t>
            </w:r>
          </w:p>
        </w:tc>
      </w:tr>
      <w:tr w:rsidR="002E08A2" w:rsidRPr="002E08A2" w14:paraId="773DE6B7" w14:textId="77777777" w:rsidTr="002E08A2">
        <w:tc>
          <w:tcPr>
            <w:tcW w:w="1984" w:type="dxa"/>
          </w:tcPr>
          <w:p w14:paraId="36AA432D" w14:textId="77777777" w:rsidR="002E08A2" w:rsidRPr="002E08A2" w:rsidRDefault="00014CA2" w:rsidP="002E08A2">
            <w:pPr>
              <w:pStyle w:val="SRT1Autotext3"/>
              <w:rPr>
                <w:szCs w:val="18"/>
              </w:rPr>
            </w:pPr>
            <w:r w:rsidRPr="00014CA2">
              <w:rPr>
                <w:szCs w:val="18"/>
              </w:rPr>
              <w:t>Current State:</w:t>
            </w:r>
          </w:p>
        </w:tc>
        <w:tc>
          <w:tcPr>
            <w:tcW w:w="3969" w:type="dxa"/>
          </w:tcPr>
          <w:p w14:paraId="3CDFF81B" w14:textId="77777777" w:rsidR="002E08A2" w:rsidRPr="002E08A2" w:rsidRDefault="00014CA2" w:rsidP="002E08A2">
            <w:pPr>
              <w:pStyle w:val="SRT1Autotext1"/>
              <w:rPr>
                <w:szCs w:val="18"/>
              </w:rPr>
            </w:pPr>
            <w:r w:rsidRPr="00014CA2">
              <w:rPr>
                <w:szCs w:val="18"/>
              </w:rPr>
              <w:t>This information relates only to the provision/s amending the</w:t>
            </w:r>
            <w:r w:rsidRPr="00014CA2">
              <w:rPr>
                <w:b/>
                <w:szCs w:val="18"/>
              </w:rPr>
              <w:t xml:space="preserve"> EastLink Project Act 2004</w:t>
            </w:r>
          </w:p>
        </w:tc>
      </w:tr>
    </w:tbl>
    <w:p w14:paraId="1CC9028D" w14:textId="77777777" w:rsidR="002B3430" w:rsidRPr="00F2576A" w:rsidRDefault="002B3430" w:rsidP="002B3430">
      <w:pPr>
        <w:pStyle w:val="Normal-Schedule"/>
        <w:rPr>
          <w:b/>
          <w:bCs/>
          <w:sz w:val="18"/>
          <w:szCs w:val="24"/>
        </w:rPr>
      </w:pPr>
      <w:r w:rsidRPr="00F2576A">
        <w:rPr>
          <w:b/>
          <w:bCs/>
          <w:sz w:val="18"/>
          <w:szCs w:val="24"/>
        </w:rPr>
        <w:t xml:space="preserve">Road </w:t>
      </w:r>
      <w:r>
        <w:rPr>
          <w:b/>
          <w:bCs/>
          <w:sz w:val="18"/>
          <w:szCs w:val="24"/>
        </w:rPr>
        <w:t>Legislation Amendment (Use and Disclosure of Information and Other Matters) Act 2013, No. 55/2013</w:t>
      </w:r>
    </w:p>
    <w:tbl>
      <w:tblPr>
        <w:tblW w:w="0" w:type="auto"/>
        <w:tblInd w:w="392" w:type="dxa"/>
        <w:tblLayout w:type="fixed"/>
        <w:tblLook w:val="0000" w:firstRow="0" w:lastRow="0" w:firstColumn="0" w:lastColumn="0" w:noHBand="0" w:noVBand="0"/>
      </w:tblPr>
      <w:tblGrid>
        <w:gridCol w:w="1984"/>
        <w:gridCol w:w="3969"/>
      </w:tblGrid>
      <w:tr w:rsidR="002B3430" w:rsidRPr="00F2576A" w14:paraId="167CBE50" w14:textId="77777777" w:rsidTr="00B80D15">
        <w:tc>
          <w:tcPr>
            <w:tcW w:w="1984" w:type="dxa"/>
          </w:tcPr>
          <w:p w14:paraId="6673AFAA" w14:textId="77777777" w:rsidR="002B3430" w:rsidRPr="00F2576A" w:rsidRDefault="002B3430" w:rsidP="00B80D15">
            <w:pPr>
              <w:pStyle w:val="TOAAutotext"/>
              <w:rPr>
                <w:bCs/>
                <w:lang w:val="fr-FR"/>
              </w:rPr>
            </w:pPr>
            <w:r>
              <w:rPr>
                <w:bCs/>
                <w:lang w:val="fr-FR"/>
              </w:rPr>
              <w:t>Assent Date:</w:t>
            </w:r>
          </w:p>
        </w:tc>
        <w:tc>
          <w:tcPr>
            <w:tcW w:w="3969" w:type="dxa"/>
          </w:tcPr>
          <w:p w14:paraId="7F2701CB" w14:textId="77777777" w:rsidR="002B3430" w:rsidRPr="00F2576A" w:rsidRDefault="002B3430" w:rsidP="00B80D15">
            <w:pPr>
              <w:pStyle w:val="SRT1Autotext1"/>
              <w:rPr>
                <w:bCs/>
                <w:lang w:val="fr-FR"/>
              </w:rPr>
            </w:pPr>
            <w:r>
              <w:rPr>
                <w:bCs/>
                <w:lang w:val="fr-FR"/>
              </w:rPr>
              <w:t>24.9.13</w:t>
            </w:r>
          </w:p>
        </w:tc>
      </w:tr>
      <w:tr w:rsidR="002B3430" w:rsidRPr="00F2576A" w14:paraId="61D5ED71" w14:textId="77777777" w:rsidTr="00B80D15">
        <w:tc>
          <w:tcPr>
            <w:tcW w:w="1984" w:type="dxa"/>
          </w:tcPr>
          <w:p w14:paraId="4A9DB663" w14:textId="77777777" w:rsidR="002B3430" w:rsidRPr="00F2576A" w:rsidRDefault="002B3430" w:rsidP="00B80D15">
            <w:pPr>
              <w:pStyle w:val="SRT1Autotext3"/>
              <w:rPr>
                <w:bCs/>
                <w:lang w:val="fr-FR"/>
              </w:rPr>
            </w:pPr>
            <w:r>
              <w:rPr>
                <w:bCs/>
                <w:lang w:val="fr-FR"/>
              </w:rPr>
              <w:t>Commencement Date:</w:t>
            </w:r>
          </w:p>
        </w:tc>
        <w:tc>
          <w:tcPr>
            <w:tcW w:w="3969" w:type="dxa"/>
          </w:tcPr>
          <w:p w14:paraId="1F6ADE11" w14:textId="77777777" w:rsidR="002B3430" w:rsidRDefault="002B3430" w:rsidP="00B80D15">
            <w:pPr>
              <w:pStyle w:val="SRT1Autotext1"/>
              <w:rPr>
                <w:bCs/>
                <w:lang w:val="fr-FR"/>
              </w:rPr>
            </w:pPr>
            <w:r>
              <w:rPr>
                <w:bCs/>
                <w:lang w:val="fr-FR"/>
              </w:rPr>
              <w:t>S. 14 on 1.1.14: s. 2(3)</w:t>
            </w:r>
          </w:p>
        </w:tc>
      </w:tr>
      <w:tr w:rsidR="002B3430" w:rsidRPr="00DD11B2" w14:paraId="4E6AC4F3" w14:textId="77777777" w:rsidTr="00B80D15">
        <w:tc>
          <w:tcPr>
            <w:tcW w:w="1984" w:type="dxa"/>
          </w:tcPr>
          <w:p w14:paraId="6702FBE3" w14:textId="77777777" w:rsidR="002B3430" w:rsidRPr="00F2576A" w:rsidRDefault="002B3430" w:rsidP="00B80D15">
            <w:pPr>
              <w:pStyle w:val="SRT1Autotext3"/>
              <w:rPr>
                <w:bCs/>
              </w:rPr>
            </w:pPr>
            <w:smartTag w:uri="urn:schemas-microsoft-com:office:smarttags" w:element="place">
              <w:smartTag w:uri="urn:schemas-microsoft-com:office:smarttags" w:element="PlaceName">
                <w:r>
                  <w:rPr>
                    <w:bCs/>
                  </w:rPr>
                  <w:t>Current</w:t>
                </w:r>
              </w:smartTag>
              <w:r>
                <w:rPr>
                  <w:bCs/>
                </w:rPr>
                <w:t xml:space="preserve"> </w:t>
              </w:r>
              <w:smartTag w:uri="urn:schemas-microsoft-com:office:smarttags" w:element="PlaceType">
                <w:r>
                  <w:rPr>
                    <w:bCs/>
                  </w:rPr>
                  <w:t>State</w:t>
                </w:r>
              </w:smartTag>
            </w:smartTag>
            <w:r>
              <w:rPr>
                <w:bCs/>
              </w:rPr>
              <w:t>:</w:t>
            </w:r>
          </w:p>
        </w:tc>
        <w:tc>
          <w:tcPr>
            <w:tcW w:w="3969" w:type="dxa"/>
          </w:tcPr>
          <w:p w14:paraId="78862C9F" w14:textId="77777777" w:rsidR="002B3430" w:rsidRDefault="002B3430" w:rsidP="00B80D15">
            <w:pPr>
              <w:pStyle w:val="SRT1Autotext1"/>
              <w:rPr>
                <w:bCs/>
              </w:rPr>
            </w:pPr>
            <w:r>
              <w:rPr>
                <w:bCs/>
              </w:rPr>
              <w:t xml:space="preserve">This information relates only to the provision/s amending the </w:t>
            </w:r>
            <w:r>
              <w:rPr>
                <w:b/>
              </w:rPr>
              <w:t>EastL</w:t>
            </w:r>
            <w:r w:rsidRPr="00F861D9">
              <w:rPr>
                <w:b/>
              </w:rPr>
              <w:t>ink Project Act 2004</w:t>
            </w:r>
          </w:p>
        </w:tc>
      </w:tr>
    </w:tbl>
    <w:p w14:paraId="71127B69" w14:textId="77777777" w:rsidR="002E08A2" w:rsidRDefault="002E08A2" w:rsidP="00710099">
      <w:pPr>
        <w:rPr>
          <w:b/>
          <w:bCs/>
          <w:sz w:val="18"/>
          <w:szCs w:val="18"/>
        </w:rPr>
      </w:pPr>
    </w:p>
    <w:p w14:paraId="6D1562E1" w14:textId="77777777" w:rsidR="002E08A2" w:rsidRDefault="002E08A2" w:rsidP="00710099">
      <w:pPr>
        <w:rPr>
          <w:b/>
          <w:bCs/>
          <w:sz w:val="18"/>
          <w:szCs w:val="18"/>
        </w:rPr>
      </w:pPr>
    </w:p>
    <w:p w14:paraId="687F35C4" w14:textId="77777777" w:rsidR="002E08A2" w:rsidRDefault="002E08A2" w:rsidP="00710099">
      <w:pPr>
        <w:rPr>
          <w:b/>
          <w:bCs/>
          <w:sz w:val="18"/>
          <w:szCs w:val="18"/>
        </w:rPr>
      </w:pPr>
    </w:p>
    <w:p w14:paraId="733E8CEC" w14:textId="77777777" w:rsidR="00710099" w:rsidRDefault="00710099" w:rsidP="00710099">
      <w:pPr>
        <w:rPr>
          <w:b/>
          <w:bCs/>
          <w:sz w:val="18"/>
          <w:szCs w:val="18"/>
        </w:rPr>
      </w:pPr>
      <w:r>
        <w:rPr>
          <w:b/>
          <w:bCs/>
          <w:sz w:val="18"/>
          <w:szCs w:val="18"/>
        </w:rPr>
        <w:lastRenderedPageBreak/>
        <w:t>Statute Law Revision Act 2013, No. 70/2013</w:t>
      </w:r>
    </w:p>
    <w:tbl>
      <w:tblPr>
        <w:tblW w:w="0" w:type="auto"/>
        <w:tblInd w:w="392" w:type="dxa"/>
        <w:tblLayout w:type="fixed"/>
        <w:tblLook w:val="04A0" w:firstRow="1" w:lastRow="0" w:firstColumn="1" w:lastColumn="0" w:noHBand="0" w:noVBand="1"/>
      </w:tblPr>
      <w:tblGrid>
        <w:gridCol w:w="1984"/>
        <w:gridCol w:w="3969"/>
      </w:tblGrid>
      <w:tr w:rsidR="00710099" w14:paraId="3FF3E8A7" w14:textId="77777777" w:rsidTr="006C2E57">
        <w:tc>
          <w:tcPr>
            <w:tcW w:w="1984" w:type="dxa"/>
            <w:hideMark/>
          </w:tcPr>
          <w:p w14:paraId="41B12914" w14:textId="77777777" w:rsidR="00710099" w:rsidRDefault="00710099" w:rsidP="00710099">
            <w:pPr>
              <w:pStyle w:val="TOAAutotext"/>
            </w:pPr>
            <w:r>
              <w:t>Assent Date:</w:t>
            </w:r>
          </w:p>
        </w:tc>
        <w:tc>
          <w:tcPr>
            <w:tcW w:w="3969" w:type="dxa"/>
            <w:hideMark/>
          </w:tcPr>
          <w:p w14:paraId="4481BB1C" w14:textId="77777777" w:rsidR="00710099" w:rsidRDefault="006570D4" w:rsidP="006570D4">
            <w:pPr>
              <w:pStyle w:val="SRT1Autotext1"/>
            </w:pPr>
            <w:r>
              <w:t>19</w:t>
            </w:r>
            <w:r w:rsidR="00710099">
              <w:t>.</w:t>
            </w:r>
            <w:r>
              <w:t>11</w:t>
            </w:r>
            <w:r w:rsidR="00710099">
              <w:t>.13</w:t>
            </w:r>
          </w:p>
        </w:tc>
      </w:tr>
      <w:tr w:rsidR="00710099" w14:paraId="117BB8FC" w14:textId="77777777" w:rsidTr="006C2E57">
        <w:tc>
          <w:tcPr>
            <w:tcW w:w="1984" w:type="dxa"/>
            <w:hideMark/>
          </w:tcPr>
          <w:p w14:paraId="0B313373" w14:textId="77777777" w:rsidR="00710099" w:rsidRDefault="00710099" w:rsidP="00710099">
            <w:pPr>
              <w:pStyle w:val="SRT1Autotext3"/>
            </w:pPr>
            <w:r>
              <w:t>Commencement Date:</w:t>
            </w:r>
          </w:p>
        </w:tc>
        <w:tc>
          <w:tcPr>
            <w:tcW w:w="3969" w:type="dxa"/>
            <w:hideMark/>
          </w:tcPr>
          <w:p w14:paraId="798F8203" w14:textId="77777777" w:rsidR="001862C6" w:rsidRDefault="00710099" w:rsidP="006570D4">
            <w:pPr>
              <w:pStyle w:val="SRT1Autotext1"/>
            </w:pPr>
            <w:r>
              <w:t>S. </w:t>
            </w:r>
            <w:r w:rsidR="006570D4">
              <w:t>4</w:t>
            </w:r>
            <w:r>
              <w:t>(Sch. 2</w:t>
            </w:r>
            <w:r w:rsidR="00B35D09">
              <w:t xml:space="preserve"> </w:t>
            </w:r>
            <w:r>
              <w:t>item 14)</w:t>
            </w:r>
            <w:r w:rsidR="00CB400F">
              <w:t xml:space="preserve"> </w:t>
            </w:r>
            <w:r>
              <w:t>on 1.12.13: s. 2(1)</w:t>
            </w:r>
          </w:p>
        </w:tc>
      </w:tr>
      <w:tr w:rsidR="00710099" w14:paraId="16927F97" w14:textId="77777777" w:rsidTr="006C2E57">
        <w:tc>
          <w:tcPr>
            <w:tcW w:w="1984" w:type="dxa"/>
            <w:hideMark/>
          </w:tcPr>
          <w:p w14:paraId="527453D1" w14:textId="77777777" w:rsidR="00710099" w:rsidRDefault="00710099" w:rsidP="00710099">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hideMark/>
          </w:tcPr>
          <w:p w14:paraId="53C06293" w14:textId="77777777" w:rsidR="001862C6" w:rsidRDefault="00710099">
            <w:pPr>
              <w:pStyle w:val="SRT1Autotext1"/>
            </w:pPr>
            <w:r>
              <w:t xml:space="preserve">This information relates only to the provision/s amending the </w:t>
            </w:r>
            <w:r w:rsidRPr="00526760">
              <w:rPr>
                <w:b/>
              </w:rPr>
              <w:t>EastLink Project Act 2004</w:t>
            </w:r>
          </w:p>
        </w:tc>
      </w:tr>
    </w:tbl>
    <w:p w14:paraId="0D3583B3" w14:textId="77777777" w:rsidR="00B6330F" w:rsidRDefault="00B6330F" w:rsidP="00B6330F">
      <w:pPr>
        <w:rPr>
          <w:b/>
          <w:bCs/>
          <w:sz w:val="18"/>
          <w:szCs w:val="18"/>
        </w:rPr>
      </w:pPr>
      <w:r>
        <w:rPr>
          <w:b/>
          <w:bCs/>
          <w:sz w:val="18"/>
          <w:szCs w:val="18"/>
        </w:rPr>
        <w:t>Victoria Police Amendment (Consequential and Other Matters) Act 2014, No. 37/2014</w:t>
      </w:r>
    </w:p>
    <w:tbl>
      <w:tblPr>
        <w:tblW w:w="0" w:type="auto"/>
        <w:tblInd w:w="392" w:type="dxa"/>
        <w:tblLayout w:type="fixed"/>
        <w:tblLook w:val="04A0" w:firstRow="1" w:lastRow="0" w:firstColumn="1" w:lastColumn="0" w:noHBand="0" w:noVBand="1"/>
      </w:tblPr>
      <w:tblGrid>
        <w:gridCol w:w="1984"/>
        <w:gridCol w:w="3969"/>
      </w:tblGrid>
      <w:tr w:rsidR="00B6330F" w14:paraId="54B1A9B7" w14:textId="77777777" w:rsidTr="00E7085E">
        <w:tc>
          <w:tcPr>
            <w:tcW w:w="1984" w:type="dxa"/>
            <w:hideMark/>
          </w:tcPr>
          <w:p w14:paraId="590A1436" w14:textId="77777777" w:rsidR="00B6330F" w:rsidRDefault="00B6330F" w:rsidP="00E7085E">
            <w:pPr>
              <w:pStyle w:val="TOAAutotext"/>
            </w:pPr>
            <w:r>
              <w:t>Assent Date:</w:t>
            </w:r>
          </w:p>
        </w:tc>
        <w:tc>
          <w:tcPr>
            <w:tcW w:w="3969" w:type="dxa"/>
            <w:hideMark/>
          </w:tcPr>
          <w:p w14:paraId="72B63F92" w14:textId="77777777" w:rsidR="00B6330F" w:rsidRDefault="00B6330F" w:rsidP="00E7085E">
            <w:pPr>
              <w:pStyle w:val="SRT1Autotext1"/>
            </w:pPr>
            <w:r>
              <w:t>3.6.14</w:t>
            </w:r>
          </w:p>
        </w:tc>
      </w:tr>
      <w:tr w:rsidR="00B6330F" w14:paraId="64D002EC" w14:textId="77777777" w:rsidTr="00E7085E">
        <w:tc>
          <w:tcPr>
            <w:tcW w:w="1984" w:type="dxa"/>
            <w:hideMark/>
          </w:tcPr>
          <w:p w14:paraId="3EC8BE0D" w14:textId="77777777" w:rsidR="00B6330F" w:rsidRDefault="00B6330F" w:rsidP="00E7085E">
            <w:pPr>
              <w:pStyle w:val="SRT1Autotext3"/>
            </w:pPr>
            <w:r>
              <w:t>Commencement Date:</w:t>
            </w:r>
          </w:p>
        </w:tc>
        <w:tc>
          <w:tcPr>
            <w:tcW w:w="3969" w:type="dxa"/>
            <w:hideMark/>
          </w:tcPr>
          <w:p w14:paraId="362FDA21" w14:textId="77777777" w:rsidR="002E75FA" w:rsidRDefault="00B6330F" w:rsidP="009476CC">
            <w:pPr>
              <w:pStyle w:val="SRT1Autotext1"/>
            </w:pPr>
            <w:r>
              <w:t>S. 10(Sch. item 48) on 1.7.14: Special Gazette (No. </w:t>
            </w:r>
            <w:r w:rsidR="009476CC">
              <w:t>200</w:t>
            </w:r>
            <w:r>
              <w:t xml:space="preserve">) </w:t>
            </w:r>
            <w:r w:rsidR="009476CC">
              <w:t>24</w:t>
            </w:r>
            <w:r>
              <w:t>.</w:t>
            </w:r>
            <w:r w:rsidR="009476CC">
              <w:t>6</w:t>
            </w:r>
            <w:r>
              <w:t>.14 p. </w:t>
            </w:r>
            <w:r w:rsidR="009476CC">
              <w:t>2</w:t>
            </w:r>
          </w:p>
        </w:tc>
      </w:tr>
      <w:tr w:rsidR="00B6330F" w14:paraId="528C1E87" w14:textId="77777777" w:rsidTr="00E7085E">
        <w:tc>
          <w:tcPr>
            <w:tcW w:w="1984" w:type="dxa"/>
            <w:hideMark/>
          </w:tcPr>
          <w:p w14:paraId="1B0CF6E5" w14:textId="77777777" w:rsidR="00B6330F" w:rsidRDefault="00B6330F" w:rsidP="00E7085E">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hideMark/>
          </w:tcPr>
          <w:p w14:paraId="5B687CE4" w14:textId="77777777" w:rsidR="00B6330F" w:rsidRDefault="00B6330F" w:rsidP="00E7085E">
            <w:pPr>
              <w:pStyle w:val="SRT1Autotext1"/>
            </w:pPr>
            <w:r>
              <w:t xml:space="preserve">This information relates only to the provision/s amending the </w:t>
            </w:r>
            <w:r w:rsidRPr="00526760">
              <w:rPr>
                <w:b/>
              </w:rPr>
              <w:t>EastLink Project Act 2004</w:t>
            </w:r>
          </w:p>
        </w:tc>
      </w:tr>
    </w:tbl>
    <w:p w14:paraId="647C09DE" w14:textId="77777777" w:rsidR="00D64825" w:rsidRPr="00D64825" w:rsidRDefault="00D64825" w:rsidP="00D64825">
      <w:pPr>
        <w:tabs>
          <w:tab w:val="left" w:pos="720"/>
          <w:tab w:val="left" w:pos="907"/>
          <w:tab w:val="left" w:pos="1361"/>
          <w:tab w:val="left" w:pos="1814"/>
          <w:tab w:val="left" w:pos="2722"/>
        </w:tabs>
        <w:rPr>
          <w:sz w:val="18"/>
          <w:szCs w:val="18"/>
        </w:rPr>
      </w:pPr>
      <w:r w:rsidRPr="00D64825">
        <w:rPr>
          <w:b/>
          <w:sz w:val="18"/>
          <w:szCs w:val="18"/>
        </w:rPr>
        <w:t xml:space="preserve">Fines Reform Act 2014, No. 47/2014 </w:t>
      </w:r>
      <w:r w:rsidRPr="00D64825">
        <w:rPr>
          <w:sz w:val="18"/>
          <w:szCs w:val="18"/>
        </w:rPr>
        <w:t>(as amended by Nos 20/2015, 59/2017)</w:t>
      </w:r>
    </w:p>
    <w:tbl>
      <w:tblPr>
        <w:tblW w:w="0" w:type="auto"/>
        <w:tblInd w:w="392" w:type="dxa"/>
        <w:tblLayout w:type="fixed"/>
        <w:tblLook w:val="0000" w:firstRow="0" w:lastRow="0" w:firstColumn="0" w:lastColumn="0" w:noHBand="0" w:noVBand="0"/>
      </w:tblPr>
      <w:tblGrid>
        <w:gridCol w:w="1984"/>
        <w:gridCol w:w="3969"/>
      </w:tblGrid>
      <w:tr w:rsidR="00D64825" w:rsidRPr="00D64825" w14:paraId="1C7E5A92" w14:textId="77777777" w:rsidTr="007F6BAC">
        <w:tc>
          <w:tcPr>
            <w:tcW w:w="1984" w:type="dxa"/>
          </w:tcPr>
          <w:p w14:paraId="059367EA" w14:textId="77777777" w:rsidR="00D64825" w:rsidRPr="00D64825" w:rsidRDefault="00D64825" w:rsidP="00D64825">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D64825">
              <w:rPr>
                <w:i/>
                <w:iCs/>
                <w:sz w:val="18"/>
                <w:szCs w:val="18"/>
                <w:lang w:val="en-GB"/>
              </w:rPr>
              <w:t>Assent Date:</w:t>
            </w:r>
          </w:p>
        </w:tc>
        <w:tc>
          <w:tcPr>
            <w:tcW w:w="3969" w:type="dxa"/>
          </w:tcPr>
          <w:p w14:paraId="03061C75" w14:textId="77777777" w:rsidR="00D64825" w:rsidRPr="00D64825" w:rsidRDefault="00D64825" w:rsidP="00D64825">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D64825">
              <w:rPr>
                <w:spacing w:val="-4"/>
                <w:sz w:val="18"/>
                <w:szCs w:val="18"/>
                <w:lang w:val="en-GB"/>
              </w:rPr>
              <w:t>1.7.14</w:t>
            </w:r>
          </w:p>
        </w:tc>
      </w:tr>
      <w:tr w:rsidR="00D64825" w:rsidRPr="00D64825" w14:paraId="52D8BF81" w14:textId="77777777" w:rsidTr="007F6BAC">
        <w:tc>
          <w:tcPr>
            <w:tcW w:w="1984" w:type="dxa"/>
          </w:tcPr>
          <w:p w14:paraId="36655102" w14:textId="77777777" w:rsidR="00D64825" w:rsidRPr="00D64825" w:rsidRDefault="00D64825" w:rsidP="00D64825">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D64825">
              <w:rPr>
                <w:i/>
                <w:iCs/>
                <w:sz w:val="18"/>
                <w:szCs w:val="18"/>
                <w:lang w:val="en-GB"/>
              </w:rPr>
              <w:t>Commencement Date:</w:t>
            </w:r>
          </w:p>
        </w:tc>
        <w:tc>
          <w:tcPr>
            <w:tcW w:w="3969" w:type="dxa"/>
          </w:tcPr>
          <w:p w14:paraId="67E18C85" w14:textId="77777777" w:rsidR="007F6BAC" w:rsidRDefault="00D64825" w:rsidP="00A95E0F">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D64825">
              <w:rPr>
                <w:spacing w:val="-4"/>
                <w:sz w:val="18"/>
                <w:szCs w:val="18"/>
                <w:lang w:val="en-GB"/>
              </w:rPr>
              <w:t xml:space="preserve">Ss 261, 262 </w:t>
            </w:r>
            <w:r>
              <w:rPr>
                <w:spacing w:val="-4"/>
                <w:sz w:val="18"/>
                <w:szCs w:val="18"/>
                <w:lang w:val="en-GB"/>
              </w:rPr>
              <w:t xml:space="preserve">on 31.12.17: Special Gazette (No. </w:t>
            </w:r>
            <w:r w:rsidR="00A95E0F">
              <w:rPr>
                <w:spacing w:val="-4"/>
                <w:sz w:val="18"/>
                <w:szCs w:val="18"/>
                <w:lang w:val="en-GB"/>
              </w:rPr>
              <w:t>443</w:t>
            </w:r>
            <w:r>
              <w:rPr>
                <w:spacing w:val="-4"/>
                <w:sz w:val="18"/>
                <w:szCs w:val="18"/>
                <w:lang w:val="en-GB"/>
              </w:rPr>
              <w:t xml:space="preserve">) </w:t>
            </w:r>
            <w:r w:rsidR="00A95E0F">
              <w:rPr>
                <w:spacing w:val="-4"/>
                <w:sz w:val="18"/>
                <w:szCs w:val="18"/>
                <w:lang w:val="en-GB"/>
              </w:rPr>
              <w:t>19</w:t>
            </w:r>
            <w:r>
              <w:rPr>
                <w:spacing w:val="-4"/>
                <w:sz w:val="18"/>
                <w:szCs w:val="18"/>
                <w:lang w:val="en-GB"/>
              </w:rPr>
              <w:t>.</w:t>
            </w:r>
            <w:r w:rsidR="00A95E0F">
              <w:rPr>
                <w:spacing w:val="-4"/>
                <w:sz w:val="18"/>
                <w:szCs w:val="18"/>
                <w:lang w:val="en-GB"/>
              </w:rPr>
              <w:t>12</w:t>
            </w:r>
            <w:r>
              <w:rPr>
                <w:spacing w:val="-4"/>
                <w:sz w:val="18"/>
                <w:szCs w:val="18"/>
                <w:lang w:val="en-GB"/>
              </w:rPr>
              <w:t xml:space="preserve">.17 p. </w:t>
            </w:r>
            <w:r w:rsidR="00A95E0F">
              <w:rPr>
                <w:spacing w:val="-4"/>
                <w:sz w:val="18"/>
                <w:szCs w:val="18"/>
                <w:lang w:val="en-GB"/>
              </w:rPr>
              <w:t>1</w:t>
            </w:r>
          </w:p>
        </w:tc>
      </w:tr>
      <w:tr w:rsidR="00D64825" w:rsidRPr="00D64825" w14:paraId="156E0A65" w14:textId="77777777" w:rsidTr="007F6BAC">
        <w:tc>
          <w:tcPr>
            <w:tcW w:w="1984" w:type="dxa"/>
          </w:tcPr>
          <w:p w14:paraId="603794FF" w14:textId="77777777" w:rsidR="00D64825" w:rsidRPr="00D64825" w:rsidRDefault="00D64825" w:rsidP="00D64825">
            <w:pPr>
              <w:keepNext/>
              <w:suppressLineNumbers w:val="0"/>
              <w:tabs>
                <w:tab w:val="left" w:pos="851"/>
                <w:tab w:val="left" w:pos="1361"/>
                <w:tab w:val="left" w:pos="1871"/>
                <w:tab w:val="left" w:pos="2381"/>
                <w:tab w:val="left" w:pos="2892"/>
                <w:tab w:val="left" w:pos="3402"/>
              </w:tabs>
              <w:overflowPunct/>
              <w:spacing w:before="0"/>
              <w:textAlignment w:val="auto"/>
              <w:rPr>
                <w:i/>
                <w:iCs/>
                <w:sz w:val="18"/>
                <w:szCs w:val="18"/>
                <w:lang w:val="en-GB"/>
              </w:rPr>
            </w:pPr>
            <w:r w:rsidRPr="00D64825">
              <w:rPr>
                <w:i/>
                <w:iCs/>
                <w:sz w:val="18"/>
                <w:szCs w:val="18"/>
                <w:lang w:val="en-GB"/>
              </w:rPr>
              <w:t>Current State:</w:t>
            </w:r>
          </w:p>
        </w:tc>
        <w:tc>
          <w:tcPr>
            <w:tcW w:w="3969" w:type="dxa"/>
          </w:tcPr>
          <w:p w14:paraId="4F5BF25F" w14:textId="77777777" w:rsidR="00D64825" w:rsidRPr="00D64825" w:rsidRDefault="00D64825" w:rsidP="00D64825">
            <w:pPr>
              <w:keepNext/>
              <w:suppressLineNumbers w:val="0"/>
              <w:tabs>
                <w:tab w:val="left" w:pos="851"/>
                <w:tab w:val="left" w:pos="1361"/>
                <w:tab w:val="left" w:pos="1871"/>
                <w:tab w:val="left" w:pos="2381"/>
                <w:tab w:val="left" w:pos="2892"/>
                <w:tab w:val="left" w:pos="3402"/>
              </w:tabs>
              <w:overflowPunct/>
              <w:spacing w:before="0"/>
              <w:textAlignment w:val="auto"/>
              <w:rPr>
                <w:spacing w:val="-4"/>
                <w:sz w:val="18"/>
                <w:szCs w:val="18"/>
                <w:lang w:val="en-GB"/>
              </w:rPr>
            </w:pPr>
            <w:r w:rsidRPr="00D64825">
              <w:rPr>
                <w:spacing w:val="-4"/>
                <w:sz w:val="18"/>
                <w:szCs w:val="18"/>
                <w:lang w:val="en-GB"/>
              </w:rPr>
              <w:t>This information relates only to the provision/s amending the</w:t>
            </w:r>
            <w:r w:rsidRPr="00D64825">
              <w:rPr>
                <w:b/>
                <w:spacing w:val="-4"/>
                <w:sz w:val="18"/>
                <w:szCs w:val="18"/>
                <w:lang w:val="en-GB"/>
              </w:rPr>
              <w:t xml:space="preserve"> EastLink Project Act 2004</w:t>
            </w:r>
          </w:p>
        </w:tc>
      </w:tr>
    </w:tbl>
    <w:p w14:paraId="39917D0A" w14:textId="77777777" w:rsidR="00731CE1" w:rsidRDefault="00731CE1" w:rsidP="00731CE1">
      <w:pPr>
        <w:rPr>
          <w:b/>
          <w:bCs/>
          <w:sz w:val="18"/>
          <w:szCs w:val="18"/>
        </w:rPr>
      </w:pPr>
      <w:r>
        <w:rPr>
          <w:b/>
          <w:bCs/>
          <w:sz w:val="18"/>
          <w:szCs w:val="18"/>
        </w:rPr>
        <w:t>Privacy and Data Protection Act 2014, No. 60/2014</w:t>
      </w:r>
    </w:p>
    <w:tbl>
      <w:tblPr>
        <w:tblW w:w="0" w:type="auto"/>
        <w:tblInd w:w="392" w:type="dxa"/>
        <w:tblLayout w:type="fixed"/>
        <w:tblLook w:val="04A0" w:firstRow="1" w:lastRow="0" w:firstColumn="1" w:lastColumn="0" w:noHBand="0" w:noVBand="1"/>
      </w:tblPr>
      <w:tblGrid>
        <w:gridCol w:w="1984"/>
        <w:gridCol w:w="3969"/>
      </w:tblGrid>
      <w:tr w:rsidR="00731CE1" w14:paraId="01B789A0" w14:textId="77777777" w:rsidTr="00E7085E">
        <w:tc>
          <w:tcPr>
            <w:tcW w:w="1984" w:type="dxa"/>
            <w:hideMark/>
          </w:tcPr>
          <w:p w14:paraId="1D76B2E4" w14:textId="77777777" w:rsidR="00731CE1" w:rsidRDefault="00731CE1" w:rsidP="00E7085E">
            <w:pPr>
              <w:pStyle w:val="TOAAutotext"/>
            </w:pPr>
            <w:r>
              <w:t>Assent Date:</w:t>
            </w:r>
          </w:p>
        </w:tc>
        <w:tc>
          <w:tcPr>
            <w:tcW w:w="3969" w:type="dxa"/>
            <w:hideMark/>
          </w:tcPr>
          <w:p w14:paraId="6DB98887" w14:textId="77777777" w:rsidR="00731CE1" w:rsidRDefault="00731CE1" w:rsidP="00E7085E">
            <w:pPr>
              <w:pStyle w:val="SRT1Autotext1"/>
            </w:pPr>
            <w:r>
              <w:t>2.9.14</w:t>
            </w:r>
          </w:p>
        </w:tc>
      </w:tr>
      <w:tr w:rsidR="00731CE1" w14:paraId="5D8CFF74" w14:textId="77777777" w:rsidTr="00E7085E">
        <w:tc>
          <w:tcPr>
            <w:tcW w:w="1984" w:type="dxa"/>
            <w:hideMark/>
          </w:tcPr>
          <w:p w14:paraId="792765DC" w14:textId="77777777" w:rsidR="00731CE1" w:rsidRDefault="00731CE1" w:rsidP="00E7085E">
            <w:pPr>
              <w:pStyle w:val="SRT1Autotext3"/>
            </w:pPr>
            <w:r>
              <w:t>Commencement Date:</w:t>
            </w:r>
          </w:p>
        </w:tc>
        <w:tc>
          <w:tcPr>
            <w:tcW w:w="3969" w:type="dxa"/>
            <w:hideMark/>
          </w:tcPr>
          <w:p w14:paraId="777BA59A" w14:textId="77777777" w:rsidR="004451C2" w:rsidRDefault="00731CE1" w:rsidP="00A71852">
            <w:pPr>
              <w:pStyle w:val="SRT1Autotext1"/>
            </w:pPr>
            <w:r>
              <w:t>S. 140(Sch. 3 item 13) on 17.9.14: Special Gazette (No. </w:t>
            </w:r>
            <w:r w:rsidR="00A71852">
              <w:t>317</w:t>
            </w:r>
            <w:r>
              <w:t xml:space="preserve">) </w:t>
            </w:r>
            <w:r w:rsidR="00A71852">
              <w:t>16</w:t>
            </w:r>
            <w:r>
              <w:t>.</w:t>
            </w:r>
            <w:r w:rsidR="00A71852">
              <w:t>9</w:t>
            </w:r>
            <w:r>
              <w:t>.14 p. </w:t>
            </w:r>
            <w:r w:rsidR="00A71852">
              <w:t>1</w:t>
            </w:r>
          </w:p>
        </w:tc>
      </w:tr>
      <w:tr w:rsidR="00731CE1" w14:paraId="4FE49FD2" w14:textId="77777777" w:rsidTr="00E7085E">
        <w:tc>
          <w:tcPr>
            <w:tcW w:w="1984" w:type="dxa"/>
            <w:hideMark/>
          </w:tcPr>
          <w:p w14:paraId="0530DE62" w14:textId="77777777" w:rsidR="00731CE1" w:rsidRDefault="00731CE1" w:rsidP="00E7085E">
            <w:pPr>
              <w:pStyle w:val="SRT1Autotext3"/>
            </w:pPr>
            <w:smartTag w:uri="urn:schemas-microsoft-com:office:smarttags" w:element="place">
              <w:smartTag w:uri="urn:schemas-microsoft-com:office:smarttags" w:element="PlaceName">
                <w:r>
                  <w:t>Current</w:t>
                </w:r>
              </w:smartTag>
              <w:r>
                <w:t xml:space="preserve"> </w:t>
              </w:r>
              <w:smartTag w:uri="urn:schemas-microsoft-com:office:smarttags" w:element="PlaceType">
                <w:r>
                  <w:t>State</w:t>
                </w:r>
              </w:smartTag>
            </w:smartTag>
            <w:r>
              <w:t>:</w:t>
            </w:r>
          </w:p>
        </w:tc>
        <w:tc>
          <w:tcPr>
            <w:tcW w:w="3969" w:type="dxa"/>
            <w:hideMark/>
          </w:tcPr>
          <w:p w14:paraId="3ED015E4" w14:textId="77777777" w:rsidR="00731CE1" w:rsidRDefault="00731CE1" w:rsidP="00E7085E">
            <w:pPr>
              <w:pStyle w:val="SRT1Autotext1"/>
            </w:pPr>
            <w:r>
              <w:t xml:space="preserve">This information relates only to the provision/s amending the </w:t>
            </w:r>
            <w:r w:rsidRPr="00526760">
              <w:rPr>
                <w:b/>
              </w:rPr>
              <w:t>EastLink Project Act 2004</w:t>
            </w:r>
          </w:p>
        </w:tc>
      </w:tr>
    </w:tbl>
    <w:p w14:paraId="10D42CE2" w14:textId="77777777" w:rsidR="00A703D6" w:rsidRDefault="00A703D6" w:rsidP="00A703D6">
      <w:pPr>
        <w:rPr>
          <w:b/>
          <w:sz w:val="18"/>
        </w:rPr>
      </w:pPr>
      <w:r>
        <w:rPr>
          <w:b/>
          <w:bCs/>
          <w:sz w:val="18"/>
        </w:rPr>
        <w:t>Parks and Crown Land Legislation Amendment Act 2017</w:t>
      </w:r>
      <w:r>
        <w:rPr>
          <w:b/>
          <w:sz w:val="18"/>
        </w:rPr>
        <w:t>, No. 53/2017</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A703D6" w14:paraId="6685BD85" w14:textId="77777777" w:rsidTr="00A703D6">
        <w:tc>
          <w:tcPr>
            <w:tcW w:w="1984" w:type="dxa"/>
            <w:hideMark/>
          </w:tcPr>
          <w:p w14:paraId="36CA9BAA" w14:textId="77777777" w:rsidR="00A703D6" w:rsidRDefault="00A703D6">
            <w:pPr>
              <w:spacing w:before="0"/>
              <w:rPr>
                <w:i/>
                <w:sz w:val="18"/>
              </w:rPr>
            </w:pPr>
            <w:r>
              <w:rPr>
                <w:i/>
                <w:sz w:val="18"/>
              </w:rPr>
              <w:t>Assent Date:</w:t>
            </w:r>
          </w:p>
        </w:tc>
        <w:tc>
          <w:tcPr>
            <w:tcW w:w="3969" w:type="dxa"/>
            <w:hideMark/>
          </w:tcPr>
          <w:p w14:paraId="15C2A021" w14:textId="77777777" w:rsidR="00A703D6" w:rsidRDefault="00A703D6">
            <w:pPr>
              <w:spacing w:before="0"/>
              <w:rPr>
                <w:sz w:val="18"/>
              </w:rPr>
            </w:pPr>
            <w:r>
              <w:rPr>
                <w:sz w:val="18"/>
              </w:rPr>
              <w:t>24.10.17</w:t>
            </w:r>
          </w:p>
        </w:tc>
      </w:tr>
      <w:tr w:rsidR="00A703D6" w14:paraId="508AD96E" w14:textId="77777777" w:rsidTr="00A703D6">
        <w:tc>
          <w:tcPr>
            <w:tcW w:w="1984" w:type="dxa"/>
            <w:hideMark/>
          </w:tcPr>
          <w:p w14:paraId="33C4859D" w14:textId="77777777" w:rsidR="00A703D6" w:rsidRDefault="00A703D6">
            <w:pPr>
              <w:spacing w:before="0"/>
              <w:rPr>
                <w:i/>
                <w:sz w:val="18"/>
              </w:rPr>
            </w:pPr>
            <w:r>
              <w:rPr>
                <w:i/>
                <w:sz w:val="18"/>
              </w:rPr>
              <w:t>Commencement Date:</w:t>
            </w:r>
          </w:p>
        </w:tc>
        <w:tc>
          <w:tcPr>
            <w:tcW w:w="3969" w:type="dxa"/>
            <w:hideMark/>
          </w:tcPr>
          <w:p w14:paraId="154699E6" w14:textId="77777777" w:rsidR="00A703D6" w:rsidRDefault="00A703D6" w:rsidP="00ED5939">
            <w:pPr>
              <w:spacing w:before="0"/>
              <w:rPr>
                <w:sz w:val="18"/>
              </w:rPr>
            </w:pPr>
            <w:r>
              <w:rPr>
                <w:sz w:val="18"/>
              </w:rPr>
              <w:t xml:space="preserve">S. 73 </w:t>
            </w:r>
            <w:r w:rsidRPr="00A703D6">
              <w:rPr>
                <w:sz w:val="18"/>
              </w:rPr>
              <w:t>on 1</w:t>
            </w:r>
            <w:r w:rsidR="00ED5939">
              <w:rPr>
                <w:sz w:val="18"/>
              </w:rPr>
              <w:t>5.12.17: Special Gazette (No. 433</w:t>
            </w:r>
            <w:r w:rsidRPr="00A703D6">
              <w:rPr>
                <w:sz w:val="18"/>
              </w:rPr>
              <w:t xml:space="preserve">) </w:t>
            </w:r>
            <w:r w:rsidR="00ED5939">
              <w:rPr>
                <w:sz w:val="18"/>
              </w:rPr>
              <w:t>12</w:t>
            </w:r>
            <w:r w:rsidRPr="00A703D6">
              <w:rPr>
                <w:sz w:val="18"/>
              </w:rPr>
              <w:t>.</w:t>
            </w:r>
            <w:r w:rsidR="00ED5939">
              <w:rPr>
                <w:sz w:val="18"/>
              </w:rPr>
              <w:t>12</w:t>
            </w:r>
            <w:r w:rsidRPr="00A703D6">
              <w:rPr>
                <w:sz w:val="18"/>
              </w:rPr>
              <w:t xml:space="preserve">.17 p. </w:t>
            </w:r>
            <w:r w:rsidR="00ED5939">
              <w:rPr>
                <w:sz w:val="18"/>
              </w:rPr>
              <w:t>1</w:t>
            </w:r>
          </w:p>
        </w:tc>
      </w:tr>
      <w:tr w:rsidR="00A703D6" w14:paraId="538F707E" w14:textId="77777777" w:rsidTr="00A703D6">
        <w:tc>
          <w:tcPr>
            <w:tcW w:w="1984" w:type="dxa"/>
            <w:hideMark/>
          </w:tcPr>
          <w:p w14:paraId="79C438BC" w14:textId="77777777" w:rsidR="00A703D6" w:rsidRDefault="00A703D6">
            <w:pPr>
              <w:spacing w:before="0"/>
              <w:rPr>
                <w:i/>
                <w:sz w:val="18"/>
              </w:rPr>
            </w:pPr>
            <w:r>
              <w:rPr>
                <w:i/>
                <w:sz w:val="18"/>
              </w:rPr>
              <w:t>Current State:</w:t>
            </w:r>
          </w:p>
        </w:tc>
        <w:tc>
          <w:tcPr>
            <w:tcW w:w="3969" w:type="dxa"/>
            <w:hideMark/>
          </w:tcPr>
          <w:p w14:paraId="77C17416" w14:textId="77777777" w:rsidR="00A703D6" w:rsidRDefault="00A703D6">
            <w:pPr>
              <w:spacing w:before="0"/>
              <w:rPr>
                <w:sz w:val="18"/>
              </w:rPr>
            </w:pPr>
            <w:r>
              <w:rPr>
                <w:sz w:val="18"/>
              </w:rPr>
              <w:t xml:space="preserve">This information relates only to the provision/s amending the </w:t>
            </w:r>
            <w:r>
              <w:rPr>
                <w:b/>
                <w:bCs/>
                <w:sz w:val="18"/>
              </w:rPr>
              <w:t>EastLink Project Act 2004</w:t>
            </w:r>
          </w:p>
        </w:tc>
      </w:tr>
    </w:tbl>
    <w:p w14:paraId="40DB7F65" w14:textId="77777777" w:rsidR="00893A8A" w:rsidRPr="00AC7EA6" w:rsidRDefault="00893A8A" w:rsidP="00893A8A">
      <w:pPr>
        <w:pStyle w:val="Normal-Schedule"/>
        <w:ind w:left="1"/>
        <w:rPr>
          <w:b/>
          <w:sz w:val="18"/>
          <w:szCs w:val="18"/>
        </w:rPr>
      </w:pPr>
      <w:r w:rsidRPr="00AC7EA6">
        <w:rPr>
          <w:b/>
          <w:sz w:val="18"/>
          <w:szCs w:val="18"/>
        </w:rPr>
        <w:t>Oaths and Affirmations Act 2018, No. 6/2018</w:t>
      </w:r>
    </w:p>
    <w:tbl>
      <w:tblPr>
        <w:tblW w:w="0" w:type="auto"/>
        <w:tblInd w:w="393" w:type="dxa"/>
        <w:tblLayout w:type="fixed"/>
        <w:tblLook w:val="0000" w:firstRow="0" w:lastRow="0" w:firstColumn="0" w:lastColumn="0" w:noHBand="0" w:noVBand="0"/>
      </w:tblPr>
      <w:tblGrid>
        <w:gridCol w:w="1984"/>
        <w:gridCol w:w="3969"/>
      </w:tblGrid>
      <w:tr w:rsidR="00893A8A" w:rsidRPr="00AC7EA6" w14:paraId="7BA2B332" w14:textId="77777777" w:rsidTr="00A16BCA">
        <w:tc>
          <w:tcPr>
            <w:tcW w:w="1984" w:type="dxa"/>
          </w:tcPr>
          <w:p w14:paraId="3FB31591" w14:textId="77777777" w:rsidR="00893A8A" w:rsidRPr="00AC7EA6" w:rsidRDefault="00893A8A" w:rsidP="00A16BCA">
            <w:pPr>
              <w:pStyle w:val="TOAAutotext"/>
              <w:rPr>
                <w:bCs/>
                <w:lang w:val="fr-FR"/>
              </w:rPr>
            </w:pPr>
            <w:r w:rsidRPr="00AC7EA6">
              <w:rPr>
                <w:bCs/>
                <w:lang w:val="fr-FR"/>
              </w:rPr>
              <w:t>Assent Date:</w:t>
            </w:r>
          </w:p>
        </w:tc>
        <w:tc>
          <w:tcPr>
            <w:tcW w:w="3969" w:type="dxa"/>
          </w:tcPr>
          <w:p w14:paraId="544F2747" w14:textId="77777777" w:rsidR="00893A8A" w:rsidRPr="00AC7EA6" w:rsidRDefault="00893A8A" w:rsidP="00A16BCA">
            <w:pPr>
              <w:pStyle w:val="SRT1Autotext1"/>
              <w:rPr>
                <w:bCs/>
                <w:lang w:val="fr-FR"/>
              </w:rPr>
            </w:pPr>
            <w:r w:rsidRPr="00AC7EA6">
              <w:rPr>
                <w:bCs/>
                <w:lang w:val="fr-FR"/>
              </w:rPr>
              <w:t>27.2.18</w:t>
            </w:r>
          </w:p>
        </w:tc>
      </w:tr>
      <w:tr w:rsidR="00893A8A" w:rsidRPr="00AC7EA6" w14:paraId="3AAA233A" w14:textId="77777777" w:rsidTr="00A16BCA">
        <w:tc>
          <w:tcPr>
            <w:tcW w:w="1984" w:type="dxa"/>
          </w:tcPr>
          <w:p w14:paraId="2BC16E4A" w14:textId="77777777" w:rsidR="00893A8A" w:rsidRPr="00AC7EA6" w:rsidRDefault="00893A8A" w:rsidP="00A16BCA">
            <w:pPr>
              <w:pStyle w:val="SRT1Autotext3"/>
              <w:rPr>
                <w:bCs/>
                <w:lang w:val="fr-FR"/>
              </w:rPr>
            </w:pPr>
            <w:r w:rsidRPr="00AC7EA6">
              <w:rPr>
                <w:bCs/>
                <w:lang w:val="fr-FR"/>
              </w:rPr>
              <w:t>Commencement Date:</w:t>
            </w:r>
          </w:p>
        </w:tc>
        <w:tc>
          <w:tcPr>
            <w:tcW w:w="3969" w:type="dxa"/>
          </w:tcPr>
          <w:p w14:paraId="36B0E0BA" w14:textId="77777777" w:rsidR="00864738" w:rsidRDefault="00893A8A">
            <w:pPr>
              <w:pStyle w:val="SRT1Autotext1"/>
              <w:rPr>
                <w:bCs/>
                <w:lang w:val="fr-FR"/>
              </w:rPr>
            </w:pPr>
            <w:r w:rsidRPr="00AC7EA6">
              <w:rPr>
                <w:bCs/>
                <w:lang w:val="fr-FR"/>
              </w:rPr>
              <w:t xml:space="preserve">S. 68(Sch. 2 item 43) </w:t>
            </w:r>
            <w:r>
              <w:rPr>
                <w:bCs/>
                <w:lang w:val="fr-FR"/>
              </w:rPr>
              <w:t>on 1.3.19: s. 2(2)</w:t>
            </w:r>
          </w:p>
        </w:tc>
      </w:tr>
      <w:tr w:rsidR="00893A8A" w:rsidRPr="00AC7EA6" w14:paraId="6CF1CD36" w14:textId="77777777" w:rsidTr="00A16BCA">
        <w:tc>
          <w:tcPr>
            <w:tcW w:w="1984" w:type="dxa"/>
          </w:tcPr>
          <w:p w14:paraId="2C1631E0" w14:textId="77777777" w:rsidR="00893A8A" w:rsidRPr="00AC7EA6" w:rsidRDefault="00893A8A" w:rsidP="00A16BCA">
            <w:pPr>
              <w:pStyle w:val="SRT1Autotext3"/>
              <w:rPr>
                <w:bCs/>
              </w:rPr>
            </w:pPr>
            <w:r w:rsidRPr="00AC7EA6">
              <w:rPr>
                <w:bCs/>
              </w:rPr>
              <w:t>Current State:</w:t>
            </w:r>
          </w:p>
        </w:tc>
        <w:tc>
          <w:tcPr>
            <w:tcW w:w="3969" w:type="dxa"/>
          </w:tcPr>
          <w:p w14:paraId="6A8434FD" w14:textId="77777777" w:rsidR="00893A8A" w:rsidRPr="00AC7EA6" w:rsidRDefault="00893A8A" w:rsidP="00A16BCA">
            <w:pPr>
              <w:spacing w:before="0"/>
              <w:rPr>
                <w:sz w:val="18"/>
              </w:rPr>
            </w:pPr>
            <w:r w:rsidRPr="00AC7EA6">
              <w:rPr>
                <w:sz w:val="18"/>
              </w:rPr>
              <w:t xml:space="preserve">This information relates only to the provision/s amending the </w:t>
            </w:r>
            <w:r w:rsidRPr="00AC7EA6">
              <w:rPr>
                <w:b/>
                <w:bCs/>
                <w:sz w:val="18"/>
              </w:rPr>
              <w:t>EastLink Project Act 2004</w:t>
            </w:r>
          </w:p>
        </w:tc>
      </w:tr>
    </w:tbl>
    <w:p w14:paraId="135A81C3" w14:textId="77777777" w:rsidR="00D826D1" w:rsidRPr="00D1685D" w:rsidRDefault="00D826D1" w:rsidP="00D826D1">
      <w:pPr>
        <w:rPr>
          <w:b/>
          <w:sz w:val="18"/>
        </w:rPr>
      </w:pPr>
      <w:r w:rsidRPr="00D1685D">
        <w:rPr>
          <w:b/>
          <w:bCs/>
          <w:sz w:val="18"/>
        </w:rPr>
        <w:t>West Gate Tunnel (Truck Bans and Traffic Management Act 2019</w:t>
      </w:r>
      <w:r w:rsidRPr="00D1685D">
        <w:rPr>
          <w:b/>
          <w:sz w:val="18"/>
        </w:rPr>
        <w:t>, No. 8/2019</w:t>
      </w:r>
      <w:r>
        <w:rPr>
          <w:b/>
          <w:sz w:val="18"/>
        </w:rPr>
        <w:t xml:space="preserve"> </w:t>
      </w:r>
      <w:r w:rsidRPr="00122774">
        <w:rPr>
          <w:sz w:val="18"/>
          <w:szCs w:val="18"/>
        </w:rPr>
        <w:t>(as amended by No. 49/2019)</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D826D1" w:rsidRPr="00D1685D" w14:paraId="72CDFAB9" w14:textId="77777777" w:rsidTr="00FD59AE">
        <w:tc>
          <w:tcPr>
            <w:tcW w:w="1984" w:type="dxa"/>
          </w:tcPr>
          <w:p w14:paraId="1230D41C" w14:textId="77777777" w:rsidR="00D826D1" w:rsidRPr="00D1685D" w:rsidRDefault="00D826D1" w:rsidP="00FD59AE">
            <w:pPr>
              <w:spacing w:before="0"/>
              <w:rPr>
                <w:i/>
                <w:sz w:val="18"/>
              </w:rPr>
            </w:pPr>
            <w:r w:rsidRPr="00D1685D">
              <w:rPr>
                <w:i/>
                <w:sz w:val="18"/>
              </w:rPr>
              <w:t>Assent Date:</w:t>
            </w:r>
          </w:p>
        </w:tc>
        <w:tc>
          <w:tcPr>
            <w:tcW w:w="3969" w:type="dxa"/>
          </w:tcPr>
          <w:p w14:paraId="7645E779" w14:textId="77777777" w:rsidR="00D826D1" w:rsidRPr="00D1685D" w:rsidRDefault="00D826D1" w:rsidP="00FD59AE">
            <w:pPr>
              <w:spacing w:before="0"/>
              <w:rPr>
                <w:sz w:val="18"/>
              </w:rPr>
            </w:pPr>
            <w:r w:rsidRPr="00D1685D">
              <w:rPr>
                <w:sz w:val="18"/>
              </w:rPr>
              <w:t>26.3.19</w:t>
            </w:r>
          </w:p>
        </w:tc>
      </w:tr>
      <w:tr w:rsidR="00D826D1" w:rsidRPr="00D1685D" w14:paraId="163ABD49" w14:textId="77777777" w:rsidTr="00FD59AE">
        <w:tc>
          <w:tcPr>
            <w:tcW w:w="1984" w:type="dxa"/>
          </w:tcPr>
          <w:p w14:paraId="63188F74" w14:textId="77777777" w:rsidR="00D826D1" w:rsidRPr="00D1685D" w:rsidRDefault="00D826D1" w:rsidP="00FD59AE">
            <w:pPr>
              <w:spacing w:before="0"/>
              <w:rPr>
                <w:i/>
                <w:sz w:val="18"/>
              </w:rPr>
            </w:pPr>
            <w:r w:rsidRPr="00D1685D">
              <w:rPr>
                <w:i/>
                <w:sz w:val="18"/>
              </w:rPr>
              <w:t>Commencement Date:</w:t>
            </w:r>
          </w:p>
        </w:tc>
        <w:tc>
          <w:tcPr>
            <w:tcW w:w="3969" w:type="dxa"/>
          </w:tcPr>
          <w:p w14:paraId="404445E8" w14:textId="77777777" w:rsidR="00D826D1" w:rsidRPr="00D1685D" w:rsidRDefault="00D826D1" w:rsidP="00FD59AE">
            <w:pPr>
              <w:spacing w:before="0"/>
              <w:rPr>
                <w:sz w:val="18"/>
              </w:rPr>
            </w:pPr>
            <w:r w:rsidRPr="00D1685D">
              <w:rPr>
                <w:sz w:val="18"/>
              </w:rPr>
              <w:t xml:space="preserve">Ss 92–105 </w:t>
            </w:r>
            <w:r>
              <w:rPr>
                <w:sz w:val="18"/>
              </w:rPr>
              <w:t>on 19.2.20: s. 2(3)</w:t>
            </w:r>
          </w:p>
        </w:tc>
      </w:tr>
      <w:tr w:rsidR="00D826D1" w:rsidRPr="008C3CD5" w14:paraId="58071587" w14:textId="77777777" w:rsidTr="00FD59AE">
        <w:tc>
          <w:tcPr>
            <w:tcW w:w="1984" w:type="dxa"/>
          </w:tcPr>
          <w:p w14:paraId="667C517D" w14:textId="77777777" w:rsidR="00D826D1" w:rsidRPr="00D1685D" w:rsidRDefault="00D826D1" w:rsidP="00FD59AE">
            <w:pPr>
              <w:spacing w:before="0"/>
              <w:rPr>
                <w:i/>
                <w:sz w:val="18"/>
              </w:rPr>
            </w:pPr>
            <w:r w:rsidRPr="00D1685D">
              <w:rPr>
                <w:i/>
                <w:sz w:val="18"/>
              </w:rPr>
              <w:t>Current State:</w:t>
            </w:r>
          </w:p>
        </w:tc>
        <w:tc>
          <w:tcPr>
            <w:tcW w:w="3969" w:type="dxa"/>
          </w:tcPr>
          <w:p w14:paraId="4A4F1C8C" w14:textId="77777777" w:rsidR="00D826D1" w:rsidRPr="00D1685D" w:rsidRDefault="00D826D1" w:rsidP="00FD59AE">
            <w:pPr>
              <w:spacing w:before="0"/>
              <w:rPr>
                <w:sz w:val="18"/>
              </w:rPr>
            </w:pPr>
            <w:r w:rsidRPr="00D1685D">
              <w:rPr>
                <w:sz w:val="18"/>
              </w:rPr>
              <w:t xml:space="preserve">This information relates only to the provision/s amending the </w:t>
            </w:r>
            <w:r w:rsidRPr="00D1685D">
              <w:rPr>
                <w:b/>
                <w:bCs/>
                <w:sz w:val="18"/>
              </w:rPr>
              <w:t>EastLink Project Act 2004</w:t>
            </w:r>
          </w:p>
        </w:tc>
      </w:tr>
    </w:tbl>
    <w:p w14:paraId="22D1C0C0" w14:textId="77777777" w:rsidR="00DE6359" w:rsidRPr="006F2BBA" w:rsidRDefault="00DE6359" w:rsidP="00DE6359">
      <w:pPr>
        <w:rPr>
          <w:b/>
          <w:sz w:val="18"/>
        </w:rPr>
      </w:pPr>
      <w:r w:rsidRPr="006F2BBA">
        <w:rPr>
          <w:b/>
          <w:sz w:val="18"/>
        </w:rPr>
        <w:t>Firefighters' Presumptive Rights Compensation and Fire Services Leg</w:t>
      </w:r>
      <w:r>
        <w:rPr>
          <w:b/>
          <w:sz w:val="18"/>
        </w:rPr>
        <w:t>islation Amendment (Reform) Act</w:t>
      </w:r>
      <w:r w:rsidRPr="006F2BBA">
        <w:rPr>
          <w:b/>
          <w:sz w:val="18"/>
        </w:rPr>
        <w:t xml:space="preserve"> 2019</w:t>
      </w:r>
      <w:r>
        <w:rPr>
          <w:b/>
          <w:sz w:val="18"/>
        </w:rPr>
        <w:t>, No. 20</w:t>
      </w:r>
      <w:r w:rsidRPr="006F2BBA">
        <w:rPr>
          <w:b/>
          <w:sz w:val="18"/>
        </w:rPr>
        <w:t>/2019</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DE6359" w:rsidRPr="006F2BBA" w14:paraId="39DDC66B" w14:textId="77777777" w:rsidTr="004C0EAE">
        <w:tc>
          <w:tcPr>
            <w:tcW w:w="1984" w:type="dxa"/>
          </w:tcPr>
          <w:p w14:paraId="63DC3E05" w14:textId="77777777" w:rsidR="00DE6359" w:rsidRPr="006F2BBA" w:rsidRDefault="00DE6359" w:rsidP="004C0EAE">
            <w:pPr>
              <w:spacing w:before="0"/>
              <w:rPr>
                <w:i/>
                <w:sz w:val="18"/>
              </w:rPr>
            </w:pPr>
            <w:r w:rsidRPr="006F2BBA">
              <w:rPr>
                <w:i/>
                <w:sz w:val="18"/>
              </w:rPr>
              <w:t>Assent Date:</w:t>
            </w:r>
          </w:p>
        </w:tc>
        <w:tc>
          <w:tcPr>
            <w:tcW w:w="3969" w:type="dxa"/>
          </w:tcPr>
          <w:p w14:paraId="13442F78" w14:textId="77777777" w:rsidR="00DE6359" w:rsidRPr="006F2BBA" w:rsidRDefault="00DE6359" w:rsidP="004C0EAE">
            <w:pPr>
              <w:spacing w:before="0"/>
              <w:rPr>
                <w:sz w:val="18"/>
              </w:rPr>
            </w:pPr>
            <w:r>
              <w:rPr>
                <w:sz w:val="18"/>
              </w:rPr>
              <w:t>2.7.19</w:t>
            </w:r>
          </w:p>
        </w:tc>
      </w:tr>
      <w:tr w:rsidR="00DE6359" w:rsidRPr="006F2BBA" w14:paraId="434041B6" w14:textId="77777777" w:rsidTr="004C0EAE">
        <w:tc>
          <w:tcPr>
            <w:tcW w:w="1984" w:type="dxa"/>
          </w:tcPr>
          <w:p w14:paraId="0C11B6B7" w14:textId="77777777" w:rsidR="00DE6359" w:rsidRPr="006F2BBA" w:rsidRDefault="00DE6359" w:rsidP="004C0EAE">
            <w:pPr>
              <w:spacing w:before="0"/>
              <w:rPr>
                <w:i/>
                <w:sz w:val="18"/>
              </w:rPr>
            </w:pPr>
            <w:r w:rsidRPr="006F2BBA">
              <w:rPr>
                <w:i/>
                <w:sz w:val="18"/>
              </w:rPr>
              <w:t>Commencement Date:</w:t>
            </w:r>
          </w:p>
        </w:tc>
        <w:tc>
          <w:tcPr>
            <w:tcW w:w="3969" w:type="dxa"/>
          </w:tcPr>
          <w:p w14:paraId="1E9B34AB" w14:textId="77777777" w:rsidR="00DE6359" w:rsidRPr="006F2BBA" w:rsidRDefault="00DE6359" w:rsidP="004C0EAE">
            <w:pPr>
              <w:spacing w:before="0"/>
              <w:rPr>
                <w:sz w:val="18"/>
              </w:rPr>
            </w:pPr>
            <w:r w:rsidRPr="005B60E6">
              <w:rPr>
                <w:sz w:val="18"/>
              </w:rPr>
              <w:t xml:space="preserve">S. 162 on 1.7.20: </w:t>
            </w:r>
            <w:r w:rsidR="00D826D1" w:rsidRPr="00D826D1">
              <w:rPr>
                <w:sz w:val="18"/>
              </w:rPr>
              <w:t>Special Gazette (No. 328) 30.6.20 p. 1</w:t>
            </w:r>
          </w:p>
        </w:tc>
      </w:tr>
      <w:tr w:rsidR="00DE6359" w:rsidRPr="008C3CD5" w14:paraId="0E3724F7" w14:textId="77777777" w:rsidTr="004C0EAE">
        <w:tc>
          <w:tcPr>
            <w:tcW w:w="1984" w:type="dxa"/>
          </w:tcPr>
          <w:p w14:paraId="1325C8CC" w14:textId="77777777" w:rsidR="00DE6359" w:rsidRPr="006F2BBA" w:rsidRDefault="00DE6359" w:rsidP="004C0EAE">
            <w:pPr>
              <w:spacing w:before="0"/>
              <w:rPr>
                <w:i/>
                <w:sz w:val="18"/>
              </w:rPr>
            </w:pPr>
            <w:r w:rsidRPr="006F2BBA">
              <w:rPr>
                <w:i/>
                <w:sz w:val="18"/>
              </w:rPr>
              <w:t>Current State:</w:t>
            </w:r>
          </w:p>
        </w:tc>
        <w:tc>
          <w:tcPr>
            <w:tcW w:w="3969" w:type="dxa"/>
          </w:tcPr>
          <w:p w14:paraId="2B95003E" w14:textId="77777777" w:rsidR="00DE6359" w:rsidRPr="006F2BBA" w:rsidRDefault="00DE6359" w:rsidP="004C0EAE">
            <w:pPr>
              <w:spacing w:before="0"/>
              <w:rPr>
                <w:sz w:val="18"/>
              </w:rPr>
            </w:pPr>
            <w:r w:rsidRPr="006F2BBA">
              <w:rPr>
                <w:sz w:val="18"/>
              </w:rPr>
              <w:t xml:space="preserve">This information relates only to the provision/s amending the </w:t>
            </w:r>
            <w:r w:rsidRPr="006F2BBA">
              <w:rPr>
                <w:b/>
                <w:bCs/>
                <w:sz w:val="18"/>
              </w:rPr>
              <w:t>EastLink Project Act 2004</w:t>
            </w:r>
          </w:p>
        </w:tc>
      </w:tr>
    </w:tbl>
    <w:p w14:paraId="7491D46B" w14:textId="77777777" w:rsidR="00005E91" w:rsidRPr="005B1AF4" w:rsidRDefault="00005E91" w:rsidP="00005E91">
      <w:pPr>
        <w:pStyle w:val="Normal-Schedule"/>
        <w:ind w:left="1"/>
        <w:rPr>
          <w:b/>
          <w:sz w:val="18"/>
          <w:szCs w:val="18"/>
        </w:rPr>
      </w:pPr>
      <w:r w:rsidRPr="005B1AF4">
        <w:rPr>
          <w:b/>
          <w:sz w:val="18"/>
          <w:szCs w:val="18"/>
        </w:rPr>
        <w:lastRenderedPageBreak/>
        <w:t>Transport Legislation Amendment Act 2019, No. 49/2019</w:t>
      </w:r>
    </w:p>
    <w:tbl>
      <w:tblPr>
        <w:tblW w:w="0" w:type="auto"/>
        <w:tblInd w:w="392" w:type="dxa"/>
        <w:tblLayout w:type="fixed"/>
        <w:tblLook w:val="0000" w:firstRow="0" w:lastRow="0" w:firstColumn="0" w:lastColumn="0" w:noHBand="0" w:noVBand="0"/>
      </w:tblPr>
      <w:tblGrid>
        <w:gridCol w:w="1984"/>
        <w:gridCol w:w="3969"/>
      </w:tblGrid>
      <w:tr w:rsidR="00005E91" w:rsidRPr="005B1AF4" w14:paraId="12240473" w14:textId="77777777" w:rsidTr="00966723">
        <w:tc>
          <w:tcPr>
            <w:tcW w:w="1984" w:type="dxa"/>
          </w:tcPr>
          <w:p w14:paraId="198F1205" w14:textId="77777777" w:rsidR="00005E91" w:rsidRPr="005B1AF4" w:rsidRDefault="00005E91" w:rsidP="00966723">
            <w:pPr>
              <w:pStyle w:val="TOAAutotext"/>
              <w:rPr>
                <w:lang w:val="fr-FR"/>
              </w:rPr>
            </w:pPr>
            <w:r w:rsidRPr="005B1AF4">
              <w:rPr>
                <w:lang w:val="fr-FR"/>
              </w:rPr>
              <w:t>Assent Date:</w:t>
            </w:r>
          </w:p>
        </w:tc>
        <w:tc>
          <w:tcPr>
            <w:tcW w:w="3969" w:type="dxa"/>
          </w:tcPr>
          <w:p w14:paraId="20B31B1E" w14:textId="77777777" w:rsidR="00005E91" w:rsidRPr="005B1AF4" w:rsidRDefault="00005E91" w:rsidP="00966723">
            <w:pPr>
              <w:pStyle w:val="SRT1Autotext1"/>
              <w:rPr>
                <w:lang w:val="fr-FR"/>
              </w:rPr>
            </w:pPr>
            <w:r w:rsidRPr="005B1AF4">
              <w:rPr>
                <w:lang w:val="fr-FR"/>
              </w:rPr>
              <w:t>3.12.19</w:t>
            </w:r>
          </w:p>
        </w:tc>
      </w:tr>
      <w:tr w:rsidR="00005E91" w:rsidRPr="005B1AF4" w14:paraId="7B4D1AC9" w14:textId="77777777" w:rsidTr="00966723">
        <w:tc>
          <w:tcPr>
            <w:tcW w:w="1984" w:type="dxa"/>
          </w:tcPr>
          <w:p w14:paraId="0ACB6C40" w14:textId="77777777" w:rsidR="00005E91" w:rsidRPr="005B1AF4" w:rsidRDefault="00005E91" w:rsidP="00966723">
            <w:pPr>
              <w:pStyle w:val="SRT1Autotext3"/>
              <w:rPr>
                <w:lang w:val="fr-FR"/>
              </w:rPr>
            </w:pPr>
            <w:r w:rsidRPr="005B1AF4">
              <w:rPr>
                <w:lang w:val="fr-FR"/>
              </w:rPr>
              <w:t>Commencement Date:</w:t>
            </w:r>
          </w:p>
        </w:tc>
        <w:tc>
          <w:tcPr>
            <w:tcW w:w="3969" w:type="dxa"/>
          </w:tcPr>
          <w:p w14:paraId="390476C4" w14:textId="77777777" w:rsidR="00005E91" w:rsidRPr="005B1AF4" w:rsidRDefault="00005E91">
            <w:pPr>
              <w:pStyle w:val="SRT1Autotext1"/>
              <w:rPr>
                <w:lang w:val="fr-FR"/>
              </w:rPr>
            </w:pPr>
            <w:r w:rsidRPr="005B1AF4">
              <w:rPr>
                <w:lang w:val="fr-FR"/>
              </w:rPr>
              <w:t xml:space="preserve">S. 186(Sch. 4 item 15) </w:t>
            </w:r>
            <w:r w:rsidR="00505E24">
              <w:rPr>
                <w:lang w:val="fr-FR"/>
              </w:rPr>
              <w:t>on 1.1.20: Special Gazette (No. 514) 10.12.19 p. 1</w:t>
            </w:r>
          </w:p>
        </w:tc>
      </w:tr>
      <w:tr w:rsidR="00005E91" w:rsidRPr="00183C3C" w14:paraId="1FA7F0F5" w14:textId="77777777" w:rsidTr="00966723">
        <w:tc>
          <w:tcPr>
            <w:tcW w:w="1984" w:type="dxa"/>
          </w:tcPr>
          <w:p w14:paraId="58098C33" w14:textId="77777777" w:rsidR="00005E91" w:rsidRPr="005B1AF4" w:rsidRDefault="00005E91" w:rsidP="00966723">
            <w:pPr>
              <w:pStyle w:val="SRT1Autotext3"/>
            </w:pPr>
            <w:smartTag w:uri="urn:schemas-microsoft-com:office:smarttags" w:element="place">
              <w:smartTag w:uri="urn:schemas-microsoft-com:office:smarttags" w:element="PlaceName">
                <w:r w:rsidRPr="005B1AF4">
                  <w:t>Current</w:t>
                </w:r>
              </w:smartTag>
              <w:r w:rsidRPr="005B1AF4">
                <w:t xml:space="preserve"> </w:t>
              </w:r>
              <w:smartTag w:uri="urn:schemas-microsoft-com:office:smarttags" w:element="PlaceType">
                <w:r w:rsidRPr="005B1AF4">
                  <w:t>State</w:t>
                </w:r>
              </w:smartTag>
            </w:smartTag>
            <w:r w:rsidRPr="005B1AF4">
              <w:t>:</w:t>
            </w:r>
          </w:p>
        </w:tc>
        <w:tc>
          <w:tcPr>
            <w:tcW w:w="3969" w:type="dxa"/>
          </w:tcPr>
          <w:p w14:paraId="0154720C" w14:textId="77777777" w:rsidR="00005E91" w:rsidRPr="005B1AF4" w:rsidRDefault="00005E91" w:rsidP="00966723">
            <w:pPr>
              <w:pStyle w:val="SRT1Autotext1"/>
              <w:rPr>
                <w:lang w:val="fr-FR"/>
              </w:rPr>
            </w:pPr>
            <w:r w:rsidRPr="005B1AF4">
              <w:rPr>
                <w:lang w:val="fr-FR"/>
              </w:rPr>
              <w:t xml:space="preserve">This information relates only to the provision/s amending the </w:t>
            </w:r>
            <w:r w:rsidRPr="005B1AF4">
              <w:rPr>
                <w:b/>
                <w:bCs/>
              </w:rPr>
              <w:t>EastLink Project Act 2004</w:t>
            </w:r>
          </w:p>
        </w:tc>
      </w:tr>
    </w:tbl>
    <w:p w14:paraId="08D39C22" w14:textId="77777777" w:rsidR="001203A1" w:rsidRPr="005B1AF4" w:rsidRDefault="001203A1" w:rsidP="001203A1">
      <w:pPr>
        <w:pStyle w:val="Normal-Schedule"/>
        <w:ind w:left="1"/>
        <w:rPr>
          <w:b/>
          <w:sz w:val="18"/>
          <w:szCs w:val="18"/>
        </w:rPr>
      </w:pPr>
      <w:r>
        <w:rPr>
          <w:b/>
          <w:sz w:val="18"/>
          <w:szCs w:val="18"/>
        </w:rPr>
        <w:t>Local Government Act 2020</w:t>
      </w:r>
      <w:r w:rsidRPr="005B1AF4">
        <w:rPr>
          <w:b/>
          <w:sz w:val="18"/>
          <w:szCs w:val="18"/>
        </w:rPr>
        <w:t xml:space="preserve">, No. </w:t>
      </w:r>
      <w:r w:rsidR="002D6D67">
        <w:rPr>
          <w:b/>
          <w:sz w:val="18"/>
          <w:szCs w:val="18"/>
        </w:rPr>
        <w:t>9/2020</w:t>
      </w:r>
    </w:p>
    <w:tbl>
      <w:tblPr>
        <w:tblW w:w="0" w:type="auto"/>
        <w:tblInd w:w="392" w:type="dxa"/>
        <w:tblLayout w:type="fixed"/>
        <w:tblLook w:val="0000" w:firstRow="0" w:lastRow="0" w:firstColumn="0" w:lastColumn="0" w:noHBand="0" w:noVBand="0"/>
      </w:tblPr>
      <w:tblGrid>
        <w:gridCol w:w="1984"/>
        <w:gridCol w:w="3969"/>
      </w:tblGrid>
      <w:tr w:rsidR="001203A1" w:rsidRPr="005B1AF4" w14:paraId="5227BAB8" w14:textId="77777777" w:rsidTr="004C0EAE">
        <w:tc>
          <w:tcPr>
            <w:tcW w:w="1984" w:type="dxa"/>
          </w:tcPr>
          <w:p w14:paraId="39197B03" w14:textId="77777777" w:rsidR="001203A1" w:rsidRPr="005B1AF4" w:rsidRDefault="001203A1" w:rsidP="004C0EAE">
            <w:pPr>
              <w:pStyle w:val="TOAAutotext"/>
              <w:rPr>
                <w:lang w:val="fr-FR"/>
              </w:rPr>
            </w:pPr>
            <w:r w:rsidRPr="005B1AF4">
              <w:rPr>
                <w:lang w:val="fr-FR"/>
              </w:rPr>
              <w:t>Assent Date:</w:t>
            </w:r>
          </w:p>
        </w:tc>
        <w:tc>
          <w:tcPr>
            <w:tcW w:w="3969" w:type="dxa"/>
          </w:tcPr>
          <w:p w14:paraId="2190FC31" w14:textId="77777777" w:rsidR="001203A1" w:rsidRPr="005B1AF4" w:rsidRDefault="002D6D67" w:rsidP="002D6D67">
            <w:pPr>
              <w:pStyle w:val="SRT1Autotext1"/>
              <w:rPr>
                <w:lang w:val="fr-FR"/>
              </w:rPr>
            </w:pPr>
            <w:r>
              <w:rPr>
                <w:lang w:val="fr-FR"/>
              </w:rPr>
              <w:t>24</w:t>
            </w:r>
            <w:r w:rsidR="001203A1">
              <w:rPr>
                <w:lang w:val="fr-FR"/>
              </w:rPr>
              <w:t>.</w:t>
            </w:r>
            <w:r>
              <w:rPr>
                <w:lang w:val="fr-FR"/>
              </w:rPr>
              <w:t>3</w:t>
            </w:r>
            <w:r w:rsidR="001203A1">
              <w:rPr>
                <w:lang w:val="fr-FR"/>
              </w:rPr>
              <w:t>.</w:t>
            </w:r>
            <w:r>
              <w:rPr>
                <w:lang w:val="fr-FR"/>
              </w:rPr>
              <w:t>20</w:t>
            </w:r>
          </w:p>
        </w:tc>
      </w:tr>
      <w:tr w:rsidR="001203A1" w:rsidRPr="005B1AF4" w14:paraId="7AA7D7E4" w14:textId="77777777" w:rsidTr="004C0EAE">
        <w:tc>
          <w:tcPr>
            <w:tcW w:w="1984" w:type="dxa"/>
          </w:tcPr>
          <w:p w14:paraId="5932F34B" w14:textId="77777777" w:rsidR="001203A1" w:rsidRPr="005B1AF4" w:rsidRDefault="001203A1" w:rsidP="004C0EAE">
            <w:pPr>
              <w:pStyle w:val="SRT1Autotext3"/>
              <w:rPr>
                <w:lang w:val="fr-FR"/>
              </w:rPr>
            </w:pPr>
            <w:r w:rsidRPr="005B1AF4">
              <w:rPr>
                <w:lang w:val="fr-FR"/>
              </w:rPr>
              <w:t>Commencement Date:</w:t>
            </w:r>
          </w:p>
        </w:tc>
        <w:tc>
          <w:tcPr>
            <w:tcW w:w="3969" w:type="dxa"/>
          </w:tcPr>
          <w:p w14:paraId="12AC64E8" w14:textId="306359D6" w:rsidR="001203A1" w:rsidRPr="005B1AF4" w:rsidRDefault="001203A1" w:rsidP="002D6D67">
            <w:pPr>
              <w:pStyle w:val="SRT1Autotext1"/>
              <w:rPr>
                <w:lang w:val="fr-FR"/>
              </w:rPr>
            </w:pPr>
            <w:r w:rsidRPr="005B1AF4">
              <w:rPr>
                <w:lang w:val="fr-FR"/>
              </w:rPr>
              <w:t xml:space="preserve">S. </w:t>
            </w:r>
            <w:r>
              <w:rPr>
                <w:lang w:val="fr-FR"/>
              </w:rPr>
              <w:t>390</w:t>
            </w:r>
            <w:r w:rsidRPr="005B1AF4">
              <w:rPr>
                <w:lang w:val="fr-FR"/>
              </w:rPr>
              <w:t xml:space="preserve">(Sch. </w:t>
            </w:r>
            <w:r>
              <w:rPr>
                <w:lang w:val="fr-FR"/>
              </w:rPr>
              <w:t>1</w:t>
            </w:r>
            <w:r w:rsidRPr="005B1AF4">
              <w:rPr>
                <w:lang w:val="fr-FR"/>
              </w:rPr>
              <w:t xml:space="preserve"> item </w:t>
            </w:r>
            <w:r>
              <w:rPr>
                <w:lang w:val="fr-FR"/>
              </w:rPr>
              <w:t>28.1</w:t>
            </w:r>
            <w:r w:rsidRPr="005B1AF4">
              <w:rPr>
                <w:lang w:val="fr-FR"/>
              </w:rPr>
              <w:t xml:space="preserve">) </w:t>
            </w:r>
            <w:r>
              <w:rPr>
                <w:lang w:val="fr-FR"/>
              </w:rPr>
              <w:t>on 6.4.20: Special Gazette (No. </w:t>
            </w:r>
            <w:r w:rsidR="002D6D67">
              <w:rPr>
                <w:lang w:val="fr-FR"/>
              </w:rPr>
              <w:t>150</w:t>
            </w:r>
            <w:r>
              <w:rPr>
                <w:lang w:val="fr-FR"/>
              </w:rPr>
              <w:t xml:space="preserve">) </w:t>
            </w:r>
            <w:r w:rsidR="002D6D67">
              <w:rPr>
                <w:lang w:val="fr-FR"/>
              </w:rPr>
              <w:t>24</w:t>
            </w:r>
            <w:r>
              <w:rPr>
                <w:lang w:val="fr-FR"/>
              </w:rPr>
              <w:t>.</w:t>
            </w:r>
            <w:r w:rsidR="002D6D67">
              <w:rPr>
                <w:lang w:val="fr-FR"/>
              </w:rPr>
              <w:t>3</w:t>
            </w:r>
            <w:r>
              <w:rPr>
                <w:lang w:val="fr-FR"/>
              </w:rPr>
              <w:t xml:space="preserve">.20 p. </w:t>
            </w:r>
            <w:r w:rsidR="002D6D67">
              <w:rPr>
                <w:lang w:val="fr-FR"/>
              </w:rPr>
              <w:t>1</w:t>
            </w:r>
            <w:r w:rsidR="00DF730F">
              <w:rPr>
                <w:lang w:val="fr-FR"/>
              </w:rPr>
              <w:t xml:space="preserve">; </w:t>
            </w:r>
            <w:r w:rsidR="00DF730F">
              <w:t>s</w:t>
            </w:r>
            <w:r w:rsidR="00DF730F" w:rsidRPr="00AA3A7E">
              <w:t>. 390(</w:t>
            </w:r>
            <w:bookmarkStart w:id="370" w:name="_Hlk73109805"/>
            <w:r w:rsidR="00DF730F" w:rsidRPr="00AA3A7E">
              <w:t>Sch.</w:t>
            </w:r>
            <w:r w:rsidR="00DF730F">
              <w:t> </w:t>
            </w:r>
            <w:r w:rsidR="00DF730F" w:rsidRPr="00AA3A7E">
              <w:t>1 items</w:t>
            </w:r>
            <w:r w:rsidR="00DF730F">
              <w:t> </w:t>
            </w:r>
            <w:r w:rsidR="00DF730F" w:rsidRPr="00AA3A7E">
              <w:t>28.2, 28.3</w:t>
            </w:r>
            <w:bookmarkEnd w:id="370"/>
            <w:r w:rsidR="00DF730F" w:rsidRPr="00AA3A7E">
              <w:t>) on 1.7.21: s. 2(4)</w:t>
            </w:r>
          </w:p>
        </w:tc>
      </w:tr>
      <w:tr w:rsidR="001203A1" w:rsidRPr="00183C3C" w14:paraId="71D4873C" w14:textId="77777777" w:rsidTr="004C0EAE">
        <w:tc>
          <w:tcPr>
            <w:tcW w:w="1984" w:type="dxa"/>
          </w:tcPr>
          <w:p w14:paraId="14124E33" w14:textId="77777777" w:rsidR="001203A1" w:rsidRPr="005B1AF4" w:rsidRDefault="001203A1" w:rsidP="004C0EAE">
            <w:pPr>
              <w:pStyle w:val="SRT1Autotext3"/>
            </w:pPr>
            <w:smartTag w:uri="urn:schemas-microsoft-com:office:smarttags" w:element="place">
              <w:smartTag w:uri="urn:schemas-microsoft-com:office:smarttags" w:element="PlaceName">
                <w:r w:rsidRPr="005B1AF4">
                  <w:t>Current</w:t>
                </w:r>
              </w:smartTag>
              <w:r w:rsidRPr="005B1AF4">
                <w:t xml:space="preserve"> </w:t>
              </w:r>
              <w:smartTag w:uri="urn:schemas-microsoft-com:office:smarttags" w:element="PlaceType">
                <w:r w:rsidRPr="005B1AF4">
                  <w:t>State</w:t>
                </w:r>
              </w:smartTag>
            </w:smartTag>
            <w:r w:rsidRPr="005B1AF4">
              <w:t>:</w:t>
            </w:r>
          </w:p>
        </w:tc>
        <w:tc>
          <w:tcPr>
            <w:tcW w:w="3969" w:type="dxa"/>
          </w:tcPr>
          <w:p w14:paraId="1D4EC47C" w14:textId="77777777" w:rsidR="001203A1" w:rsidRPr="005B1AF4" w:rsidRDefault="001203A1" w:rsidP="004C0EAE">
            <w:pPr>
              <w:pStyle w:val="SRT1Autotext1"/>
              <w:rPr>
                <w:lang w:val="fr-FR"/>
              </w:rPr>
            </w:pPr>
            <w:r w:rsidRPr="005B1AF4">
              <w:rPr>
                <w:lang w:val="fr-FR"/>
              </w:rPr>
              <w:t xml:space="preserve">This information relates only to the provision/s amending the </w:t>
            </w:r>
            <w:r w:rsidRPr="005B1AF4">
              <w:rPr>
                <w:b/>
                <w:bCs/>
              </w:rPr>
              <w:t>EastLink Project Act 2004</w:t>
            </w:r>
          </w:p>
        </w:tc>
      </w:tr>
    </w:tbl>
    <w:p w14:paraId="0154FFDD" w14:textId="77777777" w:rsidR="0040406C" w:rsidRPr="0067694E" w:rsidRDefault="0040406C" w:rsidP="0040406C">
      <w:pPr>
        <w:rPr>
          <w:b/>
          <w:sz w:val="18"/>
        </w:rPr>
      </w:pPr>
      <w:r w:rsidRPr="0067694E">
        <w:rPr>
          <w:b/>
          <w:bCs/>
          <w:sz w:val="18"/>
        </w:rPr>
        <w:t>North East Link Act 2020</w:t>
      </w:r>
      <w:r w:rsidRPr="0067694E">
        <w:rPr>
          <w:b/>
          <w:sz w:val="18"/>
        </w:rPr>
        <w:t>, No. 18/2020</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40406C" w:rsidRPr="0067694E" w14:paraId="12C6A542" w14:textId="77777777" w:rsidTr="00BE136A">
        <w:tc>
          <w:tcPr>
            <w:tcW w:w="1984" w:type="dxa"/>
          </w:tcPr>
          <w:p w14:paraId="34E86687" w14:textId="77777777" w:rsidR="0040406C" w:rsidRPr="0067694E" w:rsidRDefault="0040406C" w:rsidP="00BE136A">
            <w:pPr>
              <w:spacing w:before="0"/>
              <w:rPr>
                <w:i/>
                <w:sz w:val="18"/>
              </w:rPr>
            </w:pPr>
            <w:r w:rsidRPr="0067694E">
              <w:rPr>
                <w:i/>
                <w:sz w:val="18"/>
              </w:rPr>
              <w:t>Assent Date:</w:t>
            </w:r>
          </w:p>
        </w:tc>
        <w:tc>
          <w:tcPr>
            <w:tcW w:w="3969" w:type="dxa"/>
          </w:tcPr>
          <w:p w14:paraId="52B20715" w14:textId="77777777" w:rsidR="0040406C" w:rsidRPr="0067694E" w:rsidRDefault="0040406C" w:rsidP="00BE136A">
            <w:pPr>
              <w:spacing w:before="0"/>
              <w:rPr>
                <w:sz w:val="18"/>
              </w:rPr>
            </w:pPr>
            <w:r w:rsidRPr="0067694E">
              <w:rPr>
                <w:sz w:val="18"/>
              </w:rPr>
              <w:t>10.6.20</w:t>
            </w:r>
          </w:p>
        </w:tc>
      </w:tr>
      <w:tr w:rsidR="0040406C" w:rsidRPr="0067694E" w14:paraId="2358E561" w14:textId="77777777" w:rsidTr="00BE136A">
        <w:tc>
          <w:tcPr>
            <w:tcW w:w="1984" w:type="dxa"/>
          </w:tcPr>
          <w:p w14:paraId="69BE9111" w14:textId="77777777" w:rsidR="0040406C" w:rsidRPr="0067694E" w:rsidRDefault="0040406C" w:rsidP="00BE136A">
            <w:pPr>
              <w:spacing w:before="0"/>
              <w:rPr>
                <w:i/>
                <w:sz w:val="18"/>
              </w:rPr>
            </w:pPr>
            <w:r w:rsidRPr="0067694E">
              <w:rPr>
                <w:i/>
                <w:sz w:val="18"/>
              </w:rPr>
              <w:t>Commencement Date:</w:t>
            </w:r>
          </w:p>
        </w:tc>
        <w:tc>
          <w:tcPr>
            <w:tcW w:w="3969" w:type="dxa"/>
          </w:tcPr>
          <w:p w14:paraId="4ED02CF0" w14:textId="526417F4" w:rsidR="0040406C" w:rsidRPr="0067694E" w:rsidRDefault="0040406C" w:rsidP="00BE136A">
            <w:pPr>
              <w:spacing w:before="0"/>
              <w:rPr>
                <w:sz w:val="18"/>
              </w:rPr>
            </w:pPr>
            <w:r w:rsidRPr="0067694E">
              <w:rPr>
                <w:sz w:val="18"/>
              </w:rPr>
              <w:t>Ss 126</w:t>
            </w:r>
            <w:r w:rsidR="00995AE2" w:rsidRPr="00D1685D">
              <w:rPr>
                <w:sz w:val="18"/>
              </w:rPr>
              <w:t>–</w:t>
            </w:r>
            <w:r w:rsidRPr="0067694E">
              <w:rPr>
                <w:sz w:val="18"/>
              </w:rPr>
              <w:t xml:space="preserve">128 </w:t>
            </w:r>
            <w:r>
              <w:rPr>
                <w:sz w:val="18"/>
              </w:rPr>
              <w:t xml:space="preserve">on </w:t>
            </w:r>
            <w:r w:rsidRPr="0040406C">
              <w:rPr>
                <w:sz w:val="18"/>
              </w:rPr>
              <w:t>1.3.21: s. 2(2)</w:t>
            </w:r>
          </w:p>
        </w:tc>
      </w:tr>
      <w:tr w:rsidR="0040406C" w:rsidRPr="008C3CD5" w14:paraId="67BD86A2" w14:textId="77777777" w:rsidTr="00BE136A">
        <w:tc>
          <w:tcPr>
            <w:tcW w:w="1984" w:type="dxa"/>
          </w:tcPr>
          <w:p w14:paraId="24648D30" w14:textId="77777777" w:rsidR="0040406C" w:rsidRPr="0067694E" w:rsidRDefault="0040406C" w:rsidP="00BE136A">
            <w:pPr>
              <w:spacing w:before="0"/>
              <w:rPr>
                <w:i/>
                <w:sz w:val="18"/>
              </w:rPr>
            </w:pPr>
            <w:r w:rsidRPr="0067694E">
              <w:rPr>
                <w:i/>
                <w:sz w:val="18"/>
              </w:rPr>
              <w:t>Current State:</w:t>
            </w:r>
          </w:p>
        </w:tc>
        <w:tc>
          <w:tcPr>
            <w:tcW w:w="3969" w:type="dxa"/>
          </w:tcPr>
          <w:p w14:paraId="408920D6" w14:textId="77777777" w:rsidR="0040406C" w:rsidRPr="0067694E" w:rsidRDefault="0040406C" w:rsidP="00BE136A">
            <w:pPr>
              <w:spacing w:before="0"/>
              <w:rPr>
                <w:sz w:val="18"/>
              </w:rPr>
            </w:pPr>
            <w:r w:rsidRPr="0067694E">
              <w:rPr>
                <w:sz w:val="18"/>
              </w:rPr>
              <w:t xml:space="preserve">This information relates only to the provision/s amending the </w:t>
            </w:r>
            <w:r w:rsidRPr="0067694E">
              <w:rPr>
                <w:b/>
                <w:bCs/>
                <w:sz w:val="18"/>
              </w:rPr>
              <w:t>EastLink Project Act 2004</w:t>
            </w:r>
          </w:p>
        </w:tc>
      </w:tr>
    </w:tbl>
    <w:p w14:paraId="2295F3F6" w14:textId="77777777" w:rsidR="0085391F" w:rsidRPr="00AE2B82" w:rsidRDefault="0085391F" w:rsidP="0085391F">
      <w:pPr>
        <w:rPr>
          <w:b/>
          <w:sz w:val="18"/>
        </w:rPr>
      </w:pPr>
      <w:r w:rsidRPr="00AE2B82">
        <w:rPr>
          <w:b/>
          <w:bCs/>
          <w:sz w:val="18"/>
        </w:rPr>
        <w:t>Justice Legislation Amendment (Fines Reform and Other Matters) Act 2022</w:t>
      </w:r>
      <w:r w:rsidRPr="00AE2B82">
        <w:rPr>
          <w:b/>
          <w:sz w:val="18"/>
        </w:rPr>
        <w:t>, No. 17/2022</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85391F" w:rsidRPr="00AE2B82" w14:paraId="1CC9CB80" w14:textId="77777777" w:rsidTr="00361456">
        <w:tc>
          <w:tcPr>
            <w:tcW w:w="1984" w:type="dxa"/>
          </w:tcPr>
          <w:p w14:paraId="6DBCDA9D" w14:textId="77777777" w:rsidR="0085391F" w:rsidRPr="00AE2B82" w:rsidRDefault="0085391F" w:rsidP="00361456">
            <w:pPr>
              <w:spacing w:before="0"/>
              <w:rPr>
                <w:i/>
                <w:sz w:val="18"/>
              </w:rPr>
            </w:pPr>
            <w:r w:rsidRPr="00AE2B82">
              <w:rPr>
                <w:i/>
                <w:sz w:val="18"/>
              </w:rPr>
              <w:t>Assent Date:</w:t>
            </w:r>
          </w:p>
        </w:tc>
        <w:tc>
          <w:tcPr>
            <w:tcW w:w="3969" w:type="dxa"/>
          </w:tcPr>
          <w:p w14:paraId="011BA65C" w14:textId="77777777" w:rsidR="0085391F" w:rsidRPr="00AE2B82" w:rsidRDefault="0085391F" w:rsidP="00361456">
            <w:pPr>
              <w:spacing w:before="0"/>
              <w:rPr>
                <w:sz w:val="18"/>
              </w:rPr>
            </w:pPr>
            <w:r w:rsidRPr="00AE2B82">
              <w:rPr>
                <w:sz w:val="18"/>
              </w:rPr>
              <w:t>18.5.22</w:t>
            </w:r>
          </w:p>
        </w:tc>
      </w:tr>
      <w:tr w:rsidR="0085391F" w:rsidRPr="00AE2B82" w14:paraId="2C4F9FDD" w14:textId="77777777" w:rsidTr="00361456">
        <w:tc>
          <w:tcPr>
            <w:tcW w:w="1984" w:type="dxa"/>
          </w:tcPr>
          <w:p w14:paraId="0490AA32" w14:textId="77777777" w:rsidR="0085391F" w:rsidRPr="00AE2B82" w:rsidRDefault="0085391F" w:rsidP="00361456">
            <w:pPr>
              <w:spacing w:before="0"/>
              <w:rPr>
                <w:i/>
                <w:sz w:val="18"/>
              </w:rPr>
            </w:pPr>
            <w:r w:rsidRPr="00AE2B82">
              <w:rPr>
                <w:i/>
                <w:sz w:val="18"/>
              </w:rPr>
              <w:t>Commencement Date:</w:t>
            </w:r>
          </w:p>
        </w:tc>
        <w:tc>
          <w:tcPr>
            <w:tcW w:w="3969" w:type="dxa"/>
          </w:tcPr>
          <w:p w14:paraId="3CDE0416" w14:textId="119A82C6" w:rsidR="0085391F" w:rsidRPr="00AE2B82" w:rsidRDefault="0085391F" w:rsidP="00361456">
            <w:pPr>
              <w:spacing w:before="0"/>
              <w:rPr>
                <w:sz w:val="18"/>
              </w:rPr>
            </w:pPr>
            <w:r w:rsidRPr="0085391F">
              <w:rPr>
                <w:sz w:val="18"/>
              </w:rPr>
              <w:t>S.</w:t>
            </w:r>
            <w:r>
              <w:rPr>
                <w:sz w:val="18"/>
              </w:rPr>
              <w:t> </w:t>
            </w:r>
            <w:r w:rsidRPr="0085391F">
              <w:rPr>
                <w:sz w:val="18"/>
              </w:rPr>
              <w:t>99 on 6.9.22: Special Gazette (No.</w:t>
            </w:r>
            <w:r>
              <w:rPr>
                <w:sz w:val="18"/>
              </w:rPr>
              <w:t> </w:t>
            </w:r>
            <w:r w:rsidR="00146B36">
              <w:rPr>
                <w:sz w:val="18"/>
              </w:rPr>
              <w:t>456</w:t>
            </w:r>
            <w:r w:rsidRPr="0085391F">
              <w:rPr>
                <w:sz w:val="18"/>
              </w:rPr>
              <w:t xml:space="preserve">) </w:t>
            </w:r>
            <w:r w:rsidR="00146B36">
              <w:rPr>
                <w:sz w:val="18"/>
              </w:rPr>
              <w:t>6</w:t>
            </w:r>
            <w:r w:rsidRPr="0085391F">
              <w:rPr>
                <w:sz w:val="18"/>
              </w:rPr>
              <w:t>.</w:t>
            </w:r>
            <w:r w:rsidR="00146B36">
              <w:rPr>
                <w:sz w:val="18"/>
              </w:rPr>
              <w:t>9</w:t>
            </w:r>
            <w:r w:rsidRPr="0085391F">
              <w:rPr>
                <w:sz w:val="18"/>
              </w:rPr>
              <w:t>.</w:t>
            </w:r>
            <w:r w:rsidR="00146B36">
              <w:rPr>
                <w:sz w:val="18"/>
              </w:rPr>
              <w:t>22</w:t>
            </w:r>
            <w:r w:rsidRPr="0085391F">
              <w:rPr>
                <w:sz w:val="18"/>
              </w:rPr>
              <w:t xml:space="preserve"> p.</w:t>
            </w:r>
            <w:r>
              <w:rPr>
                <w:sz w:val="18"/>
              </w:rPr>
              <w:t> </w:t>
            </w:r>
            <w:r w:rsidR="00146B36">
              <w:rPr>
                <w:sz w:val="18"/>
              </w:rPr>
              <w:t>1</w:t>
            </w:r>
            <w:r w:rsidR="002B6734">
              <w:rPr>
                <w:sz w:val="18"/>
              </w:rPr>
              <w:t>;</w:t>
            </w:r>
            <w:r w:rsidR="00066317">
              <w:rPr>
                <w:sz w:val="18"/>
              </w:rPr>
              <w:t xml:space="preserve"> s</w:t>
            </w:r>
            <w:r w:rsidR="00066317" w:rsidRPr="00933F5D">
              <w:rPr>
                <w:sz w:val="18"/>
              </w:rPr>
              <w:t>s 98, 100 on 8.3.24: s. 2(3)</w:t>
            </w:r>
          </w:p>
        </w:tc>
      </w:tr>
      <w:tr w:rsidR="0085391F" w:rsidRPr="008C3CD5" w14:paraId="3CD4A823" w14:textId="77777777" w:rsidTr="00361456">
        <w:tc>
          <w:tcPr>
            <w:tcW w:w="1984" w:type="dxa"/>
          </w:tcPr>
          <w:p w14:paraId="05B4B79B" w14:textId="77777777" w:rsidR="0085391F" w:rsidRPr="00AE2B82" w:rsidRDefault="0085391F" w:rsidP="00361456">
            <w:pPr>
              <w:spacing w:before="0"/>
              <w:rPr>
                <w:i/>
                <w:sz w:val="18"/>
              </w:rPr>
            </w:pPr>
            <w:r w:rsidRPr="00AE2B82">
              <w:rPr>
                <w:i/>
                <w:sz w:val="18"/>
              </w:rPr>
              <w:t>Current State:</w:t>
            </w:r>
          </w:p>
        </w:tc>
        <w:tc>
          <w:tcPr>
            <w:tcW w:w="3969" w:type="dxa"/>
          </w:tcPr>
          <w:p w14:paraId="00F47261" w14:textId="77777777" w:rsidR="0085391F" w:rsidRPr="00AE2B82" w:rsidRDefault="0085391F" w:rsidP="00361456">
            <w:pPr>
              <w:spacing w:before="0"/>
              <w:rPr>
                <w:sz w:val="18"/>
              </w:rPr>
            </w:pPr>
            <w:r w:rsidRPr="00AE2B82">
              <w:rPr>
                <w:sz w:val="18"/>
              </w:rPr>
              <w:t xml:space="preserve">This information relates only to the provision/s amending the </w:t>
            </w:r>
            <w:r w:rsidRPr="00AE2B82">
              <w:rPr>
                <w:b/>
                <w:bCs/>
                <w:sz w:val="18"/>
              </w:rPr>
              <w:t>EastLink Project Act 2004</w:t>
            </w:r>
          </w:p>
        </w:tc>
      </w:tr>
    </w:tbl>
    <w:p w14:paraId="069B4B24" w14:textId="29C52CD1" w:rsidR="005C3FC1" w:rsidRPr="000A707D" w:rsidRDefault="005C3FC1" w:rsidP="005C3FC1">
      <w:pPr>
        <w:rPr>
          <w:b/>
          <w:sz w:val="18"/>
        </w:rPr>
      </w:pPr>
      <w:r w:rsidRPr="000A707D">
        <w:rPr>
          <w:b/>
          <w:bCs/>
          <w:sz w:val="18"/>
        </w:rPr>
        <w:t xml:space="preserve">Statute Law Revision </w:t>
      </w:r>
      <w:r>
        <w:rPr>
          <w:b/>
          <w:bCs/>
          <w:sz w:val="18"/>
        </w:rPr>
        <w:t>Act</w:t>
      </w:r>
      <w:r w:rsidRPr="000A707D">
        <w:rPr>
          <w:b/>
          <w:bCs/>
          <w:sz w:val="18"/>
        </w:rPr>
        <w:t> 2024</w:t>
      </w:r>
      <w:r w:rsidRPr="000A707D">
        <w:rPr>
          <w:b/>
          <w:sz w:val="18"/>
        </w:rPr>
        <w:t>, No. </w:t>
      </w:r>
      <w:r w:rsidR="001B70E1">
        <w:rPr>
          <w:b/>
          <w:sz w:val="18"/>
        </w:rPr>
        <w:t>13</w:t>
      </w:r>
      <w:r w:rsidRPr="000A707D">
        <w:rPr>
          <w:b/>
          <w:sz w:val="18"/>
        </w:rPr>
        <w:t>/2024</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5C3FC1" w:rsidRPr="000A707D" w14:paraId="2FD98310" w14:textId="77777777" w:rsidTr="000A707D">
        <w:tc>
          <w:tcPr>
            <w:tcW w:w="1984" w:type="dxa"/>
          </w:tcPr>
          <w:p w14:paraId="0E9E66D8" w14:textId="77777777" w:rsidR="005C3FC1" w:rsidRPr="000A707D" w:rsidRDefault="005C3FC1" w:rsidP="000A707D">
            <w:pPr>
              <w:spacing w:before="0"/>
              <w:rPr>
                <w:i/>
                <w:sz w:val="18"/>
              </w:rPr>
            </w:pPr>
            <w:r w:rsidRPr="000A707D">
              <w:rPr>
                <w:i/>
                <w:sz w:val="18"/>
              </w:rPr>
              <w:t>Assent Date:</w:t>
            </w:r>
          </w:p>
        </w:tc>
        <w:tc>
          <w:tcPr>
            <w:tcW w:w="3969" w:type="dxa"/>
          </w:tcPr>
          <w:p w14:paraId="6DDC19DF" w14:textId="1BD25BA4" w:rsidR="005C3FC1" w:rsidRPr="000A707D" w:rsidRDefault="001B70E1" w:rsidP="000A707D">
            <w:pPr>
              <w:spacing w:before="0"/>
              <w:rPr>
                <w:sz w:val="18"/>
              </w:rPr>
            </w:pPr>
            <w:r>
              <w:rPr>
                <w:sz w:val="18"/>
              </w:rPr>
              <w:t>23</w:t>
            </w:r>
            <w:r w:rsidR="005C3FC1" w:rsidRPr="000A707D">
              <w:rPr>
                <w:sz w:val="18"/>
              </w:rPr>
              <w:t>.</w:t>
            </w:r>
            <w:r>
              <w:rPr>
                <w:sz w:val="18"/>
              </w:rPr>
              <w:t>4</w:t>
            </w:r>
            <w:r w:rsidR="005C3FC1" w:rsidRPr="000A707D">
              <w:rPr>
                <w:sz w:val="18"/>
              </w:rPr>
              <w:t>.</w:t>
            </w:r>
            <w:r>
              <w:rPr>
                <w:sz w:val="18"/>
              </w:rPr>
              <w:t>24</w:t>
            </w:r>
          </w:p>
        </w:tc>
      </w:tr>
      <w:tr w:rsidR="005C3FC1" w:rsidRPr="000A707D" w14:paraId="5E870645" w14:textId="77777777" w:rsidTr="000A707D">
        <w:tc>
          <w:tcPr>
            <w:tcW w:w="1984" w:type="dxa"/>
          </w:tcPr>
          <w:p w14:paraId="4685CAD0" w14:textId="77777777" w:rsidR="005C3FC1" w:rsidRPr="000A707D" w:rsidRDefault="005C3FC1" w:rsidP="000A707D">
            <w:pPr>
              <w:spacing w:before="0"/>
              <w:rPr>
                <w:i/>
                <w:sz w:val="18"/>
              </w:rPr>
            </w:pPr>
            <w:r w:rsidRPr="000A707D">
              <w:rPr>
                <w:i/>
                <w:sz w:val="18"/>
              </w:rPr>
              <w:t>Commencement Date:</w:t>
            </w:r>
          </w:p>
        </w:tc>
        <w:tc>
          <w:tcPr>
            <w:tcW w:w="3969" w:type="dxa"/>
          </w:tcPr>
          <w:p w14:paraId="15C26AC7" w14:textId="514800C5" w:rsidR="005C3FC1" w:rsidRPr="000A707D" w:rsidRDefault="005C3FC1" w:rsidP="000A707D">
            <w:pPr>
              <w:spacing w:before="0"/>
              <w:rPr>
                <w:sz w:val="18"/>
              </w:rPr>
            </w:pPr>
            <w:r w:rsidRPr="000A707D">
              <w:rPr>
                <w:sz w:val="18"/>
              </w:rPr>
              <w:t xml:space="preserve">S. 3(Sch. 1 item 4) on </w:t>
            </w:r>
            <w:r w:rsidR="001B70E1">
              <w:rPr>
                <w:sz w:val="18"/>
              </w:rPr>
              <w:t>24</w:t>
            </w:r>
            <w:r w:rsidRPr="000A707D">
              <w:rPr>
                <w:sz w:val="18"/>
              </w:rPr>
              <w:t>.</w:t>
            </w:r>
            <w:r w:rsidR="001B70E1">
              <w:rPr>
                <w:sz w:val="18"/>
              </w:rPr>
              <w:t>4</w:t>
            </w:r>
            <w:r w:rsidRPr="000A707D">
              <w:rPr>
                <w:sz w:val="18"/>
              </w:rPr>
              <w:t>.</w:t>
            </w:r>
            <w:r>
              <w:rPr>
                <w:sz w:val="18"/>
              </w:rPr>
              <w:t>24</w:t>
            </w:r>
            <w:r w:rsidRPr="000A707D">
              <w:rPr>
                <w:sz w:val="18"/>
              </w:rPr>
              <w:t>: s. 2</w:t>
            </w:r>
          </w:p>
        </w:tc>
      </w:tr>
      <w:tr w:rsidR="005C3FC1" w:rsidRPr="008C3CD5" w14:paraId="0E4B0679" w14:textId="77777777" w:rsidTr="000A707D">
        <w:tc>
          <w:tcPr>
            <w:tcW w:w="1984" w:type="dxa"/>
          </w:tcPr>
          <w:p w14:paraId="7D0864D2" w14:textId="77777777" w:rsidR="005C3FC1" w:rsidRPr="000A707D" w:rsidRDefault="005C3FC1" w:rsidP="000A707D">
            <w:pPr>
              <w:spacing w:before="0"/>
              <w:rPr>
                <w:i/>
                <w:sz w:val="18"/>
              </w:rPr>
            </w:pPr>
            <w:r w:rsidRPr="000A707D">
              <w:rPr>
                <w:i/>
                <w:sz w:val="18"/>
              </w:rPr>
              <w:t>Current State:</w:t>
            </w:r>
          </w:p>
        </w:tc>
        <w:tc>
          <w:tcPr>
            <w:tcW w:w="3969" w:type="dxa"/>
          </w:tcPr>
          <w:p w14:paraId="4610D1BC" w14:textId="77777777" w:rsidR="005C3FC1" w:rsidRPr="000A707D" w:rsidRDefault="005C3FC1" w:rsidP="000A707D">
            <w:pPr>
              <w:spacing w:before="0"/>
              <w:rPr>
                <w:sz w:val="18"/>
              </w:rPr>
            </w:pPr>
            <w:r w:rsidRPr="000A707D">
              <w:rPr>
                <w:sz w:val="18"/>
              </w:rPr>
              <w:t xml:space="preserve">This information relates only to the provision/s amending the </w:t>
            </w:r>
            <w:r w:rsidRPr="000A707D">
              <w:rPr>
                <w:b/>
                <w:bCs/>
                <w:sz w:val="18"/>
              </w:rPr>
              <w:t>EastLink Project Act 2004</w:t>
            </w:r>
          </w:p>
        </w:tc>
      </w:tr>
    </w:tbl>
    <w:p w14:paraId="500AA7BB" w14:textId="77777777" w:rsidR="00042E14" w:rsidRPr="00A43D09" w:rsidRDefault="00042E14" w:rsidP="00042E14">
      <w:pPr>
        <w:rPr>
          <w:b/>
          <w:sz w:val="18"/>
        </w:rPr>
      </w:pPr>
      <w:r w:rsidRPr="00A43D09">
        <w:rPr>
          <w:b/>
          <w:bCs/>
          <w:sz w:val="18"/>
        </w:rPr>
        <w:t>Roads and Road Safety Legislation Amendment Act 2024</w:t>
      </w:r>
      <w:r w:rsidRPr="00A43D09">
        <w:rPr>
          <w:b/>
          <w:sz w:val="18"/>
        </w:rPr>
        <w:t>, No. 46/2024</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042E14" w:rsidRPr="00A43D09" w14:paraId="7EEB7BEB" w14:textId="77777777" w:rsidTr="00F322A0">
        <w:tc>
          <w:tcPr>
            <w:tcW w:w="1984" w:type="dxa"/>
          </w:tcPr>
          <w:p w14:paraId="43D19A22" w14:textId="77777777" w:rsidR="00042E14" w:rsidRPr="00A43D09" w:rsidRDefault="00042E14" w:rsidP="00F322A0">
            <w:pPr>
              <w:spacing w:before="0"/>
              <w:rPr>
                <w:i/>
                <w:sz w:val="18"/>
              </w:rPr>
            </w:pPr>
            <w:r w:rsidRPr="00A43D09">
              <w:rPr>
                <w:i/>
                <w:sz w:val="18"/>
              </w:rPr>
              <w:t>Assent Date:</w:t>
            </w:r>
          </w:p>
        </w:tc>
        <w:tc>
          <w:tcPr>
            <w:tcW w:w="3969" w:type="dxa"/>
          </w:tcPr>
          <w:p w14:paraId="5B12E517" w14:textId="77777777" w:rsidR="00042E14" w:rsidRPr="00A43D09" w:rsidRDefault="00042E14" w:rsidP="00F322A0">
            <w:pPr>
              <w:spacing w:before="0"/>
              <w:rPr>
                <w:sz w:val="18"/>
              </w:rPr>
            </w:pPr>
            <w:r w:rsidRPr="00A43D09">
              <w:rPr>
                <w:sz w:val="18"/>
              </w:rPr>
              <w:t>19.11.24</w:t>
            </w:r>
          </w:p>
        </w:tc>
      </w:tr>
      <w:tr w:rsidR="00042E14" w:rsidRPr="00A43D09" w14:paraId="1ABD4A01" w14:textId="77777777" w:rsidTr="00F322A0">
        <w:tc>
          <w:tcPr>
            <w:tcW w:w="1984" w:type="dxa"/>
          </w:tcPr>
          <w:p w14:paraId="2AFDDB09" w14:textId="77777777" w:rsidR="00042E14" w:rsidRPr="00A43D09" w:rsidRDefault="00042E14" w:rsidP="00F322A0">
            <w:pPr>
              <w:spacing w:before="0"/>
              <w:rPr>
                <w:i/>
                <w:sz w:val="18"/>
              </w:rPr>
            </w:pPr>
            <w:r w:rsidRPr="00A43D09">
              <w:rPr>
                <w:i/>
                <w:sz w:val="18"/>
              </w:rPr>
              <w:t>Commencement Date:</w:t>
            </w:r>
          </w:p>
        </w:tc>
        <w:tc>
          <w:tcPr>
            <w:tcW w:w="3969" w:type="dxa"/>
          </w:tcPr>
          <w:p w14:paraId="67C8BB10" w14:textId="32C10D22" w:rsidR="00042E14" w:rsidRPr="00042E14" w:rsidRDefault="00042E14" w:rsidP="00F322A0">
            <w:pPr>
              <w:spacing w:before="0"/>
              <w:rPr>
                <w:sz w:val="18"/>
              </w:rPr>
            </w:pPr>
            <w:r w:rsidRPr="0055665F">
              <w:rPr>
                <w:sz w:val="18"/>
                <w:lang w:val="fr-FR"/>
              </w:rPr>
              <w:t>S. 43 on 13.8.25: s. 2(3)</w:t>
            </w:r>
          </w:p>
        </w:tc>
      </w:tr>
      <w:tr w:rsidR="00042E14" w:rsidRPr="008C3CD5" w14:paraId="23C4F706" w14:textId="77777777" w:rsidTr="00F322A0">
        <w:tc>
          <w:tcPr>
            <w:tcW w:w="1984" w:type="dxa"/>
          </w:tcPr>
          <w:p w14:paraId="6ACCBF22" w14:textId="77777777" w:rsidR="00042E14" w:rsidRPr="00A43D09" w:rsidRDefault="00042E14" w:rsidP="00F322A0">
            <w:pPr>
              <w:spacing w:before="0"/>
              <w:rPr>
                <w:i/>
                <w:sz w:val="18"/>
              </w:rPr>
            </w:pPr>
            <w:r w:rsidRPr="00A43D09">
              <w:rPr>
                <w:i/>
                <w:sz w:val="18"/>
              </w:rPr>
              <w:t>Current State:</w:t>
            </w:r>
          </w:p>
        </w:tc>
        <w:tc>
          <w:tcPr>
            <w:tcW w:w="3969" w:type="dxa"/>
          </w:tcPr>
          <w:p w14:paraId="4BCD7316" w14:textId="77777777" w:rsidR="00042E14" w:rsidRPr="00A43D09" w:rsidRDefault="00042E14" w:rsidP="00F322A0">
            <w:pPr>
              <w:spacing w:before="0"/>
              <w:rPr>
                <w:sz w:val="18"/>
              </w:rPr>
            </w:pPr>
            <w:r w:rsidRPr="00A43D09">
              <w:rPr>
                <w:sz w:val="18"/>
              </w:rPr>
              <w:t xml:space="preserve">This information relates only to the provision/s amending the </w:t>
            </w:r>
            <w:r w:rsidRPr="00A43D09">
              <w:rPr>
                <w:b/>
                <w:bCs/>
                <w:sz w:val="18"/>
              </w:rPr>
              <w:t>EastLink Project Act 2004</w:t>
            </w:r>
          </w:p>
        </w:tc>
      </w:tr>
    </w:tbl>
    <w:p w14:paraId="41116127" w14:textId="035D5863" w:rsidR="00E718DA" w:rsidRPr="00AD0F77" w:rsidRDefault="00E718DA" w:rsidP="00E718DA">
      <w:pPr>
        <w:rPr>
          <w:b/>
          <w:sz w:val="18"/>
        </w:rPr>
      </w:pPr>
      <w:r w:rsidRPr="00AD0F77">
        <w:rPr>
          <w:b/>
          <w:bCs/>
          <w:sz w:val="18"/>
        </w:rPr>
        <w:t xml:space="preserve">Roads and Ports Legislation Amendment (Road Safety and Other Matters) </w:t>
      </w:r>
      <w:r>
        <w:rPr>
          <w:b/>
          <w:bCs/>
          <w:sz w:val="18"/>
        </w:rPr>
        <w:t>Act</w:t>
      </w:r>
      <w:r w:rsidRPr="00AD0F77">
        <w:rPr>
          <w:b/>
          <w:bCs/>
          <w:sz w:val="18"/>
        </w:rPr>
        <w:t> 2025</w:t>
      </w:r>
      <w:r w:rsidRPr="00AD0F77">
        <w:rPr>
          <w:b/>
          <w:sz w:val="18"/>
        </w:rPr>
        <w:t>, No. </w:t>
      </w:r>
      <w:r>
        <w:rPr>
          <w:b/>
          <w:sz w:val="18"/>
        </w:rPr>
        <w:t>25</w:t>
      </w:r>
      <w:r w:rsidRPr="00AD0F77">
        <w:rPr>
          <w:b/>
          <w:sz w:val="18"/>
        </w:rPr>
        <w:t>/2025</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E718DA" w:rsidRPr="00AD0F77" w14:paraId="51ED7C4F" w14:textId="77777777" w:rsidTr="0009683E">
        <w:tc>
          <w:tcPr>
            <w:tcW w:w="1984" w:type="dxa"/>
          </w:tcPr>
          <w:p w14:paraId="52C8DB3A" w14:textId="77777777" w:rsidR="00E718DA" w:rsidRPr="00AD0F77" w:rsidRDefault="00E718DA" w:rsidP="0009683E">
            <w:pPr>
              <w:spacing w:before="0"/>
              <w:rPr>
                <w:i/>
                <w:sz w:val="18"/>
              </w:rPr>
            </w:pPr>
            <w:r w:rsidRPr="00AD0F77">
              <w:rPr>
                <w:i/>
                <w:sz w:val="18"/>
              </w:rPr>
              <w:t>Assent Date:</w:t>
            </w:r>
          </w:p>
        </w:tc>
        <w:tc>
          <w:tcPr>
            <w:tcW w:w="3969" w:type="dxa"/>
          </w:tcPr>
          <w:p w14:paraId="7E8F1389" w14:textId="31CD6543" w:rsidR="00E718DA" w:rsidRPr="00AD0F77" w:rsidRDefault="005F0191" w:rsidP="0009683E">
            <w:pPr>
              <w:spacing w:before="0"/>
              <w:rPr>
                <w:sz w:val="18"/>
              </w:rPr>
            </w:pPr>
            <w:r>
              <w:rPr>
                <w:sz w:val="18"/>
              </w:rPr>
              <w:t>5</w:t>
            </w:r>
            <w:r w:rsidR="00E718DA" w:rsidRPr="00AD0F77">
              <w:rPr>
                <w:sz w:val="18"/>
              </w:rPr>
              <w:t>.</w:t>
            </w:r>
            <w:r>
              <w:rPr>
                <w:sz w:val="18"/>
              </w:rPr>
              <w:t>8</w:t>
            </w:r>
            <w:r w:rsidR="00E718DA" w:rsidRPr="00AD0F77">
              <w:rPr>
                <w:sz w:val="18"/>
              </w:rPr>
              <w:t>.</w:t>
            </w:r>
            <w:r>
              <w:rPr>
                <w:sz w:val="18"/>
              </w:rPr>
              <w:t>25</w:t>
            </w:r>
          </w:p>
        </w:tc>
      </w:tr>
      <w:tr w:rsidR="00E718DA" w:rsidRPr="00AD0F77" w14:paraId="4B141C72" w14:textId="77777777" w:rsidTr="0009683E">
        <w:tc>
          <w:tcPr>
            <w:tcW w:w="1984" w:type="dxa"/>
          </w:tcPr>
          <w:p w14:paraId="1EC6C130" w14:textId="77777777" w:rsidR="00E718DA" w:rsidRPr="00AD0F77" w:rsidRDefault="00E718DA" w:rsidP="0009683E">
            <w:pPr>
              <w:spacing w:before="0"/>
              <w:rPr>
                <w:i/>
                <w:sz w:val="18"/>
              </w:rPr>
            </w:pPr>
            <w:r w:rsidRPr="00AD0F77">
              <w:rPr>
                <w:i/>
                <w:sz w:val="18"/>
              </w:rPr>
              <w:t>Commencement Date:</w:t>
            </w:r>
          </w:p>
        </w:tc>
        <w:tc>
          <w:tcPr>
            <w:tcW w:w="3969" w:type="dxa"/>
          </w:tcPr>
          <w:p w14:paraId="49EE03C9" w14:textId="106FB89D" w:rsidR="00E718DA" w:rsidRPr="00AD0F77" w:rsidRDefault="00E718DA" w:rsidP="0009683E">
            <w:pPr>
              <w:spacing w:before="0"/>
              <w:rPr>
                <w:sz w:val="18"/>
              </w:rPr>
            </w:pPr>
            <w:r w:rsidRPr="00C62D39">
              <w:rPr>
                <w:sz w:val="18"/>
              </w:rPr>
              <w:t xml:space="preserve">S. 106(Sch. 1 item 13) on </w:t>
            </w:r>
            <w:r w:rsidR="005F0191">
              <w:rPr>
                <w:sz w:val="18"/>
              </w:rPr>
              <w:t>6</w:t>
            </w:r>
            <w:r w:rsidRPr="00C62D39">
              <w:rPr>
                <w:sz w:val="18"/>
              </w:rPr>
              <w:t>.</w:t>
            </w:r>
            <w:r w:rsidR="005F0191">
              <w:rPr>
                <w:sz w:val="18"/>
              </w:rPr>
              <w:t>8</w:t>
            </w:r>
            <w:r w:rsidRPr="00C62D39">
              <w:rPr>
                <w:sz w:val="18"/>
              </w:rPr>
              <w:t>.25: s. 2(1)</w:t>
            </w:r>
          </w:p>
        </w:tc>
      </w:tr>
      <w:tr w:rsidR="00E718DA" w:rsidRPr="008C3CD5" w14:paraId="065E0CF7" w14:textId="77777777" w:rsidTr="0009683E">
        <w:tc>
          <w:tcPr>
            <w:tcW w:w="1984" w:type="dxa"/>
          </w:tcPr>
          <w:p w14:paraId="5D9426DE" w14:textId="77777777" w:rsidR="00E718DA" w:rsidRPr="00AD0F77" w:rsidRDefault="00E718DA" w:rsidP="0009683E">
            <w:pPr>
              <w:spacing w:before="0"/>
              <w:rPr>
                <w:i/>
                <w:sz w:val="18"/>
              </w:rPr>
            </w:pPr>
            <w:r w:rsidRPr="00AD0F77">
              <w:rPr>
                <w:i/>
                <w:sz w:val="18"/>
              </w:rPr>
              <w:t>Current State:</w:t>
            </w:r>
          </w:p>
        </w:tc>
        <w:tc>
          <w:tcPr>
            <w:tcW w:w="3969" w:type="dxa"/>
          </w:tcPr>
          <w:p w14:paraId="17A3EA3E" w14:textId="77777777" w:rsidR="00E718DA" w:rsidRPr="00AD0F77" w:rsidRDefault="00E718DA" w:rsidP="0009683E">
            <w:pPr>
              <w:spacing w:before="0"/>
              <w:rPr>
                <w:sz w:val="18"/>
              </w:rPr>
            </w:pPr>
            <w:r w:rsidRPr="00AD0F77">
              <w:rPr>
                <w:sz w:val="18"/>
              </w:rPr>
              <w:t xml:space="preserve">This information relates only to the provision/s amending the </w:t>
            </w:r>
            <w:r w:rsidRPr="00AD0F77">
              <w:rPr>
                <w:b/>
                <w:bCs/>
                <w:sz w:val="18"/>
              </w:rPr>
              <w:t>EastLink Project Act 2004</w:t>
            </w:r>
          </w:p>
        </w:tc>
      </w:tr>
    </w:tbl>
    <w:p w14:paraId="38FF83F8" w14:textId="72DBB273" w:rsidR="00E44AB3" w:rsidRPr="00730292" w:rsidRDefault="00E44AB3" w:rsidP="00E44AB3">
      <w:pPr>
        <w:rPr>
          <w:b/>
          <w:sz w:val="18"/>
        </w:rPr>
      </w:pPr>
      <w:r w:rsidRPr="00730292">
        <w:rPr>
          <w:b/>
          <w:bCs/>
          <w:sz w:val="18"/>
        </w:rPr>
        <w:t xml:space="preserve">Justice Legislation Further Amendment (Miscellaneous) </w:t>
      </w:r>
      <w:r>
        <w:rPr>
          <w:b/>
          <w:bCs/>
          <w:sz w:val="18"/>
        </w:rPr>
        <w:t>Act</w:t>
      </w:r>
      <w:r w:rsidRPr="00730292">
        <w:rPr>
          <w:b/>
          <w:bCs/>
          <w:sz w:val="18"/>
        </w:rPr>
        <w:t> 202</w:t>
      </w:r>
      <w:r>
        <w:rPr>
          <w:b/>
          <w:bCs/>
          <w:sz w:val="18"/>
        </w:rPr>
        <w:t>6</w:t>
      </w:r>
      <w:r w:rsidRPr="00730292">
        <w:rPr>
          <w:b/>
          <w:bCs/>
          <w:sz w:val="18"/>
        </w:rPr>
        <w:t>, No. </w:t>
      </w:r>
      <w:r w:rsidR="00E4178C">
        <w:rPr>
          <w:b/>
          <w:bCs/>
          <w:sz w:val="18"/>
        </w:rPr>
        <w:t>14</w:t>
      </w:r>
      <w:r w:rsidRPr="00730292">
        <w:rPr>
          <w:b/>
          <w:bCs/>
          <w:sz w:val="18"/>
        </w:rPr>
        <w:t>/202</w:t>
      </w:r>
      <w:r>
        <w:rPr>
          <w:b/>
          <w:bCs/>
          <w:sz w:val="18"/>
        </w:rPr>
        <w:t>6</w:t>
      </w:r>
    </w:p>
    <w:tbl>
      <w:tblPr>
        <w:tblStyle w:val="TableGrid"/>
        <w:tblW w:w="5953" w:type="dxa"/>
        <w:tblInd w:w="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tblGrid>
      <w:tr w:rsidR="00E44AB3" w:rsidRPr="00FC45FA" w14:paraId="0966258F" w14:textId="77777777" w:rsidTr="00730292">
        <w:tc>
          <w:tcPr>
            <w:tcW w:w="1984" w:type="dxa"/>
          </w:tcPr>
          <w:p w14:paraId="3D7692B1" w14:textId="77777777" w:rsidR="00E44AB3" w:rsidRPr="00730292" w:rsidRDefault="00E44AB3" w:rsidP="00730292">
            <w:pPr>
              <w:spacing w:before="0"/>
              <w:rPr>
                <w:i/>
                <w:sz w:val="18"/>
              </w:rPr>
            </w:pPr>
            <w:r w:rsidRPr="00730292">
              <w:rPr>
                <w:i/>
                <w:sz w:val="18"/>
              </w:rPr>
              <w:t>Assent Date:</w:t>
            </w:r>
          </w:p>
        </w:tc>
        <w:tc>
          <w:tcPr>
            <w:tcW w:w="3969" w:type="dxa"/>
          </w:tcPr>
          <w:p w14:paraId="08E662BA" w14:textId="214898C6" w:rsidR="00E44AB3" w:rsidRPr="00730292" w:rsidRDefault="00E4178C" w:rsidP="00730292">
            <w:pPr>
              <w:spacing w:before="0"/>
              <w:rPr>
                <w:sz w:val="18"/>
              </w:rPr>
            </w:pPr>
            <w:r>
              <w:rPr>
                <w:sz w:val="18"/>
              </w:rPr>
              <w:t>14</w:t>
            </w:r>
            <w:r w:rsidR="00E44AB3" w:rsidRPr="00730292">
              <w:rPr>
                <w:sz w:val="18"/>
              </w:rPr>
              <w:t>.</w:t>
            </w:r>
            <w:r>
              <w:rPr>
                <w:sz w:val="18"/>
              </w:rPr>
              <w:t>4</w:t>
            </w:r>
            <w:r w:rsidR="00E44AB3" w:rsidRPr="00730292">
              <w:rPr>
                <w:sz w:val="18"/>
              </w:rPr>
              <w:t>.</w:t>
            </w:r>
            <w:r>
              <w:rPr>
                <w:sz w:val="18"/>
              </w:rPr>
              <w:t>26</w:t>
            </w:r>
          </w:p>
        </w:tc>
      </w:tr>
      <w:tr w:rsidR="00E44AB3" w:rsidRPr="00FC45FA" w14:paraId="3F72288F" w14:textId="77777777" w:rsidTr="00730292">
        <w:tc>
          <w:tcPr>
            <w:tcW w:w="1984" w:type="dxa"/>
          </w:tcPr>
          <w:p w14:paraId="2EBB83F7" w14:textId="77777777" w:rsidR="00E44AB3" w:rsidRPr="00730292" w:rsidRDefault="00E44AB3" w:rsidP="00730292">
            <w:pPr>
              <w:spacing w:before="0"/>
              <w:rPr>
                <w:i/>
                <w:sz w:val="18"/>
              </w:rPr>
            </w:pPr>
            <w:r w:rsidRPr="00730292">
              <w:rPr>
                <w:i/>
                <w:sz w:val="18"/>
              </w:rPr>
              <w:t>Commencement Date:</w:t>
            </w:r>
          </w:p>
        </w:tc>
        <w:tc>
          <w:tcPr>
            <w:tcW w:w="3969" w:type="dxa"/>
          </w:tcPr>
          <w:p w14:paraId="6AC26A3A" w14:textId="10E5C72B" w:rsidR="00E44AB3" w:rsidRPr="00730292" w:rsidRDefault="00E44AB3" w:rsidP="00730292">
            <w:pPr>
              <w:spacing w:before="0"/>
              <w:rPr>
                <w:sz w:val="18"/>
              </w:rPr>
            </w:pPr>
            <w:r w:rsidRPr="00E44AB3">
              <w:rPr>
                <w:sz w:val="18"/>
              </w:rPr>
              <w:t xml:space="preserve">S. 58 on </w:t>
            </w:r>
            <w:r w:rsidR="00E4178C">
              <w:rPr>
                <w:sz w:val="18"/>
              </w:rPr>
              <w:t>15</w:t>
            </w:r>
            <w:r w:rsidRPr="00E44AB3">
              <w:rPr>
                <w:sz w:val="18"/>
              </w:rPr>
              <w:t>.</w:t>
            </w:r>
            <w:r w:rsidR="00E4178C">
              <w:rPr>
                <w:sz w:val="18"/>
              </w:rPr>
              <w:t>4</w:t>
            </w:r>
            <w:r w:rsidRPr="00E44AB3">
              <w:rPr>
                <w:sz w:val="18"/>
              </w:rPr>
              <w:t>.26: s. 2(1)</w:t>
            </w:r>
          </w:p>
        </w:tc>
      </w:tr>
      <w:tr w:rsidR="00E44AB3" w:rsidRPr="008C3CD5" w14:paraId="7E881EF8" w14:textId="77777777" w:rsidTr="00730292">
        <w:tc>
          <w:tcPr>
            <w:tcW w:w="1984" w:type="dxa"/>
          </w:tcPr>
          <w:p w14:paraId="198AC899" w14:textId="77777777" w:rsidR="00E44AB3" w:rsidRPr="00730292" w:rsidRDefault="00E44AB3" w:rsidP="00730292">
            <w:pPr>
              <w:spacing w:before="0"/>
              <w:rPr>
                <w:i/>
                <w:sz w:val="18"/>
              </w:rPr>
            </w:pPr>
            <w:r w:rsidRPr="00730292">
              <w:rPr>
                <w:i/>
                <w:sz w:val="18"/>
              </w:rPr>
              <w:t>Current State:</w:t>
            </w:r>
          </w:p>
        </w:tc>
        <w:tc>
          <w:tcPr>
            <w:tcW w:w="3969" w:type="dxa"/>
          </w:tcPr>
          <w:p w14:paraId="7C3E5677" w14:textId="77777777" w:rsidR="00E44AB3" w:rsidRPr="00730292" w:rsidRDefault="00E44AB3" w:rsidP="00730292">
            <w:pPr>
              <w:spacing w:before="0"/>
              <w:rPr>
                <w:sz w:val="18"/>
              </w:rPr>
            </w:pPr>
            <w:r w:rsidRPr="00730292">
              <w:rPr>
                <w:sz w:val="18"/>
              </w:rPr>
              <w:t xml:space="preserve">This information relates only to the provision/s amending the </w:t>
            </w:r>
            <w:r w:rsidRPr="00730292">
              <w:rPr>
                <w:b/>
                <w:bCs/>
                <w:sz w:val="18"/>
              </w:rPr>
              <w:t>EastLink Project Act 2004</w:t>
            </w:r>
          </w:p>
        </w:tc>
      </w:tr>
    </w:tbl>
    <w:p w14:paraId="58B7D914" w14:textId="58D4687E" w:rsidR="001F713B" w:rsidRDefault="00AC7989" w:rsidP="00B2325F">
      <w:pPr>
        <w:pStyle w:val="EndnoteText"/>
        <w:rPr>
          <w:sz w:val="18"/>
        </w:rPr>
      </w:pPr>
      <w:r>
        <w:t>–––––––––––––––––––––––––––––––––––––––––––––––––––––––––––––</w:t>
      </w:r>
      <w:r w:rsidR="001F713B">
        <w:rPr>
          <w:sz w:val="18"/>
        </w:rPr>
        <w:br w:type="page"/>
      </w:r>
    </w:p>
    <w:p w14:paraId="1286C404" w14:textId="140F4AA5" w:rsidR="009C1390" w:rsidRDefault="00361456" w:rsidP="001F713B">
      <w:pPr>
        <w:pStyle w:val="Heading-ENDNOTES"/>
        <w:ind w:left="0" w:hanging="283"/>
      </w:pPr>
      <w:bookmarkStart w:id="371" w:name="_Toc226010342"/>
      <w:r>
        <w:lastRenderedPageBreak/>
        <w:t>3</w:t>
      </w:r>
      <w:r w:rsidR="001F713B">
        <w:tab/>
        <w:t>Explanatory details</w:t>
      </w:r>
      <w:bookmarkEnd w:id="371"/>
    </w:p>
    <w:p w14:paraId="571A7FCE" w14:textId="77777777" w:rsidR="009C1390" w:rsidRDefault="009C1390">
      <w:pPr>
        <w:pStyle w:val="EndnoteText"/>
      </w:pPr>
      <w:r>
        <w:t>No entries at date of publication.</w:t>
      </w:r>
    </w:p>
    <w:sectPr w:rsidR="009C1390" w:rsidSect="00A12B12">
      <w:headerReference w:type="default" r:id="rId15"/>
      <w:endnotePr>
        <w:numFmt w:val="decimal"/>
      </w:endnotePr>
      <w:type w:val="continuous"/>
      <w:pgSz w:w="11907" w:h="16840" w:code="9"/>
      <w:pgMar w:top="3170" w:right="2835" w:bottom="2773" w:left="2835" w:header="1332" w:footer="2325"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CF21E" w14:textId="77777777" w:rsidR="003228BD" w:rsidRDefault="003228BD">
      <w:pPr>
        <w:rPr>
          <w:sz w:val="4"/>
        </w:rPr>
      </w:pPr>
    </w:p>
  </w:endnote>
  <w:endnote w:type="continuationSeparator" w:id="0">
    <w:p w14:paraId="688CE77F" w14:textId="77777777" w:rsidR="003228BD" w:rsidRDefault="003228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65C28" w14:textId="77777777" w:rsidR="00236FDA" w:rsidRDefault="00236FDA">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x</w:t>
    </w:r>
    <w:r>
      <w:rPr>
        <w:noProof/>
      </w:rPr>
      <w:fldChar w:fldCharType="end"/>
    </w:r>
  </w:p>
  <w:p w14:paraId="712A1BD5" w14:textId="77777777" w:rsidR="00236FDA" w:rsidRDefault="00236FDA">
    <w:pPr>
      <w:framePr w:w="6237" w:h="340" w:hSpace="181" w:wrap="around" w:vAnchor="page" w:hAnchor="margin" w:xAlign="center" w:y="14521"/>
      <w:tabs>
        <w:tab w:val="right" w:pos="6237"/>
      </w:tabs>
      <w:spacing w:before="0"/>
    </w:pPr>
    <w:r>
      <w:rPr>
        <w:sz w:val="16"/>
      </w:rPr>
      <w:t xml:space="preserve"> </w:t>
    </w:r>
    <w:bookmarkStart w:id="5" w:name="tp2DraftingInfo"/>
  </w:p>
  <w:bookmarkEnd w:id="5"/>
  <w:p w14:paraId="777AA825" w14:textId="340C96FF" w:rsidR="00236FDA" w:rsidRPr="00905A63" w:rsidRDefault="00905A63" w:rsidP="00905A63">
    <w:pPr>
      <w:pStyle w:val="Footer"/>
      <w:pBdr>
        <w:top w:val="single" w:sz="6" w:space="1" w:color="auto"/>
      </w:pBdr>
      <w:spacing w:before="0"/>
      <w:jc w:val="center"/>
      <w:rPr>
        <w:sz w:val="14"/>
      </w:rPr>
    </w:pP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2BB4" w14:textId="77777777" w:rsidR="00236FDA" w:rsidRDefault="00236FDA">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i</w:t>
    </w:r>
    <w:r>
      <w:rPr>
        <w:noProof/>
      </w:rPr>
      <w:fldChar w:fldCharType="end"/>
    </w:r>
  </w:p>
  <w:p w14:paraId="151A8065" w14:textId="77777777" w:rsidR="00236FDA" w:rsidRDefault="00236FDA">
    <w:pPr>
      <w:framePr w:w="6237" w:h="340" w:hSpace="181" w:wrap="around" w:vAnchor="page" w:hAnchor="margin" w:xAlign="center" w:y="14521" w:anchorLock="1"/>
      <w:tabs>
        <w:tab w:val="right" w:pos="6237"/>
      </w:tabs>
      <w:spacing w:before="60"/>
      <w:rPr>
        <w:sz w:val="16"/>
      </w:rPr>
    </w:pPr>
    <w:bookmarkStart w:id="6" w:name="tpDraftingInfo"/>
  </w:p>
  <w:bookmarkEnd w:id="6"/>
  <w:p w14:paraId="34BC5AAA" w14:textId="632426B3" w:rsidR="00236FDA" w:rsidRPr="00EA4E5B" w:rsidRDefault="00236FDA" w:rsidP="00EA4E5B">
    <w:pPr>
      <w:pStyle w:val="Footer"/>
      <w:pBdr>
        <w:top w:val="single" w:sz="6" w:space="1" w:color="auto"/>
      </w:pBdr>
      <w:spacing w:before="0"/>
      <w:jc w:val="center"/>
      <w:rPr>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FD32" w14:textId="77777777" w:rsidR="00236FDA" w:rsidRDefault="00236FDA">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1</w:t>
    </w:r>
    <w:r>
      <w:rPr>
        <w:noProof/>
      </w:rPr>
      <w:fldChar w:fldCharType="end"/>
    </w:r>
  </w:p>
  <w:p w14:paraId="396E6BB7" w14:textId="77777777" w:rsidR="00236FDA" w:rsidRDefault="00236F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AF1F" w14:textId="77777777" w:rsidR="00236FDA" w:rsidRDefault="00236FDA">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1</w:t>
    </w:r>
    <w:r>
      <w:rPr>
        <w:noProof/>
      </w:rPr>
      <w:fldChar w:fldCharType="end"/>
    </w:r>
  </w:p>
  <w:p w14:paraId="428D0C08" w14:textId="16DF458E" w:rsidR="00236FDA" w:rsidRDefault="00905A63" w:rsidP="00845372">
    <w:pPr>
      <w:framePr w:w="6237" w:h="340" w:hSpace="181" w:wrap="around" w:vAnchor="page" w:hAnchor="margin" w:xAlign="center" w:y="14522"/>
      <w:tabs>
        <w:tab w:val="right" w:pos="6237"/>
      </w:tabs>
      <w:spacing w:before="0"/>
    </w:pPr>
    <w:bookmarkStart w:id="12" w:name="cpDraftInfo"/>
    <w:r>
      <w:t xml:space="preserve"> </w:t>
    </w:r>
  </w:p>
  <w:bookmarkEnd w:id="12"/>
  <w:p w14:paraId="38136B98" w14:textId="7D867A8D" w:rsidR="00236FDA" w:rsidRPr="00905A63" w:rsidRDefault="00905A63" w:rsidP="00905A63">
    <w:pPr>
      <w:pStyle w:val="Footer"/>
      <w:pBdr>
        <w:top w:val="single" w:sz="6" w:space="1" w:color="auto"/>
      </w:pBdr>
      <w:spacing w:before="0"/>
      <w:jc w:val="center"/>
      <w:rPr>
        <w:sz w:val="14"/>
      </w:rPr>
    </w:pP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1948E" w14:textId="77777777" w:rsidR="003228BD" w:rsidRDefault="003228BD">
      <w:r>
        <w:separator/>
      </w:r>
    </w:p>
  </w:footnote>
  <w:footnote w:type="continuationSeparator" w:id="0">
    <w:p w14:paraId="03E1F4BA" w14:textId="77777777" w:rsidR="003228BD" w:rsidRDefault="00322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C513" w14:textId="2F9FA0DE" w:rsidR="00236FDA" w:rsidRDefault="008B2E22">
    <w:pPr>
      <w:framePr w:w="6237" w:hSpace="181" w:wrap="around" w:vAnchor="page" w:hAnchor="margin" w:xAlign="center" w:y="2660" w:anchorLock="1"/>
      <w:pBdr>
        <w:bottom w:val="single" w:sz="6" w:space="6" w:color="auto"/>
      </w:pBdr>
      <w:tabs>
        <w:tab w:val="right" w:pos="6237"/>
      </w:tabs>
      <w:spacing w:before="0"/>
      <w:rPr>
        <w:i/>
        <w:sz w:val="20"/>
      </w:rPr>
    </w:pPr>
    <w:bookmarkStart w:id="7" w:name="tp2SectionClause"/>
    <w:r>
      <w:rPr>
        <w:i/>
        <w:sz w:val="20"/>
      </w:rPr>
      <w:t>Section</w:t>
    </w:r>
    <w:r>
      <w:rPr>
        <w:i/>
        <w:sz w:val="20"/>
      </w:rPr>
      <w:tab/>
      <w:t>Page</w:t>
    </w:r>
  </w:p>
  <w:bookmarkEnd w:id="7"/>
  <w:p w14:paraId="50804E9B" w14:textId="77777777" w:rsidR="00236FDA" w:rsidRDefault="00236F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F935" w14:textId="77777777" w:rsidR="00236FDA" w:rsidRDefault="00236FDA">
    <w:pPr>
      <w:framePr w:w="6826" w:hSpace="181" w:wrap="around" w:vAnchor="page" w:hAnchor="page" w:x="2516" w:y="2660" w:anchorLock="1"/>
      <w:pBdr>
        <w:bottom w:val="single" w:sz="6" w:space="6" w:color="auto"/>
      </w:pBdr>
      <w:tabs>
        <w:tab w:val="right" w:pos="6237"/>
      </w:tabs>
      <w:spacing w:before="0"/>
      <w:rPr>
        <w:i/>
        <w:sz w:val="20"/>
      </w:rPr>
    </w:pPr>
  </w:p>
  <w:p w14:paraId="7E214615" w14:textId="77777777" w:rsidR="00236FDA" w:rsidRDefault="00236F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72" w:name="sbActNo"/>
  <w:p w14:paraId="715B85AE" w14:textId="75021494" w:rsidR="00236FDA" w:rsidRPr="00845372" w:rsidRDefault="00845372" w:rsidP="00845372">
    <w:pPr>
      <w:pStyle w:val="ActTitleFrame"/>
      <w:framePr w:w="6236" w:h="595" w:hRule="exact" w:wrap="notBeside" w:y="2382"/>
      <w:pBdr>
        <w:bottom w:val="single" w:sz="4" w:space="1" w:color="auto"/>
      </w:pBdr>
      <w:rPr>
        <w:i w:val="0"/>
        <w:sz w:val="20"/>
      </w:rPr>
    </w:pPr>
    <w:r w:rsidRPr="00845372">
      <w:rPr>
        <w:i w:val="0"/>
        <w:sz w:val="20"/>
      </w:rPr>
      <w:fldChar w:fldCharType="begin"/>
    </w:r>
    <w:r w:rsidRPr="00845372">
      <w:rPr>
        <w:i w:val="0"/>
        <w:sz w:val="20"/>
      </w:rPr>
      <w:instrText xml:space="preserve"> STYLEREF  "Heading - PART" </w:instrText>
    </w:r>
    <w:r w:rsidR="00415255">
      <w:rPr>
        <w:i w:val="0"/>
        <w:sz w:val="20"/>
      </w:rPr>
      <w:fldChar w:fldCharType="separate"/>
    </w:r>
    <w:r w:rsidR="00415255">
      <w:rPr>
        <w:i w:val="0"/>
        <w:noProof/>
        <w:sz w:val="20"/>
      </w:rPr>
      <w:t>Part 1—Preliminary</w:t>
    </w:r>
    <w:r w:rsidRPr="00845372">
      <w:rPr>
        <w:i w:val="0"/>
        <w:sz w:val="20"/>
      </w:rPr>
      <w:fldChar w:fldCharType="end"/>
    </w:r>
  </w:p>
  <w:p w14:paraId="114ECE06" w14:textId="77777777" w:rsidR="00845372" w:rsidRDefault="00845372" w:rsidP="00845372">
    <w:pPr>
      <w:pStyle w:val="ActTitleFrame"/>
      <w:framePr w:w="6236" w:h="1196" w:hRule="exact" w:wrap="around"/>
      <w:rPr>
        <w:i w:val="0"/>
        <w:sz w:val="20"/>
      </w:rPr>
    </w:pPr>
    <w:bookmarkStart w:id="373" w:name="sbActTitle"/>
    <w:bookmarkEnd w:id="372"/>
  </w:p>
  <w:p w14:paraId="52F9D974" w14:textId="77777777" w:rsidR="00845372" w:rsidRDefault="00845372" w:rsidP="00845372">
    <w:pPr>
      <w:pStyle w:val="ActTitleFrame"/>
      <w:framePr w:w="6236" w:h="1196" w:hRule="exact" w:wrap="around"/>
      <w:rPr>
        <w:i w:val="0"/>
        <w:sz w:val="20"/>
      </w:rPr>
    </w:pPr>
  </w:p>
  <w:p w14:paraId="5EC5AAAD" w14:textId="77777777" w:rsidR="00845372" w:rsidRDefault="00845372" w:rsidP="00845372">
    <w:pPr>
      <w:pStyle w:val="ActTitleFrame"/>
      <w:framePr w:w="6236" w:h="1196" w:hRule="exact" w:wrap="around"/>
      <w:rPr>
        <w:i w:val="0"/>
        <w:sz w:val="20"/>
      </w:rPr>
    </w:pPr>
  </w:p>
  <w:p w14:paraId="2BAFCC8D" w14:textId="10351079" w:rsidR="00236FDA" w:rsidRPr="00845372" w:rsidRDefault="00845372" w:rsidP="00845372">
    <w:pPr>
      <w:pStyle w:val="ActTitleFrame"/>
      <w:framePr w:w="6236" w:h="1196" w:hRule="exact" w:wrap="around"/>
      <w:rPr>
        <w:i w:val="0"/>
        <w:sz w:val="20"/>
      </w:rPr>
    </w:pPr>
    <w:r>
      <w:rPr>
        <w:i w:val="0"/>
        <w:sz w:val="20"/>
      </w:rPr>
      <w:t>EastLink Project Act 2004</w:t>
    </w:r>
    <w:r>
      <w:rPr>
        <w:i w:val="0"/>
        <w:sz w:val="20"/>
      </w:rPr>
      <w:br/>
      <w:t>No. 39 of 2004</w:t>
    </w:r>
  </w:p>
  <w:bookmarkEnd w:id="373"/>
  <w:p w14:paraId="28F4F761" w14:textId="77777777" w:rsidR="00236FDA" w:rsidRPr="00A6572B" w:rsidRDefault="00236FDA" w:rsidP="00A6572B">
    <w:pPr>
      <w:spacing w:before="0"/>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50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F62363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63E2CA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C28C1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286F5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EB667A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04DC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3698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B6C2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20E87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6129F5"/>
    <w:multiLevelType w:val="singleLevel"/>
    <w:tmpl w:val="FFF85AFC"/>
    <w:lvl w:ilvl="0">
      <w:start w:val="1"/>
      <w:numFmt w:val="none"/>
      <w:lvlText w:val="Penalty:"/>
      <w:legacy w:legacy="1" w:legacySpace="113" w:legacyIndent="1021"/>
      <w:lvlJc w:val="left"/>
      <w:pPr>
        <w:ind w:left="2382" w:hanging="1021"/>
      </w:pPr>
    </w:lvl>
  </w:abstractNum>
  <w:abstractNum w:abstractNumId="11" w15:restartNumberingAfterBreak="0">
    <w:nsid w:val="04AD1E64"/>
    <w:multiLevelType w:val="singleLevel"/>
    <w:tmpl w:val="FFF85AFC"/>
    <w:lvl w:ilvl="0">
      <w:start w:val="1"/>
      <w:numFmt w:val="none"/>
      <w:lvlText w:val="Penalty:"/>
      <w:legacy w:legacy="1" w:legacySpace="113" w:legacyIndent="1021"/>
      <w:lvlJc w:val="left"/>
      <w:pPr>
        <w:ind w:left="2382" w:hanging="1021"/>
      </w:pPr>
    </w:lvl>
  </w:abstractNum>
  <w:abstractNum w:abstractNumId="12" w15:restartNumberingAfterBreak="0">
    <w:nsid w:val="053734AC"/>
    <w:multiLevelType w:val="singleLevel"/>
    <w:tmpl w:val="FFF85AFC"/>
    <w:lvl w:ilvl="0">
      <w:start w:val="1"/>
      <w:numFmt w:val="none"/>
      <w:lvlText w:val="Penalty:"/>
      <w:legacy w:legacy="1" w:legacySpace="113" w:legacyIndent="1021"/>
      <w:lvlJc w:val="left"/>
      <w:pPr>
        <w:ind w:left="2382" w:hanging="1021"/>
      </w:pPr>
    </w:lvl>
  </w:abstractNum>
  <w:abstractNum w:abstractNumId="13" w15:restartNumberingAfterBreak="0">
    <w:nsid w:val="080B3DE8"/>
    <w:multiLevelType w:val="singleLevel"/>
    <w:tmpl w:val="FFF85AFC"/>
    <w:lvl w:ilvl="0">
      <w:start w:val="1"/>
      <w:numFmt w:val="none"/>
      <w:lvlText w:val="Penalty:"/>
      <w:legacy w:legacy="1" w:legacySpace="113" w:legacyIndent="1021"/>
      <w:lvlJc w:val="left"/>
      <w:pPr>
        <w:ind w:left="2382" w:hanging="1021"/>
      </w:pPr>
    </w:lvl>
  </w:abstractNum>
  <w:abstractNum w:abstractNumId="14" w15:restartNumberingAfterBreak="0">
    <w:nsid w:val="0AEF3437"/>
    <w:multiLevelType w:val="singleLevel"/>
    <w:tmpl w:val="FFF85AFC"/>
    <w:lvl w:ilvl="0">
      <w:start w:val="1"/>
      <w:numFmt w:val="none"/>
      <w:lvlText w:val="Penalty:"/>
      <w:legacy w:legacy="1" w:legacySpace="113" w:legacyIndent="1021"/>
      <w:lvlJc w:val="left"/>
      <w:pPr>
        <w:ind w:left="2892" w:hanging="1021"/>
      </w:pPr>
    </w:lvl>
  </w:abstractNum>
  <w:abstractNum w:abstractNumId="15" w15:restartNumberingAfterBreak="0">
    <w:nsid w:val="0AF05D2C"/>
    <w:multiLevelType w:val="hybridMultilevel"/>
    <w:tmpl w:val="67D6015A"/>
    <w:lvl w:ilvl="0" w:tplc="B8704B60">
      <w:start w:val="1"/>
      <w:numFmt w:val="decimal"/>
      <w:pStyle w:val="MyStyle1"/>
      <w:lvlText w:val="%1."/>
      <w:lvlJc w:val="left"/>
      <w:pPr>
        <w:tabs>
          <w:tab w:val="num" w:pos="1287"/>
        </w:tabs>
        <w:ind w:left="128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05665D4"/>
    <w:multiLevelType w:val="singleLevel"/>
    <w:tmpl w:val="FFF85AFC"/>
    <w:lvl w:ilvl="0">
      <w:start w:val="1"/>
      <w:numFmt w:val="none"/>
      <w:lvlText w:val="Penalty:"/>
      <w:legacy w:legacy="1" w:legacySpace="113" w:legacyIndent="1021"/>
      <w:lvlJc w:val="left"/>
      <w:pPr>
        <w:ind w:left="3402" w:hanging="1021"/>
      </w:pPr>
    </w:lvl>
  </w:abstractNum>
  <w:abstractNum w:abstractNumId="17" w15:restartNumberingAfterBreak="0">
    <w:nsid w:val="25067FCC"/>
    <w:multiLevelType w:val="singleLevel"/>
    <w:tmpl w:val="48D459C8"/>
    <w:lvl w:ilvl="0">
      <w:start w:val="1"/>
      <w:numFmt w:val="none"/>
      <w:lvlText w:val="Penalty:"/>
      <w:legacy w:legacy="1" w:legacySpace="113" w:legacyIndent="1021"/>
      <w:lvlJc w:val="left"/>
      <w:pPr>
        <w:ind w:left="2382" w:hanging="1021"/>
      </w:pPr>
    </w:lvl>
  </w:abstractNum>
  <w:abstractNum w:abstractNumId="18" w15:restartNumberingAfterBreak="0">
    <w:nsid w:val="28C3002A"/>
    <w:multiLevelType w:val="singleLevel"/>
    <w:tmpl w:val="FFF85AFC"/>
    <w:lvl w:ilvl="0">
      <w:start w:val="1"/>
      <w:numFmt w:val="none"/>
      <w:lvlText w:val="Penalty:"/>
      <w:legacy w:legacy="1" w:legacySpace="113" w:legacyIndent="1021"/>
      <w:lvlJc w:val="left"/>
      <w:pPr>
        <w:ind w:left="2892" w:hanging="1021"/>
      </w:pPr>
    </w:lvl>
  </w:abstractNum>
  <w:abstractNum w:abstractNumId="19" w15:restartNumberingAfterBreak="0">
    <w:nsid w:val="2D7F2D4C"/>
    <w:multiLevelType w:val="singleLevel"/>
    <w:tmpl w:val="FFF85AFC"/>
    <w:lvl w:ilvl="0">
      <w:start w:val="1"/>
      <w:numFmt w:val="none"/>
      <w:lvlText w:val="Penalty:"/>
      <w:legacy w:legacy="1" w:legacySpace="113" w:legacyIndent="1021"/>
      <w:lvlJc w:val="left"/>
      <w:pPr>
        <w:ind w:left="2382" w:hanging="1021"/>
      </w:pPr>
    </w:lvl>
  </w:abstractNum>
  <w:abstractNum w:abstractNumId="20" w15:restartNumberingAfterBreak="0">
    <w:nsid w:val="31A42EDA"/>
    <w:multiLevelType w:val="singleLevel"/>
    <w:tmpl w:val="FFF85AFC"/>
    <w:lvl w:ilvl="0">
      <w:start w:val="1"/>
      <w:numFmt w:val="none"/>
      <w:lvlText w:val="Penalty:"/>
      <w:legacy w:legacy="1" w:legacySpace="113" w:legacyIndent="1021"/>
      <w:lvlJc w:val="left"/>
      <w:pPr>
        <w:ind w:left="2892" w:hanging="1021"/>
      </w:pPr>
    </w:lvl>
  </w:abstractNum>
  <w:abstractNum w:abstractNumId="21" w15:restartNumberingAfterBreak="0">
    <w:nsid w:val="3A9F1D20"/>
    <w:multiLevelType w:val="singleLevel"/>
    <w:tmpl w:val="FFF85AFC"/>
    <w:lvl w:ilvl="0">
      <w:start w:val="1"/>
      <w:numFmt w:val="none"/>
      <w:lvlText w:val="Penalty:"/>
      <w:legacy w:legacy="1" w:legacySpace="113" w:legacyIndent="1021"/>
      <w:lvlJc w:val="left"/>
      <w:pPr>
        <w:ind w:left="2382" w:hanging="1021"/>
      </w:pPr>
    </w:lvl>
  </w:abstractNum>
  <w:abstractNum w:abstractNumId="22" w15:restartNumberingAfterBreak="0">
    <w:nsid w:val="3B057F6C"/>
    <w:multiLevelType w:val="singleLevel"/>
    <w:tmpl w:val="FFF85AFC"/>
    <w:lvl w:ilvl="0">
      <w:start w:val="1"/>
      <w:numFmt w:val="none"/>
      <w:lvlText w:val="Penalty:"/>
      <w:legacy w:legacy="1" w:legacySpace="113" w:legacyIndent="1021"/>
      <w:lvlJc w:val="left"/>
      <w:pPr>
        <w:ind w:left="2382" w:hanging="1021"/>
      </w:pPr>
    </w:lvl>
  </w:abstractNum>
  <w:abstractNum w:abstractNumId="23" w15:restartNumberingAfterBreak="0">
    <w:nsid w:val="3B932CBB"/>
    <w:multiLevelType w:val="singleLevel"/>
    <w:tmpl w:val="96EC4D06"/>
    <w:lvl w:ilvl="0">
      <w:start w:val="1"/>
      <w:numFmt w:val="none"/>
      <w:lvlText w:val="3."/>
      <w:legacy w:legacy="1" w:legacySpace="0" w:legacyIndent="283"/>
      <w:lvlJc w:val="left"/>
      <w:rPr>
        <w:rFonts w:ascii="Times New Roman" w:hAnsi="Times New Roman" w:hint="default"/>
        <w:b/>
        <w:i w:val="0"/>
        <w:sz w:val="20"/>
      </w:rPr>
    </w:lvl>
  </w:abstractNum>
  <w:abstractNum w:abstractNumId="24" w15:restartNumberingAfterBreak="0">
    <w:nsid w:val="4D3779BD"/>
    <w:multiLevelType w:val="singleLevel"/>
    <w:tmpl w:val="FFF85AFC"/>
    <w:lvl w:ilvl="0">
      <w:start w:val="1"/>
      <w:numFmt w:val="none"/>
      <w:lvlText w:val="Penalty:"/>
      <w:legacy w:legacy="1" w:legacySpace="113" w:legacyIndent="1021"/>
      <w:lvlJc w:val="left"/>
      <w:pPr>
        <w:ind w:left="2892" w:hanging="1021"/>
      </w:pPr>
    </w:lvl>
  </w:abstractNum>
  <w:abstractNum w:abstractNumId="25" w15:restartNumberingAfterBreak="0">
    <w:nsid w:val="5BCA2718"/>
    <w:multiLevelType w:val="singleLevel"/>
    <w:tmpl w:val="48D459C8"/>
    <w:lvl w:ilvl="0">
      <w:start w:val="1"/>
      <w:numFmt w:val="none"/>
      <w:lvlText w:val="Penalty:"/>
      <w:legacy w:legacy="1" w:legacySpace="113" w:legacyIndent="1021"/>
      <w:lvlJc w:val="left"/>
      <w:pPr>
        <w:ind w:left="2382" w:hanging="1021"/>
      </w:pPr>
    </w:lvl>
  </w:abstractNum>
  <w:abstractNum w:abstractNumId="26" w15:restartNumberingAfterBreak="0">
    <w:nsid w:val="61914031"/>
    <w:multiLevelType w:val="singleLevel"/>
    <w:tmpl w:val="FFF85AFC"/>
    <w:lvl w:ilvl="0">
      <w:start w:val="1"/>
      <w:numFmt w:val="none"/>
      <w:lvlText w:val="Penalty:"/>
      <w:legacy w:legacy="1" w:legacySpace="113" w:legacyIndent="1021"/>
      <w:lvlJc w:val="left"/>
      <w:pPr>
        <w:ind w:left="2892" w:hanging="1021"/>
      </w:pPr>
    </w:lvl>
  </w:abstractNum>
  <w:abstractNum w:abstractNumId="27" w15:restartNumberingAfterBreak="0">
    <w:nsid w:val="66406672"/>
    <w:multiLevelType w:val="singleLevel"/>
    <w:tmpl w:val="BF105796"/>
    <w:lvl w:ilvl="0">
      <w:start w:val="1"/>
      <w:numFmt w:val="none"/>
      <w:lvlText w:val="2."/>
      <w:legacy w:legacy="1" w:legacySpace="0" w:legacyIndent="283"/>
      <w:lvlJc w:val="left"/>
      <w:rPr>
        <w:rFonts w:ascii="Times New Roman" w:hAnsi="Times New Roman" w:hint="default"/>
        <w:b/>
        <w:i w:val="0"/>
        <w:sz w:val="20"/>
      </w:rPr>
    </w:lvl>
  </w:abstractNum>
  <w:abstractNum w:abstractNumId="28" w15:restartNumberingAfterBreak="0">
    <w:nsid w:val="66F804A9"/>
    <w:multiLevelType w:val="singleLevel"/>
    <w:tmpl w:val="CD2E0D62"/>
    <w:lvl w:ilvl="0">
      <w:start w:val="1"/>
      <w:numFmt w:val="none"/>
      <w:lvlText w:val="1."/>
      <w:legacy w:legacy="1" w:legacySpace="0" w:legacyIndent="283"/>
      <w:lvlJc w:val="left"/>
      <w:rPr>
        <w:rFonts w:ascii="Times New Roman" w:hAnsi="Times New Roman" w:hint="default"/>
        <w:b/>
        <w:i w:val="0"/>
        <w:sz w:val="20"/>
      </w:rPr>
    </w:lvl>
  </w:abstractNum>
  <w:abstractNum w:abstractNumId="29" w15:restartNumberingAfterBreak="0">
    <w:nsid w:val="70943687"/>
    <w:multiLevelType w:val="singleLevel"/>
    <w:tmpl w:val="FFF85AFC"/>
    <w:lvl w:ilvl="0">
      <w:start w:val="1"/>
      <w:numFmt w:val="none"/>
      <w:lvlText w:val="Penalty:"/>
      <w:legacy w:legacy="1" w:legacySpace="113" w:legacyIndent="1021"/>
      <w:lvlJc w:val="left"/>
      <w:pPr>
        <w:ind w:left="2892" w:hanging="1021"/>
      </w:pPr>
    </w:lvl>
  </w:abstractNum>
  <w:abstractNum w:abstractNumId="30" w15:restartNumberingAfterBreak="0">
    <w:nsid w:val="767D7D14"/>
    <w:multiLevelType w:val="singleLevel"/>
    <w:tmpl w:val="FFF85AFC"/>
    <w:lvl w:ilvl="0">
      <w:start w:val="1"/>
      <w:numFmt w:val="none"/>
      <w:lvlText w:val="Penalty:"/>
      <w:legacy w:legacy="1" w:legacySpace="113" w:legacyIndent="1021"/>
      <w:lvlJc w:val="left"/>
      <w:pPr>
        <w:ind w:left="2382" w:hanging="1021"/>
      </w:pPr>
    </w:lvl>
  </w:abstractNum>
  <w:abstractNum w:abstractNumId="31" w15:restartNumberingAfterBreak="0">
    <w:nsid w:val="7DE04F46"/>
    <w:multiLevelType w:val="singleLevel"/>
    <w:tmpl w:val="FFF85AFC"/>
    <w:lvl w:ilvl="0">
      <w:start w:val="1"/>
      <w:numFmt w:val="none"/>
      <w:lvlText w:val="Penalty:"/>
      <w:legacy w:legacy="1" w:legacySpace="113" w:legacyIndent="1021"/>
      <w:lvlJc w:val="left"/>
      <w:pPr>
        <w:ind w:left="2382" w:hanging="1021"/>
      </w:pPr>
    </w:lvl>
  </w:abstractNum>
  <w:abstractNum w:abstractNumId="32" w15:restartNumberingAfterBreak="0">
    <w:nsid w:val="7F7C7FA8"/>
    <w:multiLevelType w:val="singleLevel"/>
    <w:tmpl w:val="FFF85AFC"/>
    <w:lvl w:ilvl="0">
      <w:start w:val="1"/>
      <w:numFmt w:val="none"/>
      <w:lvlText w:val="Penalty:"/>
      <w:legacy w:legacy="1" w:legacySpace="113" w:legacyIndent="1021"/>
      <w:lvlJc w:val="left"/>
      <w:pPr>
        <w:ind w:left="2382" w:hanging="1021"/>
      </w:pPr>
    </w:lvl>
  </w:abstractNum>
  <w:num w:numId="1" w16cid:durableId="727339927">
    <w:abstractNumId w:val="28"/>
  </w:num>
  <w:num w:numId="2" w16cid:durableId="2105606694">
    <w:abstractNumId w:val="27"/>
  </w:num>
  <w:num w:numId="3" w16cid:durableId="459032227">
    <w:abstractNumId w:val="23"/>
  </w:num>
  <w:num w:numId="4" w16cid:durableId="1323435184">
    <w:abstractNumId w:val="9"/>
  </w:num>
  <w:num w:numId="5" w16cid:durableId="1399405178">
    <w:abstractNumId w:val="7"/>
  </w:num>
  <w:num w:numId="6" w16cid:durableId="1378242940">
    <w:abstractNumId w:val="6"/>
  </w:num>
  <w:num w:numId="7" w16cid:durableId="1335961929">
    <w:abstractNumId w:val="5"/>
  </w:num>
  <w:num w:numId="8" w16cid:durableId="1873415039">
    <w:abstractNumId w:val="4"/>
  </w:num>
  <w:num w:numId="9" w16cid:durableId="1796292727">
    <w:abstractNumId w:val="8"/>
  </w:num>
  <w:num w:numId="10" w16cid:durableId="952899779">
    <w:abstractNumId w:val="3"/>
  </w:num>
  <w:num w:numId="11" w16cid:durableId="751314412">
    <w:abstractNumId w:val="2"/>
  </w:num>
  <w:num w:numId="12" w16cid:durableId="582419949">
    <w:abstractNumId w:val="1"/>
  </w:num>
  <w:num w:numId="13" w16cid:durableId="256257984">
    <w:abstractNumId w:val="0"/>
  </w:num>
  <w:num w:numId="14" w16cid:durableId="369573844">
    <w:abstractNumId w:val="15"/>
  </w:num>
  <w:num w:numId="15" w16cid:durableId="1631397910">
    <w:abstractNumId w:val="10"/>
  </w:num>
  <w:num w:numId="16" w16cid:durableId="1347976934">
    <w:abstractNumId w:val="30"/>
  </w:num>
  <w:num w:numId="17" w16cid:durableId="392392605">
    <w:abstractNumId w:val="11"/>
  </w:num>
  <w:num w:numId="18" w16cid:durableId="137191957">
    <w:abstractNumId w:val="21"/>
  </w:num>
  <w:num w:numId="19" w16cid:durableId="1620800180">
    <w:abstractNumId w:val="25"/>
  </w:num>
  <w:num w:numId="20" w16cid:durableId="1213155765">
    <w:abstractNumId w:val="17"/>
  </w:num>
  <w:num w:numId="21" w16cid:durableId="1350713189">
    <w:abstractNumId w:val="20"/>
  </w:num>
  <w:num w:numId="22" w16cid:durableId="2108580367">
    <w:abstractNumId w:val="13"/>
  </w:num>
  <w:num w:numId="23" w16cid:durableId="395710326">
    <w:abstractNumId w:val="14"/>
  </w:num>
  <w:num w:numId="24" w16cid:durableId="1967006296">
    <w:abstractNumId w:val="22"/>
  </w:num>
  <w:num w:numId="25" w16cid:durableId="1603293532">
    <w:abstractNumId w:val="18"/>
  </w:num>
  <w:num w:numId="26" w16cid:durableId="497423935">
    <w:abstractNumId w:val="24"/>
  </w:num>
  <w:num w:numId="27" w16cid:durableId="738403197">
    <w:abstractNumId w:val="29"/>
  </w:num>
  <w:num w:numId="28" w16cid:durableId="754087179">
    <w:abstractNumId w:val="26"/>
  </w:num>
  <w:num w:numId="29" w16cid:durableId="622423372">
    <w:abstractNumId w:val="12"/>
  </w:num>
  <w:num w:numId="30" w16cid:durableId="608971205">
    <w:abstractNumId w:val="32"/>
  </w:num>
  <w:num w:numId="31" w16cid:durableId="1788546649">
    <w:abstractNumId w:val="19"/>
  </w:num>
  <w:num w:numId="32" w16cid:durableId="138233813">
    <w:abstractNumId w:val="31"/>
  </w:num>
  <w:num w:numId="33" w16cid:durableId="2063406750">
    <w:abstractNumId w:val="16"/>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Chen">
    <w15:presenceInfo w15:providerId="AD" w15:userId="S-1-5-21-3766280432-2035139541-2496303179-46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Dir" w:val="K:\Authorised\Acts"/>
    <w:docVar w:name="epTableAmend" w:val="Yes"/>
    <w:docVar w:name="InOutside" w:val="O"/>
    <w:docVar w:name="Outside" w:val="O"/>
    <w:docVar w:name="vActNo" w:val="39/2004"/>
    <w:docVar w:name="vActTitle" w:val="EastLink Project Act 2004"/>
    <w:docVar w:name="vAuth" w:val="1"/>
    <w:docVar w:name="vDocumentType" w:val=".ACT"/>
    <w:docVar w:name="vDraftVersion" w:val="04-39AA.055"/>
    <w:docVar w:name="vFileName" w:val="04-39AA.055"/>
    <w:docVar w:name="vFileVersion" w:val="R"/>
    <w:docVar w:name="vFinalisePrevVer" w:val="False"/>
    <w:docVar w:name="vIncAmendments" w:val="1"/>
    <w:docVar w:name="vIsBrandNewVersion" w:val="No"/>
    <w:docVar w:name="vIsNewDocument" w:val="False"/>
    <w:docVar w:name="vIsVersion" w:val="Yes"/>
    <w:docVar w:name="vLenSectionNumber" w:val="5"/>
    <w:docVar w:name="vPrevAuth" w:val="2"/>
    <w:docVar w:name="vPrevFileName" w:val="04-39AA.055"/>
    <w:docVar w:name="vSuffix" w:val=" "/>
    <w:docVar w:name="vTOP" w:val="Yes"/>
    <w:docVar w:name="vTRIMDocType" w:val="Act Version"/>
    <w:docVar w:name="vTRIMFileName" w:val="04-39AA.055"/>
    <w:docVar w:name="vTRIMRecordNumber" w:val="D26/8944"/>
    <w:docVar w:name="vVerILDNum" w:val="6989"/>
    <w:docVar w:name="vVersionDate" w:val="15/4/2026"/>
    <w:docVar w:name="vVersionNo" w:val="055"/>
    <w:docVar w:name="vYear" w:val="04"/>
  </w:docVars>
  <w:rsids>
    <w:rsidRoot w:val="009C1390"/>
    <w:rsid w:val="000009C2"/>
    <w:rsid w:val="00003737"/>
    <w:rsid w:val="00004362"/>
    <w:rsid w:val="00004765"/>
    <w:rsid w:val="00005E91"/>
    <w:rsid w:val="00006A26"/>
    <w:rsid w:val="00012741"/>
    <w:rsid w:val="00013415"/>
    <w:rsid w:val="000138C3"/>
    <w:rsid w:val="00014CA2"/>
    <w:rsid w:val="000172F9"/>
    <w:rsid w:val="000230F4"/>
    <w:rsid w:val="00023AB7"/>
    <w:rsid w:val="000273C0"/>
    <w:rsid w:val="0003153D"/>
    <w:rsid w:val="00032E9A"/>
    <w:rsid w:val="00041AAC"/>
    <w:rsid w:val="00042983"/>
    <w:rsid w:val="00042E14"/>
    <w:rsid w:val="0004321A"/>
    <w:rsid w:val="00047FBD"/>
    <w:rsid w:val="00050479"/>
    <w:rsid w:val="00050B7B"/>
    <w:rsid w:val="000526D1"/>
    <w:rsid w:val="000527CB"/>
    <w:rsid w:val="00055EDB"/>
    <w:rsid w:val="00055EDE"/>
    <w:rsid w:val="0006559C"/>
    <w:rsid w:val="00066317"/>
    <w:rsid w:val="00077502"/>
    <w:rsid w:val="000821E2"/>
    <w:rsid w:val="00083BA7"/>
    <w:rsid w:val="00084E9A"/>
    <w:rsid w:val="00093381"/>
    <w:rsid w:val="0009371C"/>
    <w:rsid w:val="00093F5B"/>
    <w:rsid w:val="00094578"/>
    <w:rsid w:val="000954F8"/>
    <w:rsid w:val="000A04E2"/>
    <w:rsid w:val="000A5972"/>
    <w:rsid w:val="000B33A4"/>
    <w:rsid w:val="000B461F"/>
    <w:rsid w:val="000B49EA"/>
    <w:rsid w:val="000B5957"/>
    <w:rsid w:val="000C0095"/>
    <w:rsid w:val="000C285E"/>
    <w:rsid w:val="000C6F8E"/>
    <w:rsid w:val="000C7ED6"/>
    <w:rsid w:val="000D4ACB"/>
    <w:rsid w:val="000D55E3"/>
    <w:rsid w:val="000E16DC"/>
    <w:rsid w:val="000E2D28"/>
    <w:rsid w:val="000E3481"/>
    <w:rsid w:val="000E370F"/>
    <w:rsid w:val="000F26B1"/>
    <w:rsid w:val="000F2ABE"/>
    <w:rsid w:val="000F3540"/>
    <w:rsid w:val="000F3F08"/>
    <w:rsid w:val="00104F05"/>
    <w:rsid w:val="00105A38"/>
    <w:rsid w:val="001069D5"/>
    <w:rsid w:val="001140BB"/>
    <w:rsid w:val="00115325"/>
    <w:rsid w:val="001203A1"/>
    <w:rsid w:val="001209E8"/>
    <w:rsid w:val="00124630"/>
    <w:rsid w:val="00125972"/>
    <w:rsid w:val="00126B2D"/>
    <w:rsid w:val="00126D04"/>
    <w:rsid w:val="001310E5"/>
    <w:rsid w:val="001359B2"/>
    <w:rsid w:val="00135FFD"/>
    <w:rsid w:val="001362A8"/>
    <w:rsid w:val="00137738"/>
    <w:rsid w:val="0014087F"/>
    <w:rsid w:val="00140CCF"/>
    <w:rsid w:val="001414F1"/>
    <w:rsid w:val="0014350A"/>
    <w:rsid w:val="00143673"/>
    <w:rsid w:val="00143752"/>
    <w:rsid w:val="00145C5A"/>
    <w:rsid w:val="001462D7"/>
    <w:rsid w:val="001464FC"/>
    <w:rsid w:val="00146B36"/>
    <w:rsid w:val="00152E6D"/>
    <w:rsid w:val="00153540"/>
    <w:rsid w:val="001546F5"/>
    <w:rsid w:val="0015555E"/>
    <w:rsid w:val="00157F54"/>
    <w:rsid w:val="0016195C"/>
    <w:rsid w:val="00162F4A"/>
    <w:rsid w:val="00163748"/>
    <w:rsid w:val="001645A8"/>
    <w:rsid w:val="00164D09"/>
    <w:rsid w:val="00166988"/>
    <w:rsid w:val="00171AD4"/>
    <w:rsid w:val="0017213E"/>
    <w:rsid w:val="00174022"/>
    <w:rsid w:val="00174DB3"/>
    <w:rsid w:val="00181490"/>
    <w:rsid w:val="001819C1"/>
    <w:rsid w:val="001838AA"/>
    <w:rsid w:val="001862C6"/>
    <w:rsid w:val="001875A6"/>
    <w:rsid w:val="00187A13"/>
    <w:rsid w:val="001940D7"/>
    <w:rsid w:val="001945D0"/>
    <w:rsid w:val="00196B9C"/>
    <w:rsid w:val="001A4B41"/>
    <w:rsid w:val="001B2FA8"/>
    <w:rsid w:val="001B4ED5"/>
    <w:rsid w:val="001B52E6"/>
    <w:rsid w:val="001B58F6"/>
    <w:rsid w:val="001B70E1"/>
    <w:rsid w:val="001C08D9"/>
    <w:rsid w:val="001C1DC4"/>
    <w:rsid w:val="001C1F22"/>
    <w:rsid w:val="001C3CC4"/>
    <w:rsid w:val="001C5A83"/>
    <w:rsid w:val="001C5B1F"/>
    <w:rsid w:val="001C73CA"/>
    <w:rsid w:val="001C76DA"/>
    <w:rsid w:val="001D4B19"/>
    <w:rsid w:val="001D57B9"/>
    <w:rsid w:val="001E30D7"/>
    <w:rsid w:val="001E3A8F"/>
    <w:rsid w:val="001E709E"/>
    <w:rsid w:val="001F4757"/>
    <w:rsid w:val="001F55EC"/>
    <w:rsid w:val="001F6529"/>
    <w:rsid w:val="001F713B"/>
    <w:rsid w:val="001F7E32"/>
    <w:rsid w:val="002040AF"/>
    <w:rsid w:val="0021028C"/>
    <w:rsid w:val="00217B2C"/>
    <w:rsid w:val="002255D4"/>
    <w:rsid w:val="00226335"/>
    <w:rsid w:val="00226838"/>
    <w:rsid w:val="002347C1"/>
    <w:rsid w:val="00235F07"/>
    <w:rsid w:val="00236FDA"/>
    <w:rsid w:val="002415A4"/>
    <w:rsid w:val="0024260D"/>
    <w:rsid w:val="00242F52"/>
    <w:rsid w:val="00243ECE"/>
    <w:rsid w:val="00245510"/>
    <w:rsid w:val="00246E16"/>
    <w:rsid w:val="00250887"/>
    <w:rsid w:val="00254787"/>
    <w:rsid w:val="002550A6"/>
    <w:rsid w:val="00256595"/>
    <w:rsid w:val="00256F82"/>
    <w:rsid w:val="00257387"/>
    <w:rsid w:val="0025782B"/>
    <w:rsid w:val="00257B6A"/>
    <w:rsid w:val="00261D25"/>
    <w:rsid w:val="00265451"/>
    <w:rsid w:val="002655B8"/>
    <w:rsid w:val="0026671A"/>
    <w:rsid w:val="00266D02"/>
    <w:rsid w:val="002716C2"/>
    <w:rsid w:val="00272C9A"/>
    <w:rsid w:val="002731EE"/>
    <w:rsid w:val="0027437B"/>
    <w:rsid w:val="0027703F"/>
    <w:rsid w:val="00282DB1"/>
    <w:rsid w:val="00283DB8"/>
    <w:rsid w:val="00287156"/>
    <w:rsid w:val="00290075"/>
    <w:rsid w:val="0029197C"/>
    <w:rsid w:val="002931D1"/>
    <w:rsid w:val="002969C6"/>
    <w:rsid w:val="002A5060"/>
    <w:rsid w:val="002A60B4"/>
    <w:rsid w:val="002A6ECF"/>
    <w:rsid w:val="002B0452"/>
    <w:rsid w:val="002B2958"/>
    <w:rsid w:val="002B3430"/>
    <w:rsid w:val="002B5C9C"/>
    <w:rsid w:val="002B6734"/>
    <w:rsid w:val="002B6D0A"/>
    <w:rsid w:val="002C1FBF"/>
    <w:rsid w:val="002C3EA6"/>
    <w:rsid w:val="002C5AFE"/>
    <w:rsid w:val="002C6669"/>
    <w:rsid w:val="002C6D89"/>
    <w:rsid w:val="002D2272"/>
    <w:rsid w:val="002D26F0"/>
    <w:rsid w:val="002D5BE6"/>
    <w:rsid w:val="002D6D67"/>
    <w:rsid w:val="002E08A2"/>
    <w:rsid w:val="002E31FE"/>
    <w:rsid w:val="002E60E7"/>
    <w:rsid w:val="002E75FA"/>
    <w:rsid w:val="002F2B78"/>
    <w:rsid w:val="002F381F"/>
    <w:rsid w:val="002F7B91"/>
    <w:rsid w:val="00300344"/>
    <w:rsid w:val="00303B76"/>
    <w:rsid w:val="00307454"/>
    <w:rsid w:val="00311A40"/>
    <w:rsid w:val="003157B9"/>
    <w:rsid w:val="003228BD"/>
    <w:rsid w:val="00323E89"/>
    <w:rsid w:val="003275C8"/>
    <w:rsid w:val="00331375"/>
    <w:rsid w:val="00332BB5"/>
    <w:rsid w:val="00333B72"/>
    <w:rsid w:val="00334E3E"/>
    <w:rsid w:val="00335AB8"/>
    <w:rsid w:val="00335F4D"/>
    <w:rsid w:val="00336786"/>
    <w:rsid w:val="00337E25"/>
    <w:rsid w:val="003434C3"/>
    <w:rsid w:val="00350620"/>
    <w:rsid w:val="00350EFD"/>
    <w:rsid w:val="003539F4"/>
    <w:rsid w:val="00355607"/>
    <w:rsid w:val="00357058"/>
    <w:rsid w:val="00361456"/>
    <w:rsid w:val="00364C33"/>
    <w:rsid w:val="00365B41"/>
    <w:rsid w:val="00365E6B"/>
    <w:rsid w:val="00366E9D"/>
    <w:rsid w:val="00372793"/>
    <w:rsid w:val="00374B0D"/>
    <w:rsid w:val="00375492"/>
    <w:rsid w:val="00377DF0"/>
    <w:rsid w:val="003808B0"/>
    <w:rsid w:val="0038146B"/>
    <w:rsid w:val="003822AB"/>
    <w:rsid w:val="00383D77"/>
    <w:rsid w:val="00390368"/>
    <w:rsid w:val="003927BF"/>
    <w:rsid w:val="0039315C"/>
    <w:rsid w:val="0039391F"/>
    <w:rsid w:val="00393B38"/>
    <w:rsid w:val="00395B91"/>
    <w:rsid w:val="003A0166"/>
    <w:rsid w:val="003A3C15"/>
    <w:rsid w:val="003A4694"/>
    <w:rsid w:val="003A4EA4"/>
    <w:rsid w:val="003A5D37"/>
    <w:rsid w:val="003A6C4B"/>
    <w:rsid w:val="003B1539"/>
    <w:rsid w:val="003B3FDD"/>
    <w:rsid w:val="003B4D42"/>
    <w:rsid w:val="003B6DA1"/>
    <w:rsid w:val="003C3C35"/>
    <w:rsid w:val="003D0085"/>
    <w:rsid w:val="003D0B72"/>
    <w:rsid w:val="003D2972"/>
    <w:rsid w:val="003E0D17"/>
    <w:rsid w:val="003E2CA9"/>
    <w:rsid w:val="003E56DE"/>
    <w:rsid w:val="003E710C"/>
    <w:rsid w:val="003F24B3"/>
    <w:rsid w:val="003F607B"/>
    <w:rsid w:val="0040198D"/>
    <w:rsid w:val="0040406C"/>
    <w:rsid w:val="00404523"/>
    <w:rsid w:val="00405BED"/>
    <w:rsid w:val="00415255"/>
    <w:rsid w:val="00420FF7"/>
    <w:rsid w:val="00424069"/>
    <w:rsid w:val="0042519C"/>
    <w:rsid w:val="004302BA"/>
    <w:rsid w:val="00430609"/>
    <w:rsid w:val="0043333F"/>
    <w:rsid w:val="00437B1A"/>
    <w:rsid w:val="00444324"/>
    <w:rsid w:val="004451C2"/>
    <w:rsid w:val="00450863"/>
    <w:rsid w:val="00450BB5"/>
    <w:rsid w:val="00452398"/>
    <w:rsid w:val="004532DF"/>
    <w:rsid w:val="00455732"/>
    <w:rsid w:val="00455738"/>
    <w:rsid w:val="004579EC"/>
    <w:rsid w:val="00462055"/>
    <w:rsid w:val="004621CE"/>
    <w:rsid w:val="004717C6"/>
    <w:rsid w:val="00472BA1"/>
    <w:rsid w:val="0047374F"/>
    <w:rsid w:val="00474520"/>
    <w:rsid w:val="004747B0"/>
    <w:rsid w:val="004836E5"/>
    <w:rsid w:val="004879A0"/>
    <w:rsid w:val="00494B0A"/>
    <w:rsid w:val="00495151"/>
    <w:rsid w:val="00495903"/>
    <w:rsid w:val="004976C0"/>
    <w:rsid w:val="00497FC1"/>
    <w:rsid w:val="004A4A0A"/>
    <w:rsid w:val="004B26AF"/>
    <w:rsid w:val="004B2B0B"/>
    <w:rsid w:val="004B2EEB"/>
    <w:rsid w:val="004B3DF9"/>
    <w:rsid w:val="004B418D"/>
    <w:rsid w:val="004B5C1F"/>
    <w:rsid w:val="004B707C"/>
    <w:rsid w:val="004C0EAE"/>
    <w:rsid w:val="004C181D"/>
    <w:rsid w:val="004C5FA6"/>
    <w:rsid w:val="004C67C5"/>
    <w:rsid w:val="004C6F70"/>
    <w:rsid w:val="004D5A8E"/>
    <w:rsid w:val="004E0B50"/>
    <w:rsid w:val="004E43F2"/>
    <w:rsid w:val="004E56AA"/>
    <w:rsid w:val="004E6AAA"/>
    <w:rsid w:val="004F05EE"/>
    <w:rsid w:val="004F1372"/>
    <w:rsid w:val="004F36C5"/>
    <w:rsid w:val="004F542D"/>
    <w:rsid w:val="004F7C61"/>
    <w:rsid w:val="00500664"/>
    <w:rsid w:val="00500ED5"/>
    <w:rsid w:val="005040E8"/>
    <w:rsid w:val="00504FBD"/>
    <w:rsid w:val="00505E24"/>
    <w:rsid w:val="00506777"/>
    <w:rsid w:val="0051021B"/>
    <w:rsid w:val="005103BA"/>
    <w:rsid w:val="00510711"/>
    <w:rsid w:val="005128B5"/>
    <w:rsid w:val="00512CCA"/>
    <w:rsid w:val="005130CA"/>
    <w:rsid w:val="00517F36"/>
    <w:rsid w:val="00530F96"/>
    <w:rsid w:val="00531CE3"/>
    <w:rsid w:val="00532029"/>
    <w:rsid w:val="005404E7"/>
    <w:rsid w:val="005418A6"/>
    <w:rsid w:val="005440BE"/>
    <w:rsid w:val="005445FA"/>
    <w:rsid w:val="00545858"/>
    <w:rsid w:val="00550AAD"/>
    <w:rsid w:val="0055425E"/>
    <w:rsid w:val="00554261"/>
    <w:rsid w:val="005558D2"/>
    <w:rsid w:val="0055665F"/>
    <w:rsid w:val="00560180"/>
    <w:rsid w:val="00560E26"/>
    <w:rsid w:val="00564C43"/>
    <w:rsid w:val="005662C5"/>
    <w:rsid w:val="005673A4"/>
    <w:rsid w:val="00572472"/>
    <w:rsid w:val="00572C6C"/>
    <w:rsid w:val="005735B2"/>
    <w:rsid w:val="00574F74"/>
    <w:rsid w:val="00576A12"/>
    <w:rsid w:val="00584C23"/>
    <w:rsid w:val="00584EBF"/>
    <w:rsid w:val="005871C3"/>
    <w:rsid w:val="005905B1"/>
    <w:rsid w:val="0059558F"/>
    <w:rsid w:val="005A01A2"/>
    <w:rsid w:val="005A131F"/>
    <w:rsid w:val="005A13FE"/>
    <w:rsid w:val="005A15AF"/>
    <w:rsid w:val="005A191D"/>
    <w:rsid w:val="005A250C"/>
    <w:rsid w:val="005A364F"/>
    <w:rsid w:val="005A5703"/>
    <w:rsid w:val="005A6466"/>
    <w:rsid w:val="005B46B8"/>
    <w:rsid w:val="005B58E6"/>
    <w:rsid w:val="005B60E6"/>
    <w:rsid w:val="005B783C"/>
    <w:rsid w:val="005C0CE1"/>
    <w:rsid w:val="005C3FC1"/>
    <w:rsid w:val="005C5468"/>
    <w:rsid w:val="005C75D7"/>
    <w:rsid w:val="005C7F77"/>
    <w:rsid w:val="005D4CCE"/>
    <w:rsid w:val="005D551E"/>
    <w:rsid w:val="005D6B6B"/>
    <w:rsid w:val="005E1914"/>
    <w:rsid w:val="005E1AB3"/>
    <w:rsid w:val="005E498A"/>
    <w:rsid w:val="005E51C7"/>
    <w:rsid w:val="005E6694"/>
    <w:rsid w:val="005F0191"/>
    <w:rsid w:val="005F1C73"/>
    <w:rsid w:val="005F43AB"/>
    <w:rsid w:val="005F4E02"/>
    <w:rsid w:val="005F612E"/>
    <w:rsid w:val="005F683A"/>
    <w:rsid w:val="006007FF"/>
    <w:rsid w:val="0060088A"/>
    <w:rsid w:val="00600CBC"/>
    <w:rsid w:val="0060153B"/>
    <w:rsid w:val="00601AEA"/>
    <w:rsid w:val="00601D22"/>
    <w:rsid w:val="00604D53"/>
    <w:rsid w:val="00604E0A"/>
    <w:rsid w:val="00605082"/>
    <w:rsid w:val="00605254"/>
    <w:rsid w:val="006113A2"/>
    <w:rsid w:val="0061401C"/>
    <w:rsid w:val="00622109"/>
    <w:rsid w:val="00623D5A"/>
    <w:rsid w:val="006308DF"/>
    <w:rsid w:val="006348AC"/>
    <w:rsid w:val="0064025D"/>
    <w:rsid w:val="00645689"/>
    <w:rsid w:val="00645CA0"/>
    <w:rsid w:val="006520F1"/>
    <w:rsid w:val="00654418"/>
    <w:rsid w:val="006562AA"/>
    <w:rsid w:val="006568E7"/>
    <w:rsid w:val="006570D4"/>
    <w:rsid w:val="00661206"/>
    <w:rsid w:val="0066266C"/>
    <w:rsid w:val="006701F9"/>
    <w:rsid w:val="0067154F"/>
    <w:rsid w:val="00671FA5"/>
    <w:rsid w:val="0067417C"/>
    <w:rsid w:val="006746D4"/>
    <w:rsid w:val="00674DBD"/>
    <w:rsid w:val="00675821"/>
    <w:rsid w:val="00681DC5"/>
    <w:rsid w:val="00683AFD"/>
    <w:rsid w:val="00685117"/>
    <w:rsid w:val="00685275"/>
    <w:rsid w:val="00687251"/>
    <w:rsid w:val="00690E37"/>
    <w:rsid w:val="0069494B"/>
    <w:rsid w:val="00697A1D"/>
    <w:rsid w:val="00697C79"/>
    <w:rsid w:val="00697CAF"/>
    <w:rsid w:val="006A00F8"/>
    <w:rsid w:val="006A01F3"/>
    <w:rsid w:val="006A0F35"/>
    <w:rsid w:val="006A0F8E"/>
    <w:rsid w:val="006A3024"/>
    <w:rsid w:val="006A5B8D"/>
    <w:rsid w:val="006B2C3F"/>
    <w:rsid w:val="006B31A1"/>
    <w:rsid w:val="006B55BF"/>
    <w:rsid w:val="006B7898"/>
    <w:rsid w:val="006C2E57"/>
    <w:rsid w:val="006D20AB"/>
    <w:rsid w:val="006D543A"/>
    <w:rsid w:val="006D6B74"/>
    <w:rsid w:val="006D6F0C"/>
    <w:rsid w:val="006E13B0"/>
    <w:rsid w:val="006E1EA9"/>
    <w:rsid w:val="006E4FC2"/>
    <w:rsid w:val="006E6AC2"/>
    <w:rsid w:val="006E6DFD"/>
    <w:rsid w:val="006E7A96"/>
    <w:rsid w:val="006F02F6"/>
    <w:rsid w:val="006F07F9"/>
    <w:rsid w:val="006F097E"/>
    <w:rsid w:val="006F2F96"/>
    <w:rsid w:val="006F46B5"/>
    <w:rsid w:val="006F4B4B"/>
    <w:rsid w:val="006F4C50"/>
    <w:rsid w:val="006F5EB1"/>
    <w:rsid w:val="00703CCC"/>
    <w:rsid w:val="0070519E"/>
    <w:rsid w:val="007062E4"/>
    <w:rsid w:val="00707C3C"/>
    <w:rsid w:val="00707FDA"/>
    <w:rsid w:val="00710099"/>
    <w:rsid w:val="007122BC"/>
    <w:rsid w:val="0071239F"/>
    <w:rsid w:val="007141CB"/>
    <w:rsid w:val="00715ADC"/>
    <w:rsid w:val="007167BC"/>
    <w:rsid w:val="0072257E"/>
    <w:rsid w:val="007246E4"/>
    <w:rsid w:val="00724DBD"/>
    <w:rsid w:val="00725C9B"/>
    <w:rsid w:val="0073089C"/>
    <w:rsid w:val="00731CE1"/>
    <w:rsid w:val="007322FB"/>
    <w:rsid w:val="007329B7"/>
    <w:rsid w:val="0073382D"/>
    <w:rsid w:val="00737C2D"/>
    <w:rsid w:val="00737D40"/>
    <w:rsid w:val="00742914"/>
    <w:rsid w:val="00742F1A"/>
    <w:rsid w:val="00744937"/>
    <w:rsid w:val="00744C40"/>
    <w:rsid w:val="007450F9"/>
    <w:rsid w:val="00745472"/>
    <w:rsid w:val="007454F9"/>
    <w:rsid w:val="007460C4"/>
    <w:rsid w:val="00746133"/>
    <w:rsid w:val="00750B4A"/>
    <w:rsid w:val="00751298"/>
    <w:rsid w:val="007525B4"/>
    <w:rsid w:val="00752A7D"/>
    <w:rsid w:val="007551BC"/>
    <w:rsid w:val="007571C3"/>
    <w:rsid w:val="0075736B"/>
    <w:rsid w:val="0076648C"/>
    <w:rsid w:val="00773D0F"/>
    <w:rsid w:val="00774952"/>
    <w:rsid w:val="00774BFB"/>
    <w:rsid w:val="00775012"/>
    <w:rsid w:val="007765DA"/>
    <w:rsid w:val="007766B5"/>
    <w:rsid w:val="0078015F"/>
    <w:rsid w:val="007804D5"/>
    <w:rsid w:val="007807CE"/>
    <w:rsid w:val="007826D9"/>
    <w:rsid w:val="00782CC1"/>
    <w:rsid w:val="00782F88"/>
    <w:rsid w:val="0078329D"/>
    <w:rsid w:val="00783BC8"/>
    <w:rsid w:val="00785DC3"/>
    <w:rsid w:val="00786FCA"/>
    <w:rsid w:val="00787F75"/>
    <w:rsid w:val="00790630"/>
    <w:rsid w:val="00790D79"/>
    <w:rsid w:val="007913F4"/>
    <w:rsid w:val="00791C36"/>
    <w:rsid w:val="007933DE"/>
    <w:rsid w:val="007964A2"/>
    <w:rsid w:val="007A0A33"/>
    <w:rsid w:val="007A6E30"/>
    <w:rsid w:val="007B0026"/>
    <w:rsid w:val="007B4ACB"/>
    <w:rsid w:val="007B4C38"/>
    <w:rsid w:val="007B4CA8"/>
    <w:rsid w:val="007B6EAB"/>
    <w:rsid w:val="007C431D"/>
    <w:rsid w:val="007C4533"/>
    <w:rsid w:val="007C7EA2"/>
    <w:rsid w:val="007D055C"/>
    <w:rsid w:val="007D0767"/>
    <w:rsid w:val="007D47F9"/>
    <w:rsid w:val="007D59AD"/>
    <w:rsid w:val="007D59BE"/>
    <w:rsid w:val="007D667E"/>
    <w:rsid w:val="007D6E1A"/>
    <w:rsid w:val="007E21A9"/>
    <w:rsid w:val="007E2369"/>
    <w:rsid w:val="007E412F"/>
    <w:rsid w:val="007E630B"/>
    <w:rsid w:val="007F0FCF"/>
    <w:rsid w:val="007F1E83"/>
    <w:rsid w:val="007F3578"/>
    <w:rsid w:val="007F38BD"/>
    <w:rsid w:val="007F3DBA"/>
    <w:rsid w:val="007F6BAC"/>
    <w:rsid w:val="007F6C7E"/>
    <w:rsid w:val="007F6C9B"/>
    <w:rsid w:val="00803B64"/>
    <w:rsid w:val="00813DBD"/>
    <w:rsid w:val="008170FB"/>
    <w:rsid w:val="008264FF"/>
    <w:rsid w:val="00840F39"/>
    <w:rsid w:val="008412BB"/>
    <w:rsid w:val="008418C1"/>
    <w:rsid w:val="00842191"/>
    <w:rsid w:val="00842EBC"/>
    <w:rsid w:val="0084453A"/>
    <w:rsid w:val="00845372"/>
    <w:rsid w:val="00851500"/>
    <w:rsid w:val="0085391F"/>
    <w:rsid w:val="0085529D"/>
    <w:rsid w:val="008567FC"/>
    <w:rsid w:val="00862A3D"/>
    <w:rsid w:val="00862B94"/>
    <w:rsid w:val="00862E32"/>
    <w:rsid w:val="00864738"/>
    <w:rsid w:val="00864EEE"/>
    <w:rsid w:val="00866797"/>
    <w:rsid w:val="00870227"/>
    <w:rsid w:val="00871753"/>
    <w:rsid w:val="00872F99"/>
    <w:rsid w:val="00873DC8"/>
    <w:rsid w:val="00875697"/>
    <w:rsid w:val="0087727F"/>
    <w:rsid w:val="008772C8"/>
    <w:rsid w:val="00877A67"/>
    <w:rsid w:val="00877AE6"/>
    <w:rsid w:val="00877BD9"/>
    <w:rsid w:val="00882AEF"/>
    <w:rsid w:val="00886CCC"/>
    <w:rsid w:val="0089199D"/>
    <w:rsid w:val="00892B16"/>
    <w:rsid w:val="00893A8A"/>
    <w:rsid w:val="008959C0"/>
    <w:rsid w:val="008A0A2F"/>
    <w:rsid w:val="008A4500"/>
    <w:rsid w:val="008B2E22"/>
    <w:rsid w:val="008B34BA"/>
    <w:rsid w:val="008C0B55"/>
    <w:rsid w:val="008C58A5"/>
    <w:rsid w:val="008D0C4D"/>
    <w:rsid w:val="008D16CE"/>
    <w:rsid w:val="008D25D2"/>
    <w:rsid w:val="008D3857"/>
    <w:rsid w:val="008D4659"/>
    <w:rsid w:val="008D5490"/>
    <w:rsid w:val="008D5BA0"/>
    <w:rsid w:val="008E0EA3"/>
    <w:rsid w:val="008F2687"/>
    <w:rsid w:val="008F4F28"/>
    <w:rsid w:val="00901021"/>
    <w:rsid w:val="00904075"/>
    <w:rsid w:val="00905A63"/>
    <w:rsid w:val="00906D79"/>
    <w:rsid w:val="0090799D"/>
    <w:rsid w:val="00907DD6"/>
    <w:rsid w:val="0091174E"/>
    <w:rsid w:val="00911CAA"/>
    <w:rsid w:val="00913B5C"/>
    <w:rsid w:val="0091554E"/>
    <w:rsid w:val="00921CB7"/>
    <w:rsid w:val="009248CD"/>
    <w:rsid w:val="0093062B"/>
    <w:rsid w:val="009323E8"/>
    <w:rsid w:val="0093399B"/>
    <w:rsid w:val="00933F5D"/>
    <w:rsid w:val="00934181"/>
    <w:rsid w:val="00934C77"/>
    <w:rsid w:val="00937888"/>
    <w:rsid w:val="0094077A"/>
    <w:rsid w:val="00941060"/>
    <w:rsid w:val="00942669"/>
    <w:rsid w:val="00944B52"/>
    <w:rsid w:val="009467D4"/>
    <w:rsid w:val="009476CC"/>
    <w:rsid w:val="00951937"/>
    <w:rsid w:val="00952FB9"/>
    <w:rsid w:val="00960FEC"/>
    <w:rsid w:val="0096124C"/>
    <w:rsid w:val="00966723"/>
    <w:rsid w:val="00967E10"/>
    <w:rsid w:val="00967E91"/>
    <w:rsid w:val="00972F70"/>
    <w:rsid w:val="00973EF8"/>
    <w:rsid w:val="00976146"/>
    <w:rsid w:val="009816C4"/>
    <w:rsid w:val="00983978"/>
    <w:rsid w:val="00985641"/>
    <w:rsid w:val="00986026"/>
    <w:rsid w:val="009920AC"/>
    <w:rsid w:val="0099236B"/>
    <w:rsid w:val="0099408A"/>
    <w:rsid w:val="00995AE2"/>
    <w:rsid w:val="00995D40"/>
    <w:rsid w:val="00995DCA"/>
    <w:rsid w:val="00996AB9"/>
    <w:rsid w:val="009A44F4"/>
    <w:rsid w:val="009B5F0C"/>
    <w:rsid w:val="009B7A02"/>
    <w:rsid w:val="009C1390"/>
    <w:rsid w:val="009C5B20"/>
    <w:rsid w:val="009C5BBF"/>
    <w:rsid w:val="009D1701"/>
    <w:rsid w:val="009D19B4"/>
    <w:rsid w:val="009D3579"/>
    <w:rsid w:val="009E0AA3"/>
    <w:rsid w:val="009E1172"/>
    <w:rsid w:val="009E119B"/>
    <w:rsid w:val="009E3235"/>
    <w:rsid w:val="009E5985"/>
    <w:rsid w:val="009F15DC"/>
    <w:rsid w:val="009F24A9"/>
    <w:rsid w:val="009F3EDF"/>
    <w:rsid w:val="00A01162"/>
    <w:rsid w:val="00A01B52"/>
    <w:rsid w:val="00A01D97"/>
    <w:rsid w:val="00A04F79"/>
    <w:rsid w:val="00A067B9"/>
    <w:rsid w:val="00A105EE"/>
    <w:rsid w:val="00A10765"/>
    <w:rsid w:val="00A11317"/>
    <w:rsid w:val="00A12B12"/>
    <w:rsid w:val="00A16687"/>
    <w:rsid w:val="00A16BCA"/>
    <w:rsid w:val="00A20082"/>
    <w:rsid w:val="00A24A63"/>
    <w:rsid w:val="00A31B3C"/>
    <w:rsid w:val="00A31F25"/>
    <w:rsid w:val="00A354BE"/>
    <w:rsid w:val="00A36395"/>
    <w:rsid w:val="00A36CFC"/>
    <w:rsid w:val="00A37712"/>
    <w:rsid w:val="00A404B7"/>
    <w:rsid w:val="00A43505"/>
    <w:rsid w:val="00A4612E"/>
    <w:rsid w:val="00A5256E"/>
    <w:rsid w:val="00A56A52"/>
    <w:rsid w:val="00A604AA"/>
    <w:rsid w:val="00A6255A"/>
    <w:rsid w:val="00A63BAB"/>
    <w:rsid w:val="00A63F2C"/>
    <w:rsid w:val="00A6572B"/>
    <w:rsid w:val="00A703D6"/>
    <w:rsid w:val="00A70F3C"/>
    <w:rsid w:val="00A71852"/>
    <w:rsid w:val="00A72471"/>
    <w:rsid w:val="00A728A5"/>
    <w:rsid w:val="00A72B9D"/>
    <w:rsid w:val="00A7424F"/>
    <w:rsid w:val="00A75C33"/>
    <w:rsid w:val="00A76167"/>
    <w:rsid w:val="00A828C4"/>
    <w:rsid w:val="00A934E6"/>
    <w:rsid w:val="00A940A3"/>
    <w:rsid w:val="00A95E0F"/>
    <w:rsid w:val="00AA1C78"/>
    <w:rsid w:val="00AB1F63"/>
    <w:rsid w:val="00AB2CAE"/>
    <w:rsid w:val="00AB3883"/>
    <w:rsid w:val="00AB428C"/>
    <w:rsid w:val="00AB4DD1"/>
    <w:rsid w:val="00AC1CFF"/>
    <w:rsid w:val="00AC2A79"/>
    <w:rsid w:val="00AC5954"/>
    <w:rsid w:val="00AC609F"/>
    <w:rsid w:val="00AC6A69"/>
    <w:rsid w:val="00AC71B1"/>
    <w:rsid w:val="00AC7989"/>
    <w:rsid w:val="00AD117F"/>
    <w:rsid w:val="00AD5A72"/>
    <w:rsid w:val="00AE1CCF"/>
    <w:rsid w:val="00AE3B86"/>
    <w:rsid w:val="00AE4FBA"/>
    <w:rsid w:val="00AF24D3"/>
    <w:rsid w:val="00AF4651"/>
    <w:rsid w:val="00AF4F19"/>
    <w:rsid w:val="00AF565E"/>
    <w:rsid w:val="00B00433"/>
    <w:rsid w:val="00B0046C"/>
    <w:rsid w:val="00B02AAE"/>
    <w:rsid w:val="00B05C86"/>
    <w:rsid w:val="00B21ED0"/>
    <w:rsid w:val="00B22E24"/>
    <w:rsid w:val="00B2325F"/>
    <w:rsid w:val="00B253D3"/>
    <w:rsid w:val="00B25D02"/>
    <w:rsid w:val="00B31D1D"/>
    <w:rsid w:val="00B33CF8"/>
    <w:rsid w:val="00B35D09"/>
    <w:rsid w:val="00B36EE6"/>
    <w:rsid w:val="00B40D22"/>
    <w:rsid w:val="00B416D0"/>
    <w:rsid w:val="00B42E23"/>
    <w:rsid w:val="00B438DD"/>
    <w:rsid w:val="00B4728C"/>
    <w:rsid w:val="00B50E88"/>
    <w:rsid w:val="00B510B6"/>
    <w:rsid w:val="00B556CE"/>
    <w:rsid w:val="00B5798C"/>
    <w:rsid w:val="00B579C0"/>
    <w:rsid w:val="00B60B9D"/>
    <w:rsid w:val="00B617D7"/>
    <w:rsid w:val="00B6330F"/>
    <w:rsid w:val="00B641FF"/>
    <w:rsid w:val="00B64756"/>
    <w:rsid w:val="00B64D8C"/>
    <w:rsid w:val="00B71414"/>
    <w:rsid w:val="00B7256A"/>
    <w:rsid w:val="00B74295"/>
    <w:rsid w:val="00B74883"/>
    <w:rsid w:val="00B80D15"/>
    <w:rsid w:val="00B81312"/>
    <w:rsid w:val="00B82A35"/>
    <w:rsid w:val="00B82ABD"/>
    <w:rsid w:val="00B8481F"/>
    <w:rsid w:val="00B86E78"/>
    <w:rsid w:val="00B906D0"/>
    <w:rsid w:val="00B95BF2"/>
    <w:rsid w:val="00B97BF4"/>
    <w:rsid w:val="00BA3990"/>
    <w:rsid w:val="00BA5A64"/>
    <w:rsid w:val="00BA5CF5"/>
    <w:rsid w:val="00BA6ED7"/>
    <w:rsid w:val="00BA7761"/>
    <w:rsid w:val="00BB318C"/>
    <w:rsid w:val="00BC4AB4"/>
    <w:rsid w:val="00BD43B6"/>
    <w:rsid w:val="00BD4F47"/>
    <w:rsid w:val="00BD64F2"/>
    <w:rsid w:val="00BD73D1"/>
    <w:rsid w:val="00BE01C9"/>
    <w:rsid w:val="00BE136A"/>
    <w:rsid w:val="00BF362E"/>
    <w:rsid w:val="00BF7264"/>
    <w:rsid w:val="00C00059"/>
    <w:rsid w:val="00C0056C"/>
    <w:rsid w:val="00C01963"/>
    <w:rsid w:val="00C021B5"/>
    <w:rsid w:val="00C0528C"/>
    <w:rsid w:val="00C06886"/>
    <w:rsid w:val="00C07C95"/>
    <w:rsid w:val="00C10A61"/>
    <w:rsid w:val="00C11233"/>
    <w:rsid w:val="00C11982"/>
    <w:rsid w:val="00C12A20"/>
    <w:rsid w:val="00C13D20"/>
    <w:rsid w:val="00C15593"/>
    <w:rsid w:val="00C16E0E"/>
    <w:rsid w:val="00C200A9"/>
    <w:rsid w:val="00C20559"/>
    <w:rsid w:val="00C207A2"/>
    <w:rsid w:val="00C20B34"/>
    <w:rsid w:val="00C24EA3"/>
    <w:rsid w:val="00C25E89"/>
    <w:rsid w:val="00C26480"/>
    <w:rsid w:val="00C30FD5"/>
    <w:rsid w:val="00C3107A"/>
    <w:rsid w:val="00C3297F"/>
    <w:rsid w:val="00C3357E"/>
    <w:rsid w:val="00C34A17"/>
    <w:rsid w:val="00C37F9C"/>
    <w:rsid w:val="00C40A96"/>
    <w:rsid w:val="00C426BE"/>
    <w:rsid w:val="00C43016"/>
    <w:rsid w:val="00C44BE8"/>
    <w:rsid w:val="00C451A3"/>
    <w:rsid w:val="00C45216"/>
    <w:rsid w:val="00C453E3"/>
    <w:rsid w:val="00C46850"/>
    <w:rsid w:val="00C47EFB"/>
    <w:rsid w:val="00C50166"/>
    <w:rsid w:val="00C538BA"/>
    <w:rsid w:val="00C56CD5"/>
    <w:rsid w:val="00C62D39"/>
    <w:rsid w:val="00C634E1"/>
    <w:rsid w:val="00C66CC5"/>
    <w:rsid w:val="00C67127"/>
    <w:rsid w:val="00C71FA2"/>
    <w:rsid w:val="00C7359F"/>
    <w:rsid w:val="00C747B8"/>
    <w:rsid w:val="00C748B8"/>
    <w:rsid w:val="00C90258"/>
    <w:rsid w:val="00C928DA"/>
    <w:rsid w:val="00C96D52"/>
    <w:rsid w:val="00CA3456"/>
    <w:rsid w:val="00CA5D4E"/>
    <w:rsid w:val="00CA62F7"/>
    <w:rsid w:val="00CB400F"/>
    <w:rsid w:val="00CB5E05"/>
    <w:rsid w:val="00CC28EC"/>
    <w:rsid w:val="00CC68A7"/>
    <w:rsid w:val="00CC704E"/>
    <w:rsid w:val="00CD0D43"/>
    <w:rsid w:val="00CD3163"/>
    <w:rsid w:val="00CD4B14"/>
    <w:rsid w:val="00CD7135"/>
    <w:rsid w:val="00CE077D"/>
    <w:rsid w:val="00CE1653"/>
    <w:rsid w:val="00CE5706"/>
    <w:rsid w:val="00CE6FEF"/>
    <w:rsid w:val="00CF2DBC"/>
    <w:rsid w:val="00CF388A"/>
    <w:rsid w:val="00CF4372"/>
    <w:rsid w:val="00CF7B6F"/>
    <w:rsid w:val="00D012FC"/>
    <w:rsid w:val="00D01746"/>
    <w:rsid w:val="00D039A5"/>
    <w:rsid w:val="00D06726"/>
    <w:rsid w:val="00D10CC8"/>
    <w:rsid w:val="00D1341E"/>
    <w:rsid w:val="00D1566B"/>
    <w:rsid w:val="00D16E59"/>
    <w:rsid w:val="00D16ED3"/>
    <w:rsid w:val="00D170A7"/>
    <w:rsid w:val="00D17511"/>
    <w:rsid w:val="00D17697"/>
    <w:rsid w:val="00D20303"/>
    <w:rsid w:val="00D20B63"/>
    <w:rsid w:val="00D2256C"/>
    <w:rsid w:val="00D2557C"/>
    <w:rsid w:val="00D277E7"/>
    <w:rsid w:val="00D329A2"/>
    <w:rsid w:val="00D37530"/>
    <w:rsid w:val="00D408DB"/>
    <w:rsid w:val="00D42769"/>
    <w:rsid w:val="00D51542"/>
    <w:rsid w:val="00D52140"/>
    <w:rsid w:val="00D522F3"/>
    <w:rsid w:val="00D5232E"/>
    <w:rsid w:val="00D5657F"/>
    <w:rsid w:val="00D60430"/>
    <w:rsid w:val="00D60DD4"/>
    <w:rsid w:val="00D63251"/>
    <w:rsid w:val="00D64825"/>
    <w:rsid w:val="00D658E8"/>
    <w:rsid w:val="00D66488"/>
    <w:rsid w:val="00D66F3D"/>
    <w:rsid w:val="00D718EC"/>
    <w:rsid w:val="00D71A85"/>
    <w:rsid w:val="00D71EE1"/>
    <w:rsid w:val="00D75364"/>
    <w:rsid w:val="00D76A5C"/>
    <w:rsid w:val="00D770C4"/>
    <w:rsid w:val="00D80FDF"/>
    <w:rsid w:val="00D82003"/>
    <w:rsid w:val="00D826D1"/>
    <w:rsid w:val="00D86B50"/>
    <w:rsid w:val="00D90240"/>
    <w:rsid w:val="00D91B3F"/>
    <w:rsid w:val="00D92AD2"/>
    <w:rsid w:val="00D94A55"/>
    <w:rsid w:val="00D95395"/>
    <w:rsid w:val="00DA0F31"/>
    <w:rsid w:val="00DA1B17"/>
    <w:rsid w:val="00DA3658"/>
    <w:rsid w:val="00DA4731"/>
    <w:rsid w:val="00DB1B2A"/>
    <w:rsid w:val="00DB2423"/>
    <w:rsid w:val="00DB3C66"/>
    <w:rsid w:val="00DB513F"/>
    <w:rsid w:val="00DB689E"/>
    <w:rsid w:val="00DB72A7"/>
    <w:rsid w:val="00DC07A4"/>
    <w:rsid w:val="00DC268A"/>
    <w:rsid w:val="00DC3B1B"/>
    <w:rsid w:val="00DC59DB"/>
    <w:rsid w:val="00DC5F65"/>
    <w:rsid w:val="00DD30A3"/>
    <w:rsid w:val="00DE2BAD"/>
    <w:rsid w:val="00DE5359"/>
    <w:rsid w:val="00DE6359"/>
    <w:rsid w:val="00DE769E"/>
    <w:rsid w:val="00DF18BD"/>
    <w:rsid w:val="00DF2427"/>
    <w:rsid w:val="00DF2D9F"/>
    <w:rsid w:val="00DF6B8B"/>
    <w:rsid w:val="00DF730F"/>
    <w:rsid w:val="00E0048B"/>
    <w:rsid w:val="00E05437"/>
    <w:rsid w:val="00E10964"/>
    <w:rsid w:val="00E11ED4"/>
    <w:rsid w:val="00E1336E"/>
    <w:rsid w:val="00E150DA"/>
    <w:rsid w:val="00E20042"/>
    <w:rsid w:val="00E2038A"/>
    <w:rsid w:val="00E20D7E"/>
    <w:rsid w:val="00E23A54"/>
    <w:rsid w:val="00E2456F"/>
    <w:rsid w:val="00E24CB1"/>
    <w:rsid w:val="00E27F1E"/>
    <w:rsid w:val="00E31110"/>
    <w:rsid w:val="00E33C2B"/>
    <w:rsid w:val="00E350DF"/>
    <w:rsid w:val="00E37662"/>
    <w:rsid w:val="00E4178C"/>
    <w:rsid w:val="00E43620"/>
    <w:rsid w:val="00E437DC"/>
    <w:rsid w:val="00E44AB3"/>
    <w:rsid w:val="00E44E8A"/>
    <w:rsid w:val="00E45FAF"/>
    <w:rsid w:val="00E514A8"/>
    <w:rsid w:val="00E5195B"/>
    <w:rsid w:val="00E5301A"/>
    <w:rsid w:val="00E5724B"/>
    <w:rsid w:val="00E576FA"/>
    <w:rsid w:val="00E5775D"/>
    <w:rsid w:val="00E614CC"/>
    <w:rsid w:val="00E61C0E"/>
    <w:rsid w:val="00E702CF"/>
    <w:rsid w:val="00E7085E"/>
    <w:rsid w:val="00E718DA"/>
    <w:rsid w:val="00E7259B"/>
    <w:rsid w:val="00E741DD"/>
    <w:rsid w:val="00E74DBC"/>
    <w:rsid w:val="00E87374"/>
    <w:rsid w:val="00E90385"/>
    <w:rsid w:val="00E949D1"/>
    <w:rsid w:val="00E94AE1"/>
    <w:rsid w:val="00E9639F"/>
    <w:rsid w:val="00E9676D"/>
    <w:rsid w:val="00E97C34"/>
    <w:rsid w:val="00EA00F6"/>
    <w:rsid w:val="00EA05FD"/>
    <w:rsid w:val="00EA06A1"/>
    <w:rsid w:val="00EA06B5"/>
    <w:rsid w:val="00EA1C5A"/>
    <w:rsid w:val="00EA3819"/>
    <w:rsid w:val="00EA4E5B"/>
    <w:rsid w:val="00EA67EF"/>
    <w:rsid w:val="00EA6B10"/>
    <w:rsid w:val="00EA6FF2"/>
    <w:rsid w:val="00EA7052"/>
    <w:rsid w:val="00EA7B5F"/>
    <w:rsid w:val="00EB0052"/>
    <w:rsid w:val="00EB096E"/>
    <w:rsid w:val="00EB34D6"/>
    <w:rsid w:val="00EB4A67"/>
    <w:rsid w:val="00EC210A"/>
    <w:rsid w:val="00ED4652"/>
    <w:rsid w:val="00ED481A"/>
    <w:rsid w:val="00ED4E62"/>
    <w:rsid w:val="00ED5939"/>
    <w:rsid w:val="00EE30AE"/>
    <w:rsid w:val="00EE48DC"/>
    <w:rsid w:val="00EE768C"/>
    <w:rsid w:val="00EF75B5"/>
    <w:rsid w:val="00F000D8"/>
    <w:rsid w:val="00F004D8"/>
    <w:rsid w:val="00F01909"/>
    <w:rsid w:val="00F01D70"/>
    <w:rsid w:val="00F048A5"/>
    <w:rsid w:val="00F05307"/>
    <w:rsid w:val="00F0608F"/>
    <w:rsid w:val="00F0778F"/>
    <w:rsid w:val="00F07F10"/>
    <w:rsid w:val="00F12ACF"/>
    <w:rsid w:val="00F168CB"/>
    <w:rsid w:val="00F20999"/>
    <w:rsid w:val="00F2373C"/>
    <w:rsid w:val="00F244C7"/>
    <w:rsid w:val="00F253FD"/>
    <w:rsid w:val="00F2595B"/>
    <w:rsid w:val="00F2658A"/>
    <w:rsid w:val="00F31AB8"/>
    <w:rsid w:val="00F33BDC"/>
    <w:rsid w:val="00F34900"/>
    <w:rsid w:val="00F355B4"/>
    <w:rsid w:val="00F4584E"/>
    <w:rsid w:val="00F46134"/>
    <w:rsid w:val="00F46362"/>
    <w:rsid w:val="00F4788C"/>
    <w:rsid w:val="00F61995"/>
    <w:rsid w:val="00F64560"/>
    <w:rsid w:val="00F646E9"/>
    <w:rsid w:val="00F6473A"/>
    <w:rsid w:val="00F65B9D"/>
    <w:rsid w:val="00F7230F"/>
    <w:rsid w:val="00F73DD5"/>
    <w:rsid w:val="00F74988"/>
    <w:rsid w:val="00F76E1C"/>
    <w:rsid w:val="00F77255"/>
    <w:rsid w:val="00F810D0"/>
    <w:rsid w:val="00F82683"/>
    <w:rsid w:val="00F82A67"/>
    <w:rsid w:val="00F83F48"/>
    <w:rsid w:val="00F86655"/>
    <w:rsid w:val="00F86A1F"/>
    <w:rsid w:val="00F87B90"/>
    <w:rsid w:val="00F920C8"/>
    <w:rsid w:val="00F92B14"/>
    <w:rsid w:val="00F92BBF"/>
    <w:rsid w:val="00F92D2D"/>
    <w:rsid w:val="00F93604"/>
    <w:rsid w:val="00FA3271"/>
    <w:rsid w:val="00FA7B51"/>
    <w:rsid w:val="00FB12FA"/>
    <w:rsid w:val="00FB2462"/>
    <w:rsid w:val="00FB3DE1"/>
    <w:rsid w:val="00FC6A91"/>
    <w:rsid w:val="00FD0D7B"/>
    <w:rsid w:val="00FD59AE"/>
    <w:rsid w:val="00FD5EAB"/>
    <w:rsid w:val="00FD72AC"/>
    <w:rsid w:val="00FD7745"/>
    <w:rsid w:val="00FD7C91"/>
    <w:rsid w:val="00FD7CC7"/>
    <w:rsid w:val="00FE1102"/>
    <w:rsid w:val="00FE1D63"/>
    <w:rsid w:val="00FE3D75"/>
    <w:rsid w:val="00FE56A8"/>
    <w:rsid w:val="00FE685E"/>
    <w:rsid w:val="00FE6E03"/>
    <w:rsid w:val="00FF033E"/>
    <w:rsid w:val="00FF1526"/>
    <w:rsid w:val="00FF263C"/>
    <w:rsid w:val="00FF4967"/>
    <w:rsid w:val="00FF6B41"/>
    <w:rsid w:val="00FF75D2"/>
    <w:rsid w:val="00FF78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323EBA0C"/>
  <w15:docId w15:val="{A581F8F5-264F-41EB-A2BA-21702DEA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2B12"/>
    <w:pPr>
      <w:suppressLineNumbers/>
      <w:overflowPunct w:val="0"/>
      <w:autoSpaceDE w:val="0"/>
      <w:autoSpaceDN w:val="0"/>
      <w:adjustRightInd w:val="0"/>
      <w:spacing w:before="120"/>
      <w:textAlignment w:val="baseline"/>
    </w:pPr>
    <w:rPr>
      <w:sz w:val="24"/>
      <w:lang w:eastAsia="en-US"/>
    </w:rPr>
  </w:style>
  <w:style w:type="paragraph" w:styleId="Heading1">
    <w:name w:val="heading 1"/>
    <w:next w:val="Normal"/>
    <w:qFormat/>
    <w:rsid w:val="00A12B12"/>
    <w:pPr>
      <w:keepNext/>
      <w:overflowPunct w:val="0"/>
      <w:autoSpaceDE w:val="0"/>
      <w:autoSpaceDN w:val="0"/>
      <w:adjustRightInd w:val="0"/>
      <w:spacing w:before="240"/>
      <w:ind w:left="851" w:hanging="851"/>
      <w:textAlignment w:val="baseline"/>
      <w:outlineLvl w:val="0"/>
    </w:pPr>
    <w:rPr>
      <w:b/>
      <w:i/>
      <w:kern w:val="28"/>
      <w:sz w:val="24"/>
      <w:lang w:eastAsia="en-US"/>
    </w:rPr>
  </w:style>
  <w:style w:type="paragraph" w:styleId="Heading2">
    <w:name w:val="heading 2"/>
    <w:next w:val="Normal"/>
    <w:qFormat/>
    <w:rsid w:val="00A12B12"/>
    <w:pPr>
      <w:keepNext/>
      <w:overflowPunct w:val="0"/>
      <w:autoSpaceDE w:val="0"/>
      <w:autoSpaceDN w:val="0"/>
      <w:adjustRightInd w:val="0"/>
      <w:spacing w:before="120"/>
      <w:ind w:left="1361" w:hanging="1361"/>
      <w:textAlignment w:val="baseline"/>
      <w:outlineLvl w:val="1"/>
    </w:pPr>
    <w:rPr>
      <w:sz w:val="24"/>
      <w:lang w:eastAsia="en-US"/>
    </w:rPr>
  </w:style>
  <w:style w:type="paragraph" w:styleId="Heading3">
    <w:name w:val="heading 3"/>
    <w:next w:val="Normal"/>
    <w:qFormat/>
    <w:rsid w:val="00A12B12"/>
    <w:pPr>
      <w:keepNext/>
      <w:overflowPunct w:val="0"/>
      <w:autoSpaceDE w:val="0"/>
      <w:autoSpaceDN w:val="0"/>
      <w:adjustRightInd w:val="0"/>
      <w:spacing w:before="120"/>
      <w:ind w:left="1871" w:hanging="1871"/>
      <w:textAlignment w:val="baseline"/>
      <w:outlineLvl w:val="2"/>
    </w:pPr>
    <w:rPr>
      <w:sz w:val="24"/>
      <w:lang w:eastAsia="en-US"/>
    </w:rPr>
  </w:style>
  <w:style w:type="paragraph" w:styleId="Heading4">
    <w:name w:val="heading 4"/>
    <w:next w:val="Normal"/>
    <w:qFormat/>
    <w:rsid w:val="00A12B12"/>
    <w:pPr>
      <w:keepNext/>
      <w:overflowPunct w:val="0"/>
      <w:autoSpaceDE w:val="0"/>
      <w:autoSpaceDN w:val="0"/>
      <w:adjustRightInd w:val="0"/>
      <w:spacing w:before="120"/>
      <w:ind w:left="2381" w:hanging="2381"/>
      <w:textAlignment w:val="baseline"/>
      <w:outlineLvl w:val="3"/>
    </w:pPr>
    <w:rPr>
      <w:sz w:val="24"/>
      <w:lang w:eastAsia="en-US"/>
    </w:rPr>
  </w:style>
  <w:style w:type="paragraph" w:styleId="Heading5">
    <w:name w:val="heading 5"/>
    <w:next w:val="Normal"/>
    <w:qFormat/>
    <w:rsid w:val="00A12B12"/>
    <w:pPr>
      <w:overflowPunct w:val="0"/>
      <w:autoSpaceDE w:val="0"/>
      <w:autoSpaceDN w:val="0"/>
      <w:adjustRightInd w:val="0"/>
      <w:spacing w:before="120"/>
      <w:ind w:left="2892" w:hanging="2892"/>
      <w:textAlignment w:val="baseline"/>
      <w:outlineLvl w:val="4"/>
    </w:pPr>
    <w:rPr>
      <w:sz w:val="24"/>
      <w:lang w:eastAsia="en-US"/>
    </w:rPr>
  </w:style>
  <w:style w:type="paragraph" w:styleId="Heading6">
    <w:name w:val="heading 6"/>
    <w:basedOn w:val="Normal"/>
    <w:next w:val="Normal"/>
    <w:qFormat/>
    <w:rsid w:val="00A12B12"/>
    <w:pPr>
      <w:spacing w:before="240" w:after="60"/>
      <w:ind w:left="10064" w:hanging="708"/>
      <w:outlineLvl w:val="5"/>
    </w:pPr>
    <w:rPr>
      <w:rFonts w:ascii="Arial" w:hAnsi="Arial"/>
      <w:i/>
      <w:sz w:val="22"/>
    </w:rPr>
  </w:style>
  <w:style w:type="paragraph" w:styleId="Heading7">
    <w:name w:val="heading 7"/>
    <w:basedOn w:val="Normal"/>
    <w:next w:val="Normal"/>
    <w:qFormat/>
    <w:rsid w:val="00A12B12"/>
    <w:pPr>
      <w:spacing w:before="240" w:after="60"/>
      <w:ind w:left="10772" w:hanging="708"/>
      <w:outlineLvl w:val="6"/>
    </w:pPr>
    <w:rPr>
      <w:rFonts w:ascii="Arial" w:hAnsi="Arial"/>
    </w:rPr>
  </w:style>
  <w:style w:type="paragraph" w:styleId="Heading8">
    <w:name w:val="heading 8"/>
    <w:basedOn w:val="Normal"/>
    <w:next w:val="Normal"/>
    <w:qFormat/>
    <w:rsid w:val="00A12B12"/>
    <w:pPr>
      <w:spacing w:before="240" w:after="60"/>
      <w:ind w:left="11480" w:hanging="708"/>
      <w:outlineLvl w:val="7"/>
    </w:pPr>
    <w:rPr>
      <w:rFonts w:ascii="Arial" w:hAnsi="Arial"/>
      <w:i/>
    </w:rPr>
  </w:style>
  <w:style w:type="paragraph" w:styleId="Heading9">
    <w:name w:val="heading 9"/>
    <w:basedOn w:val="Normal"/>
    <w:next w:val="Normal"/>
    <w:qFormat/>
    <w:rsid w:val="00A12B12"/>
    <w:pPr>
      <w:spacing w:before="240" w:after="60"/>
      <w:ind w:left="12188"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dBody1">
    <w:name w:val="Amend. Body 1"/>
    <w:basedOn w:val="Normal-Draft"/>
    <w:next w:val="Normal"/>
    <w:rsid w:val="00A12B12"/>
    <w:pPr>
      <w:ind w:left="1871"/>
    </w:pPr>
  </w:style>
  <w:style w:type="paragraph" w:customStyle="1" w:styleId="Normal-Draft">
    <w:name w:val="Normal - Draft"/>
    <w:rsid w:val="00A12B1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120"/>
      <w:textAlignment w:val="baseline"/>
    </w:pPr>
    <w:rPr>
      <w:sz w:val="24"/>
      <w:lang w:eastAsia="en-US"/>
    </w:rPr>
  </w:style>
  <w:style w:type="paragraph" w:customStyle="1" w:styleId="AmendBody2">
    <w:name w:val="Amend. Body 2"/>
    <w:basedOn w:val="Normal-Draft"/>
    <w:next w:val="Normal"/>
    <w:rsid w:val="00A12B12"/>
    <w:pPr>
      <w:ind w:left="2381"/>
    </w:pPr>
  </w:style>
  <w:style w:type="paragraph" w:customStyle="1" w:styleId="AmendBody3">
    <w:name w:val="Amend. Body 3"/>
    <w:basedOn w:val="Normal-Draft"/>
    <w:next w:val="Normal"/>
    <w:rsid w:val="00A12B12"/>
    <w:pPr>
      <w:ind w:left="2892"/>
    </w:pPr>
  </w:style>
  <w:style w:type="paragraph" w:customStyle="1" w:styleId="AmendBody4">
    <w:name w:val="Amend. Body 4"/>
    <w:basedOn w:val="Normal-Draft"/>
    <w:next w:val="Normal"/>
    <w:rsid w:val="00A12B12"/>
    <w:pPr>
      <w:ind w:left="3402"/>
    </w:pPr>
  </w:style>
  <w:style w:type="paragraph" w:styleId="Header">
    <w:name w:val="header"/>
    <w:basedOn w:val="Normal"/>
    <w:rsid w:val="00A12B12"/>
    <w:pPr>
      <w:tabs>
        <w:tab w:val="center" w:pos="4153"/>
        <w:tab w:val="right" w:pos="8306"/>
      </w:tabs>
    </w:pPr>
  </w:style>
  <w:style w:type="paragraph" w:styleId="Footer">
    <w:name w:val="footer"/>
    <w:basedOn w:val="Normal"/>
    <w:rsid w:val="00A12B12"/>
    <w:pPr>
      <w:tabs>
        <w:tab w:val="center" w:pos="4153"/>
        <w:tab w:val="right" w:pos="8306"/>
      </w:tabs>
    </w:pPr>
  </w:style>
  <w:style w:type="paragraph" w:customStyle="1" w:styleId="AmendBody5">
    <w:name w:val="Amend. Body 5"/>
    <w:basedOn w:val="Normal-Draft"/>
    <w:next w:val="Normal"/>
    <w:rsid w:val="00A12B12"/>
    <w:pPr>
      <w:ind w:left="3912"/>
    </w:pPr>
  </w:style>
  <w:style w:type="paragraph" w:customStyle="1" w:styleId="AmendHeading-DIVISION">
    <w:name w:val="Amend. Heading - DIVISION"/>
    <w:basedOn w:val="Normal-Draft"/>
    <w:next w:val="Normal"/>
    <w:rsid w:val="00A12B12"/>
    <w:pPr>
      <w:spacing w:before="240" w:after="120"/>
      <w:ind w:left="1361"/>
      <w:jc w:val="center"/>
    </w:pPr>
    <w:rPr>
      <w:b/>
    </w:rPr>
  </w:style>
  <w:style w:type="paragraph" w:customStyle="1" w:styleId="AmendHeading-PART">
    <w:name w:val="Amend. Heading - PART"/>
    <w:basedOn w:val="Normal-Draft"/>
    <w:next w:val="Normal"/>
    <w:rsid w:val="00A12B12"/>
    <w:pPr>
      <w:spacing w:before="240" w:after="120"/>
      <w:ind w:left="1361"/>
      <w:jc w:val="center"/>
    </w:pPr>
    <w:rPr>
      <w:b/>
      <w:caps/>
      <w:sz w:val="22"/>
    </w:rPr>
  </w:style>
  <w:style w:type="paragraph" w:customStyle="1" w:styleId="AmendHeading-SCHEDULE">
    <w:name w:val="Amend. Heading - SCHEDULE"/>
    <w:basedOn w:val="Normal-Draft"/>
    <w:next w:val="Normal"/>
    <w:rsid w:val="00A12B12"/>
    <w:pPr>
      <w:spacing w:before="240" w:after="120"/>
      <w:ind w:left="1361"/>
      <w:jc w:val="center"/>
    </w:pPr>
    <w:rPr>
      <w:caps/>
      <w:sz w:val="22"/>
    </w:rPr>
  </w:style>
  <w:style w:type="paragraph" w:customStyle="1" w:styleId="AmendHeading1">
    <w:name w:val="Amend. Heading 1"/>
    <w:basedOn w:val="Normal"/>
    <w:next w:val="Normal"/>
    <w:link w:val="AmendHeading1Char"/>
    <w:rsid w:val="00A12B12"/>
    <w:pPr>
      <w:suppressLineNumbers w:val="0"/>
    </w:pPr>
  </w:style>
  <w:style w:type="paragraph" w:customStyle="1" w:styleId="AmendHeading2">
    <w:name w:val="Amend. Heading 2"/>
    <w:basedOn w:val="Normal"/>
    <w:next w:val="Normal"/>
    <w:link w:val="AmendHeading2Char"/>
    <w:rsid w:val="00A12B12"/>
    <w:pPr>
      <w:suppressLineNumbers w:val="0"/>
    </w:pPr>
  </w:style>
  <w:style w:type="paragraph" w:customStyle="1" w:styleId="AmendHeading3">
    <w:name w:val="Amend. Heading 3"/>
    <w:basedOn w:val="Normal"/>
    <w:next w:val="Normal"/>
    <w:rsid w:val="00A12B12"/>
    <w:pPr>
      <w:suppressLineNumbers w:val="0"/>
    </w:pPr>
  </w:style>
  <w:style w:type="paragraph" w:customStyle="1" w:styleId="AmendHeading4">
    <w:name w:val="Amend. Heading 4"/>
    <w:basedOn w:val="Normal"/>
    <w:next w:val="Normal"/>
    <w:rsid w:val="00A12B12"/>
    <w:pPr>
      <w:suppressLineNumbers w:val="0"/>
    </w:pPr>
  </w:style>
  <w:style w:type="paragraph" w:customStyle="1" w:styleId="AmendHeading5">
    <w:name w:val="Amend. Heading 5"/>
    <w:basedOn w:val="Normal"/>
    <w:next w:val="Normal"/>
    <w:rsid w:val="00A12B12"/>
    <w:pPr>
      <w:suppressLineNumbers w:val="0"/>
    </w:pPr>
  </w:style>
  <w:style w:type="paragraph" w:customStyle="1" w:styleId="BodyParagraph">
    <w:name w:val="Body Paragraph"/>
    <w:next w:val="Normal"/>
    <w:rsid w:val="00A12B12"/>
    <w:pPr>
      <w:overflowPunct w:val="0"/>
      <w:autoSpaceDE w:val="0"/>
      <w:autoSpaceDN w:val="0"/>
      <w:adjustRightInd w:val="0"/>
      <w:spacing w:before="120"/>
      <w:ind w:left="1871"/>
      <w:textAlignment w:val="baseline"/>
    </w:pPr>
    <w:rPr>
      <w:sz w:val="24"/>
      <w:lang w:eastAsia="en-US"/>
    </w:rPr>
  </w:style>
  <w:style w:type="paragraph" w:customStyle="1" w:styleId="BodyParagraphSub">
    <w:name w:val="Body Paragraph (Sub)"/>
    <w:next w:val="Normal"/>
    <w:rsid w:val="00A12B12"/>
    <w:pPr>
      <w:overflowPunct w:val="0"/>
      <w:autoSpaceDE w:val="0"/>
      <w:autoSpaceDN w:val="0"/>
      <w:adjustRightInd w:val="0"/>
      <w:spacing w:before="120"/>
      <w:ind w:left="2381"/>
      <w:textAlignment w:val="baseline"/>
    </w:pPr>
    <w:rPr>
      <w:sz w:val="24"/>
      <w:lang w:eastAsia="en-US"/>
    </w:rPr>
  </w:style>
  <w:style w:type="paragraph" w:customStyle="1" w:styleId="BodyParagraphSub-Sub">
    <w:name w:val="Body Paragraph (Sub-Sub)"/>
    <w:next w:val="Normal"/>
    <w:rsid w:val="00A12B12"/>
    <w:pPr>
      <w:overflowPunct w:val="0"/>
      <w:autoSpaceDE w:val="0"/>
      <w:autoSpaceDN w:val="0"/>
      <w:adjustRightInd w:val="0"/>
      <w:spacing w:before="120"/>
      <w:ind w:left="2892"/>
      <w:textAlignment w:val="baseline"/>
    </w:pPr>
    <w:rPr>
      <w:sz w:val="24"/>
      <w:lang w:eastAsia="en-US"/>
    </w:rPr>
  </w:style>
  <w:style w:type="paragraph" w:customStyle="1" w:styleId="BodySection">
    <w:name w:val="Body Section"/>
    <w:next w:val="Normal"/>
    <w:rsid w:val="00A12B12"/>
    <w:pPr>
      <w:overflowPunct w:val="0"/>
      <w:autoSpaceDE w:val="0"/>
      <w:autoSpaceDN w:val="0"/>
      <w:adjustRightInd w:val="0"/>
      <w:spacing w:before="120"/>
      <w:ind w:left="1361"/>
      <w:textAlignment w:val="baseline"/>
    </w:pPr>
    <w:rPr>
      <w:sz w:val="24"/>
      <w:lang w:eastAsia="en-US"/>
    </w:rPr>
  </w:style>
  <w:style w:type="paragraph" w:customStyle="1" w:styleId="BodySectionSub">
    <w:name w:val="Body Section (Sub)"/>
    <w:next w:val="Normal"/>
    <w:link w:val="BodySectionSubChar"/>
    <w:rsid w:val="00A12B12"/>
    <w:pPr>
      <w:overflowPunct w:val="0"/>
      <w:autoSpaceDE w:val="0"/>
      <w:autoSpaceDN w:val="0"/>
      <w:adjustRightInd w:val="0"/>
      <w:spacing w:before="120"/>
      <w:ind w:left="1361"/>
      <w:textAlignment w:val="baseline"/>
    </w:pPr>
    <w:rPr>
      <w:sz w:val="24"/>
      <w:lang w:eastAsia="en-US"/>
    </w:rPr>
  </w:style>
  <w:style w:type="paragraph" w:customStyle="1" w:styleId="Defintion">
    <w:name w:val="Defintion"/>
    <w:next w:val="Normal"/>
    <w:rsid w:val="00A12B12"/>
    <w:pPr>
      <w:tabs>
        <w:tab w:val="left" w:pos="851"/>
        <w:tab w:val="left" w:pos="1361"/>
        <w:tab w:val="left" w:pos="1871"/>
        <w:tab w:val="left" w:pos="2381"/>
        <w:tab w:val="left" w:pos="2892"/>
        <w:tab w:val="left" w:pos="3402"/>
      </w:tabs>
      <w:overflowPunct w:val="0"/>
      <w:autoSpaceDE w:val="0"/>
      <w:autoSpaceDN w:val="0"/>
      <w:adjustRightInd w:val="0"/>
      <w:spacing w:before="120"/>
      <w:ind w:left="1871" w:hanging="510"/>
      <w:textAlignment w:val="baseline"/>
    </w:pPr>
    <w:rPr>
      <w:sz w:val="24"/>
      <w:lang w:eastAsia="en-US"/>
    </w:rPr>
  </w:style>
  <w:style w:type="paragraph" w:customStyle="1" w:styleId="DraftHeading1">
    <w:name w:val="Draft Heading 1"/>
    <w:basedOn w:val="Normal"/>
    <w:next w:val="Normal"/>
    <w:link w:val="DraftHeading1Char"/>
    <w:rsid w:val="00A12B12"/>
    <w:pPr>
      <w:suppressLineNumbers w:val="0"/>
      <w:outlineLvl w:val="2"/>
    </w:pPr>
    <w:rPr>
      <w:b/>
    </w:rPr>
  </w:style>
  <w:style w:type="paragraph" w:customStyle="1" w:styleId="DraftHeading2">
    <w:name w:val="Draft Heading 2"/>
    <w:basedOn w:val="Normal"/>
    <w:next w:val="Normal"/>
    <w:link w:val="DraftHeading2Char"/>
    <w:rsid w:val="00A12B12"/>
    <w:pPr>
      <w:suppressLineNumbers w:val="0"/>
    </w:pPr>
  </w:style>
  <w:style w:type="paragraph" w:customStyle="1" w:styleId="DraftHeading3">
    <w:name w:val="Draft Heading 3"/>
    <w:basedOn w:val="Normal"/>
    <w:next w:val="Normal"/>
    <w:rsid w:val="00A12B12"/>
    <w:pPr>
      <w:suppressLineNumbers w:val="0"/>
    </w:pPr>
  </w:style>
  <w:style w:type="paragraph" w:customStyle="1" w:styleId="DraftHeading4">
    <w:name w:val="Draft Heading 4"/>
    <w:basedOn w:val="Normal"/>
    <w:next w:val="Normal"/>
    <w:rsid w:val="00A12B12"/>
    <w:pPr>
      <w:suppressLineNumbers w:val="0"/>
    </w:pPr>
  </w:style>
  <w:style w:type="paragraph" w:customStyle="1" w:styleId="DraftHeading5">
    <w:name w:val="Draft Heading 5"/>
    <w:basedOn w:val="Normal"/>
    <w:next w:val="Normal"/>
    <w:rsid w:val="00A12B12"/>
    <w:pPr>
      <w:suppressLineNumbers w:val="0"/>
    </w:pPr>
  </w:style>
  <w:style w:type="paragraph" w:customStyle="1" w:styleId="ActTitleFrame">
    <w:name w:val="ActTitleFrame"/>
    <w:basedOn w:val="Normal"/>
    <w:rsid w:val="00A12B12"/>
    <w:pPr>
      <w:framePr w:w="6237" w:h="1423" w:hRule="exact" w:hSpace="181" w:wrap="around" w:vAnchor="page" w:hAnchor="margin" w:xAlign="center" w:y="1192" w:anchorLock="1"/>
      <w:spacing w:before="0"/>
      <w:jc w:val="center"/>
    </w:pPr>
    <w:rPr>
      <w:i/>
    </w:rPr>
  </w:style>
  <w:style w:type="paragraph" w:customStyle="1" w:styleId="Heading-DIVISION">
    <w:name w:val="Heading - DIVISION"/>
    <w:next w:val="Normal"/>
    <w:rsid w:val="00A12B12"/>
    <w:pPr>
      <w:overflowPunct w:val="0"/>
      <w:autoSpaceDE w:val="0"/>
      <w:autoSpaceDN w:val="0"/>
      <w:adjustRightInd w:val="0"/>
      <w:spacing w:before="240" w:after="120"/>
      <w:jc w:val="center"/>
      <w:textAlignment w:val="baseline"/>
      <w:outlineLvl w:val="1"/>
    </w:pPr>
    <w:rPr>
      <w:b/>
      <w:sz w:val="24"/>
      <w:lang w:eastAsia="en-US"/>
    </w:rPr>
  </w:style>
  <w:style w:type="paragraph" w:customStyle="1" w:styleId="Heading-PART">
    <w:name w:val="Heading - PART"/>
    <w:next w:val="Normal"/>
    <w:rsid w:val="00A12B12"/>
    <w:pPr>
      <w:overflowPunct w:val="0"/>
      <w:autoSpaceDE w:val="0"/>
      <w:autoSpaceDN w:val="0"/>
      <w:adjustRightInd w:val="0"/>
      <w:spacing w:before="240" w:after="120"/>
      <w:jc w:val="center"/>
      <w:textAlignment w:val="baseline"/>
      <w:outlineLvl w:val="0"/>
    </w:pPr>
    <w:rPr>
      <w:b/>
      <w:caps/>
      <w:sz w:val="22"/>
      <w:lang w:eastAsia="en-US"/>
    </w:rPr>
  </w:style>
  <w:style w:type="paragraph" w:customStyle="1" w:styleId="Heading-SCHEDULE">
    <w:name w:val="Heading - SCHEDULE"/>
    <w:basedOn w:val="Heading-PART"/>
    <w:next w:val="Normal"/>
    <w:rsid w:val="00A12B12"/>
    <w:rPr>
      <w:caps w:val="0"/>
    </w:rPr>
  </w:style>
  <w:style w:type="paragraph" w:customStyle="1" w:styleId="Heading1-Manual">
    <w:name w:val="Heading 1 - Manual"/>
    <w:next w:val="Normal"/>
    <w:rsid w:val="00A12B12"/>
    <w:pPr>
      <w:tabs>
        <w:tab w:val="right" w:pos="737"/>
        <w:tab w:val="left" w:pos="851"/>
      </w:tabs>
      <w:overflowPunct w:val="0"/>
      <w:autoSpaceDE w:val="0"/>
      <w:autoSpaceDN w:val="0"/>
      <w:adjustRightInd w:val="0"/>
      <w:spacing w:before="240"/>
      <w:ind w:left="851" w:hanging="851"/>
      <w:textAlignment w:val="baseline"/>
    </w:pPr>
    <w:rPr>
      <w:b/>
      <w:i/>
      <w:sz w:val="24"/>
      <w:lang w:eastAsia="en-US"/>
    </w:rPr>
  </w:style>
  <w:style w:type="character" w:styleId="LineNumber">
    <w:name w:val="line number"/>
    <w:basedOn w:val="DefaultParagraphFont"/>
    <w:rsid w:val="00A12B12"/>
    <w:rPr>
      <w:rFonts w:ascii="Monotype Corsiva" w:hAnsi="Monotype Corsiva"/>
      <w:i/>
      <w:sz w:val="24"/>
    </w:rPr>
  </w:style>
  <w:style w:type="paragraph" w:customStyle="1" w:styleId="Normal-Schedule">
    <w:name w:val="Normal - Schedule"/>
    <w:link w:val="Normal-ScheduleChar"/>
    <w:rsid w:val="00A12B12"/>
    <w:pPr>
      <w:tabs>
        <w:tab w:val="left" w:pos="454"/>
        <w:tab w:val="left" w:pos="907"/>
        <w:tab w:val="left" w:pos="1361"/>
        <w:tab w:val="left" w:pos="1814"/>
        <w:tab w:val="left" w:pos="2722"/>
      </w:tabs>
      <w:overflowPunct w:val="0"/>
      <w:autoSpaceDE w:val="0"/>
      <w:autoSpaceDN w:val="0"/>
      <w:adjustRightInd w:val="0"/>
      <w:spacing w:before="120"/>
      <w:textAlignment w:val="baseline"/>
    </w:pPr>
    <w:rPr>
      <w:lang w:eastAsia="en-US"/>
    </w:rPr>
  </w:style>
  <w:style w:type="paragraph" w:customStyle="1" w:styleId="CopyDetails">
    <w:name w:val="Copy Details"/>
    <w:next w:val="Normal"/>
    <w:rsid w:val="00A12B12"/>
    <w:pPr>
      <w:framePr w:w="6237" w:h="1588" w:hSpace="181" w:wrap="notBeside" w:vAnchor="page" w:hAnchor="margin" w:xAlign="center" w:y="568"/>
      <w:tabs>
        <w:tab w:val="left" w:pos="3119"/>
      </w:tabs>
      <w:overflowPunct w:val="0"/>
      <w:autoSpaceDE w:val="0"/>
      <w:autoSpaceDN w:val="0"/>
      <w:adjustRightInd w:val="0"/>
      <w:spacing w:before="120" w:after="120" w:line="360" w:lineRule="auto"/>
      <w:ind w:left="284" w:right="284"/>
      <w:textAlignment w:val="baseline"/>
    </w:pPr>
    <w:rPr>
      <w:i/>
      <w:sz w:val="24"/>
      <w:lang w:eastAsia="en-US"/>
    </w:rPr>
  </w:style>
  <w:style w:type="paragraph" w:customStyle="1" w:styleId="NotesBody">
    <w:name w:val="Notes Body"/>
    <w:rsid w:val="00A12B12"/>
    <w:pPr>
      <w:tabs>
        <w:tab w:val="left" w:pos="567"/>
        <w:tab w:val="left" w:pos="1134"/>
        <w:tab w:val="left" w:pos="1701"/>
        <w:tab w:val="left" w:pos="2268"/>
        <w:tab w:val="left" w:pos="2835"/>
        <w:tab w:val="left" w:pos="3402"/>
        <w:tab w:val="left" w:pos="3969"/>
        <w:tab w:val="left" w:pos="4536"/>
        <w:tab w:val="left" w:pos="5103"/>
        <w:tab w:val="left" w:pos="5670"/>
        <w:tab w:val="left" w:pos="6237"/>
      </w:tabs>
      <w:overflowPunct w:val="0"/>
      <w:autoSpaceDE w:val="0"/>
      <w:autoSpaceDN w:val="0"/>
      <w:adjustRightInd w:val="0"/>
      <w:ind w:left="284"/>
      <w:textAlignment w:val="baseline"/>
    </w:pPr>
    <w:rPr>
      <w:lang w:eastAsia="en-US"/>
    </w:rPr>
  </w:style>
  <w:style w:type="paragraph" w:customStyle="1" w:styleId="NotesHeading">
    <w:name w:val="Notes Heading"/>
    <w:next w:val="NotesBody"/>
    <w:rsid w:val="00A12B12"/>
    <w:pPr>
      <w:overflowPunct w:val="0"/>
      <w:autoSpaceDE w:val="0"/>
      <w:autoSpaceDN w:val="0"/>
      <w:adjustRightInd w:val="0"/>
      <w:ind w:left="283" w:hanging="283"/>
      <w:textAlignment w:val="baseline"/>
    </w:pPr>
    <w:rPr>
      <w:lang w:eastAsia="en-US"/>
    </w:rPr>
  </w:style>
  <w:style w:type="character" w:styleId="PageNumber">
    <w:name w:val="page number"/>
    <w:basedOn w:val="DefaultParagraphFont"/>
    <w:rsid w:val="00A12B12"/>
  </w:style>
  <w:style w:type="paragraph" w:customStyle="1" w:styleId="Penalty">
    <w:name w:val="Penalty"/>
    <w:next w:val="Normal"/>
    <w:rsid w:val="00A12B12"/>
    <w:pPr>
      <w:tabs>
        <w:tab w:val="left" w:pos="851"/>
        <w:tab w:val="left" w:pos="1361"/>
        <w:tab w:val="left" w:pos="1871"/>
        <w:tab w:val="decimal" w:pos="2381"/>
        <w:tab w:val="decimal" w:pos="2892"/>
        <w:tab w:val="decimal" w:pos="3402"/>
      </w:tabs>
      <w:overflowPunct w:val="0"/>
      <w:autoSpaceDE w:val="0"/>
      <w:autoSpaceDN w:val="0"/>
      <w:adjustRightInd w:val="0"/>
      <w:spacing w:before="120"/>
      <w:ind w:left="2382" w:hanging="1021"/>
      <w:textAlignment w:val="baseline"/>
    </w:pPr>
    <w:rPr>
      <w:sz w:val="24"/>
      <w:lang w:eastAsia="en-US"/>
    </w:rPr>
  </w:style>
  <w:style w:type="paragraph" w:customStyle="1" w:styleId="Schedule-DIVISION">
    <w:name w:val="Schedule - DIVISION"/>
    <w:basedOn w:val="Heading-DIVISION"/>
    <w:next w:val="Normal"/>
    <w:rsid w:val="00A12B12"/>
    <w:rPr>
      <w:sz w:val="20"/>
    </w:rPr>
  </w:style>
  <w:style w:type="paragraph" w:customStyle="1" w:styleId="Schedule-PART">
    <w:name w:val="Schedule - PART"/>
    <w:basedOn w:val="Heading-PART"/>
    <w:next w:val="Normal"/>
    <w:rsid w:val="00A12B12"/>
    <w:rPr>
      <w:sz w:val="18"/>
    </w:rPr>
  </w:style>
  <w:style w:type="paragraph" w:customStyle="1" w:styleId="ScheduleAutoHeading1">
    <w:name w:val="Schedule Auto Heading 1"/>
    <w:basedOn w:val="Normal-Schedule"/>
    <w:next w:val="Normal"/>
    <w:rsid w:val="00A12B12"/>
    <w:rPr>
      <w:b/>
      <w:i/>
    </w:rPr>
  </w:style>
  <w:style w:type="paragraph" w:customStyle="1" w:styleId="ScheduleAutoHeading2">
    <w:name w:val="Schedule Auto Heading 2"/>
    <w:basedOn w:val="Normal-Schedule"/>
    <w:next w:val="Normal"/>
    <w:rsid w:val="00A12B12"/>
  </w:style>
  <w:style w:type="paragraph" w:customStyle="1" w:styleId="ScheduleAutoHeading3">
    <w:name w:val="Schedule Auto Heading 3"/>
    <w:basedOn w:val="Normal-Schedule"/>
    <w:next w:val="Normal"/>
    <w:rsid w:val="00A12B12"/>
  </w:style>
  <w:style w:type="paragraph" w:customStyle="1" w:styleId="ScheduleAutoHeading4">
    <w:name w:val="Schedule Auto Heading 4"/>
    <w:basedOn w:val="Normal-Schedule"/>
    <w:next w:val="Normal"/>
    <w:rsid w:val="00A12B12"/>
  </w:style>
  <w:style w:type="paragraph" w:customStyle="1" w:styleId="ScheduleAutoHeading5">
    <w:name w:val="Schedule Auto Heading 5"/>
    <w:basedOn w:val="Normal-Schedule"/>
    <w:next w:val="Normal"/>
    <w:rsid w:val="00A12B12"/>
  </w:style>
  <w:style w:type="paragraph" w:customStyle="1" w:styleId="ScheduleDefinition">
    <w:name w:val="Schedule Definition"/>
    <w:basedOn w:val="Normal"/>
    <w:next w:val="Normal"/>
    <w:rsid w:val="00A12B12"/>
    <w:pPr>
      <w:suppressLineNumbers w:val="0"/>
      <w:ind w:left="1871" w:hanging="510"/>
    </w:pPr>
    <w:rPr>
      <w:sz w:val="20"/>
    </w:rPr>
  </w:style>
  <w:style w:type="paragraph" w:customStyle="1" w:styleId="ScheduleHeading1">
    <w:name w:val="Schedule Heading 1"/>
    <w:basedOn w:val="Normal"/>
    <w:next w:val="Normal"/>
    <w:rsid w:val="00A12B12"/>
    <w:pPr>
      <w:suppressLineNumbers w:val="0"/>
    </w:pPr>
    <w:rPr>
      <w:b/>
      <w:sz w:val="20"/>
    </w:rPr>
  </w:style>
  <w:style w:type="paragraph" w:customStyle="1" w:styleId="ScheduleHeading2">
    <w:name w:val="Schedule Heading 2"/>
    <w:basedOn w:val="Normal"/>
    <w:next w:val="Normal"/>
    <w:rsid w:val="00A12B12"/>
    <w:pPr>
      <w:suppressLineNumbers w:val="0"/>
    </w:pPr>
    <w:rPr>
      <w:sz w:val="20"/>
    </w:rPr>
  </w:style>
  <w:style w:type="paragraph" w:customStyle="1" w:styleId="ScheduleHeading3">
    <w:name w:val="Schedule Heading 3"/>
    <w:basedOn w:val="Normal"/>
    <w:next w:val="Normal"/>
    <w:rsid w:val="00A12B12"/>
    <w:pPr>
      <w:suppressLineNumbers w:val="0"/>
    </w:pPr>
    <w:rPr>
      <w:sz w:val="20"/>
    </w:rPr>
  </w:style>
  <w:style w:type="paragraph" w:customStyle="1" w:styleId="ScheduleHeading4">
    <w:name w:val="Schedule Heading 4"/>
    <w:basedOn w:val="Normal"/>
    <w:next w:val="Normal"/>
    <w:rsid w:val="00A12B12"/>
    <w:pPr>
      <w:suppressLineNumbers w:val="0"/>
    </w:pPr>
    <w:rPr>
      <w:sz w:val="20"/>
    </w:rPr>
  </w:style>
  <w:style w:type="paragraph" w:customStyle="1" w:styleId="ScheduleHeading5">
    <w:name w:val="Schedule Heading 5"/>
    <w:basedOn w:val="Normal"/>
    <w:next w:val="Normal"/>
    <w:rsid w:val="00A12B12"/>
    <w:pPr>
      <w:suppressLineNumbers w:val="0"/>
    </w:pPr>
    <w:rPr>
      <w:sz w:val="20"/>
    </w:rPr>
  </w:style>
  <w:style w:type="paragraph" w:customStyle="1" w:styleId="ScheduleHeadingAuto">
    <w:name w:val="Schedule Heading Auto"/>
    <w:basedOn w:val="Normal-Schedule"/>
    <w:next w:val="Normal"/>
    <w:rsid w:val="00A12B12"/>
  </w:style>
  <w:style w:type="paragraph" w:customStyle="1" w:styleId="ScheduleParagraph">
    <w:name w:val="Schedule Paragraph"/>
    <w:basedOn w:val="Normal"/>
    <w:next w:val="Normal"/>
    <w:rsid w:val="00A12B12"/>
    <w:pPr>
      <w:suppressLineNumbers w:val="0"/>
      <w:ind w:left="1871"/>
    </w:pPr>
    <w:rPr>
      <w:sz w:val="20"/>
    </w:rPr>
  </w:style>
  <w:style w:type="paragraph" w:customStyle="1" w:styleId="ScheduleParagraphSub">
    <w:name w:val="Schedule Paragraph (Sub)"/>
    <w:basedOn w:val="Normal"/>
    <w:next w:val="Normal"/>
    <w:rsid w:val="00A12B12"/>
    <w:pPr>
      <w:suppressLineNumbers w:val="0"/>
      <w:ind w:left="2381"/>
    </w:pPr>
    <w:rPr>
      <w:sz w:val="20"/>
    </w:rPr>
  </w:style>
  <w:style w:type="paragraph" w:customStyle="1" w:styleId="ScheduleParagraphSub-Sub">
    <w:name w:val="Schedule Paragraph (Sub-Sub)"/>
    <w:basedOn w:val="Normal"/>
    <w:next w:val="Normal"/>
    <w:rsid w:val="00A12B12"/>
    <w:pPr>
      <w:suppressLineNumbers w:val="0"/>
      <w:ind w:left="2892"/>
    </w:pPr>
    <w:rPr>
      <w:sz w:val="20"/>
    </w:rPr>
  </w:style>
  <w:style w:type="paragraph" w:customStyle="1" w:styleId="SchedulePenalty">
    <w:name w:val="Schedule Penalty"/>
    <w:basedOn w:val="Penalty"/>
    <w:next w:val="Normal"/>
    <w:rsid w:val="00A12B12"/>
    <w:rPr>
      <w:sz w:val="20"/>
    </w:rPr>
  </w:style>
  <w:style w:type="paragraph" w:customStyle="1" w:styleId="ScheduleSection">
    <w:name w:val="Schedule Section"/>
    <w:basedOn w:val="Normal"/>
    <w:next w:val="Normal"/>
    <w:rsid w:val="00A12B12"/>
    <w:pPr>
      <w:suppressLineNumbers w:val="0"/>
      <w:ind w:left="851"/>
    </w:pPr>
    <w:rPr>
      <w:sz w:val="20"/>
    </w:rPr>
  </w:style>
  <w:style w:type="paragraph" w:customStyle="1" w:styleId="ScheduleSectionSub">
    <w:name w:val="Schedule Section (Sub)"/>
    <w:basedOn w:val="Normal"/>
    <w:next w:val="Normal"/>
    <w:rsid w:val="00A12B12"/>
    <w:pPr>
      <w:suppressLineNumbers w:val="0"/>
      <w:ind w:left="1361"/>
    </w:pPr>
    <w:rPr>
      <w:sz w:val="20"/>
    </w:rPr>
  </w:style>
  <w:style w:type="paragraph" w:customStyle="1" w:styleId="ShoulderReference">
    <w:name w:val="Shoulder Reference"/>
    <w:next w:val="Normal"/>
    <w:rsid w:val="00E4178C"/>
    <w:pPr>
      <w:framePr w:w="964" w:h="340" w:hSpace="180" w:vSpace="180" w:wrap="around" w:vAnchor="page" w:hAnchor="page" w:xAlign="outside" w:y="2553" w:anchorLock="1"/>
      <w:pBdr>
        <w:top w:val="single" w:sz="6" w:space="1" w:color="auto"/>
        <w:left w:val="single" w:sz="6" w:space="1" w:color="auto"/>
        <w:bottom w:val="single" w:sz="6" w:space="1" w:color="auto"/>
        <w:right w:val="single" w:sz="6" w:space="1" w:color="auto"/>
      </w:pBdr>
      <w:overflowPunct w:val="0"/>
      <w:autoSpaceDE w:val="0"/>
      <w:autoSpaceDN w:val="0"/>
      <w:adjustRightInd w:val="0"/>
      <w:ind w:left="85"/>
      <w:textAlignment w:val="baseline"/>
    </w:pPr>
    <w:rPr>
      <w:b/>
      <w:noProof/>
      <w:spacing w:val="-6"/>
      <w:lang w:eastAsia="en-US"/>
    </w:rPr>
  </w:style>
  <w:style w:type="paragraph" w:customStyle="1" w:styleId="SideNote">
    <w:name w:val="Side Note"/>
    <w:basedOn w:val="Normal"/>
    <w:rsid w:val="00E4178C"/>
    <w:pPr>
      <w:framePr w:w="964" w:h="340" w:hSpace="180" w:vSpace="180" w:wrap="around" w:vAnchor="text" w:hAnchor="page" w:xAlign="outside" w:y="1"/>
    </w:pPr>
    <w:rPr>
      <w:rFonts w:ascii="Arial" w:hAnsi="Arial"/>
      <w:b/>
      <w:spacing w:val="-10"/>
      <w:sz w:val="16"/>
    </w:rPr>
  </w:style>
  <w:style w:type="paragraph" w:styleId="TOC1">
    <w:name w:val="toc 1"/>
    <w:next w:val="Normal"/>
    <w:autoRedefine/>
    <w:uiPriority w:val="39"/>
    <w:rsid w:val="00A12B12"/>
    <w:pPr>
      <w:keepNext/>
      <w:tabs>
        <w:tab w:val="right" w:pos="6236"/>
      </w:tabs>
      <w:overflowPunct w:val="0"/>
      <w:autoSpaceDE w:val="0"/>
      <w:autoSpaceDN w:val="0"/>
      <w:adjustRightInd w:val="0"/>
      <w:spacing w:before="120" w:after="120"/>
      <w:ind w:right="510"/>
      <w:textAlignment w:val="baseline"/>
    </w:pPr>
    <w:rPr>
      <w:b/>
      <w:lang w:val="en-GB" w:eastAsia="en-US"/>
    </w:rPr>
  </w:style>
  <w:style w:type="paragraph" w:styleId="TOC2">
    <w:name w:val="toc 2"/>
    <w:next w:val="Normal"/>
    <w:autoRedefine/>
    <w:uiPriority w:val="39"/>
    <w:rsid w:val="00A12B12"/>
    <w:pPr>
      <w:keepNext/>
      <w:tabs>
        <w:tab w:val="right" w:pos="6236"/>
      </w:tabs>
      <w:overflowPunct w:val="0"/>
      <w:autoSpaceDE w:val="0"/>
      <w:autoSpaceDN w:val="0"/>
      <w:adjustRightInd w:val="0"/>
      <w:spacing w:before="120" w:after="120"/>
      <w:ind w:right="510"/>
      <w:textAlignment w:val="baseline"/>
    </w:pPr>
    <w:rPr>
      <w:b/>
      <w:lang w:val="en-GB" w:eastAsia="en-US"/>
    </w:rPr>
  </w:style>
  <w:style w:type="paragraph" w:styleId="TOC3">
    <w:name w:val="toc 3"/>
    <w:next w:val="Normal"/>
    <w:autoRedefine/>
    <w:uiPriority w:val="39"/>
    <w:rsid w:val="00A12B12"/>
    <w:pPr>
      <w:tabs>
        <w:tab w:val="right" w:pos="6236"/>
      </w:tabs>
      <w:overflowPunct w:val="0"/>
      <w:autoSpaceDE w:val="0"/>
      <w:autoSpaceDN w:val="0"/>
      <w:adjustRightInd w:val="0"/>
      <w:ind w:left="964" w:right="510" w:hanging="794"/>
      <w:textAlignment w:val="baseline"/>
    </w:pPr>
    <w:rPr>
      <w:lang w:val="en-GB" w:eastAsia="en-US"/>
    </w:rPr>
  </w:style>
  <w:style w:type="paragraph" w:styleId="TOC4">
    <w:name w:val="toc 4"/>
    <w:next w:val="Normal"/>
    <w:autoRedefine/>
    <w:uiPriority w:val="39"/>
    <w:rsid w:val="00A12B12"/>
    <w:pPr>
      <w:keepNext/>
      <w:tabs>
        <w:tab w:val="right" w:pos="6236"/>
      </w:tabs>
      <w:overflowPunct w:val="0"/>
      <w:autoSpaceDE w:val="0"/>
      <w:autoSpaceDN w:val="0"/>
      <w:adjustRightInd w:val="0"/>
      <w:spacing w:before="120" w:after="120"/>
      <w:ind w:right="510"/>
      <w:textAlignment w:val="baseline"/>
    </w:pPr>
    <w:rPr>
      <w:b/>
      <w:lang w:eastAsia="en-US"/>
    </w:rPr>
  </w:style>
  <w:style w:type="paragraph" w:styleId="TOC5">
    <w:name w:val="toc 5"/>
    <w:next w:val="Normal"/>
    <w:autoRedefine/>
    <w:uiPriority w:val="39"/>
    <w:rsid w:val="00A12B12"/>
    <w:pPr>
      <w:keepNext/>
      <w:tabs>
        <w:tab w:val="left" w:pos="567"/>
        <w:tab w:val="right" w:pos="6236"/>
      </w:tabs>
      <w:overflowPunct w:val="0"/>
      <w:autoSpaceDE w:val="0"/>
      <w:autoSpaceDN w:val="0"/>
      <w:adjustRightInd w:val="0"/>
      <w:spacing w:after="120"/>
      <w:ind w:left="170" w:right="510"/>
      <w:textAlignment w:val="baseline"/>
    </w:pPr>
    <w:rPr>
      <w:lang w:eastAsia="en-US"/>
    </w:rPr>
  </w:style>
  <w:style w:type="paragraph" w:styleId="TOC6">
    <w:name w:val="toc 6"/>
    <w:next w:val="Normal"/>
    <w:uiPriority w:val="39"/>
    <w:rsid w:val="00A12B12"/>
    <w:pPr>
      <w:tabs>
        <w:tab w:val="left" w:pos="1474"/>
        <w:tab w:val="right" w:pos="6237"/>
      </w:tabs>
      <w:overflowPunct w:val="0"/>
      <w:autoSpaceDE w:val="0"/>
      <w:autoSpaceDN w:val="0"/>
      <w:adjustRightInd w:val="0"/>
      <w:ind w:left="1360" w:right="284" w:hanging="680"/>
      <w:textAlignment w:val="baseline"/>
    </w:pPr>
    <w:rPr>
      <w:lang w:eastAsia="en-US"/>
    </w:rPr>
  </w:style>
  <w:style w:type="paragraph" w:styleId="TOC7">
    <w:name w:val="toc 7"/>
    <w:next w:val="Normal"/>
    <w:uiPriority w:val="39"/>
    <w:rsid w:val="00A12B12"/>
    <w:pPr>
      <w:overflowPunct w:val="0"/>
      <w:autoSpaceDE w:val="0"/>
      <w:autoSpaceDN w:val="0"/>
      <w:adjustRightInd w:val="0"/>
      <w:jc w:val="center"/>
      <w:textAlignment w:val="baseline"/>
    </w:pPr>
    <w:rPr>
      <w:b/>
      <w:lang w:eastAsia="en-US"/>
    </w:rPr>
  </w:style>
  <w:style w:type="paragraph" w:styleId="TOC8">
    <w:name w:val="toc 8"/>
    <w:basedOn w:val="TOC2"/>
    <w:next w:val="Normal"/>
    <w:uiPriority w:val="39"/>
    <w:rsid w:val="00A12B12"/>
    <w:pPr>
      <w:ind w:right="0"/>
    </w:pPr>
    <w:rPr>
      <w:b w:val="0"/>
      <w:caps/>
    </w:rPr>
  </w:style>
  <w:style w:type="paragraph" w:styleId="TOC9">
    <w:name w:val="toc 9"/>
    <w:basedOn w:val="Normal"/>
    <w:next w:val="Normal"/>
    <w:uiPriority w:val="39"/>
    <w:rsid w:val="00A12B12"/>
    <w:pPr>
      <w:tabs>
        <w:tab w:val="right" w:pos="6237"/>
      </w:tabs>
      <w:spacing w:before="0"/>
      <w:ind w:left="1922" w:right="284"/>
    </w:pPr>
    <w:rPr>
      <w:sz w:val="20"/>
    </w:rPr>
  </w:style>
  <w:style w:type="paragraph" w:customStyle="1" w:styleId="AmendHeading1s">
    <w:name w:val="Amend. Heading 1s"/>
    <w:basedOn w:val="Normal"/>
    <w:next w:val="Normal"/>
    <w:rsid w:val="00A12B12"/>
    <w:pPr>
      <w:suppressLineNumbers w:val="0"/>
    </w:pPr>
    <w:rPr>
      <w:b/>
    </w:rPr>
  </w:style>
  <w:style w:type="paragraph" w:styleId="EndnoteText">
    <w:name w:val="endnote text"/>
    <w:basedOn w:val="Normal"/>
    <w:semiHidden/>
    <w:rsid w:val="00A12B12"/>
    <w:pPr>
      <w:tabs>
        <w:tab w:val="left" w:pos="426"/>
      </w:tabs>
    </w:pPr>
    <w:rPr>
      <w:sz w:val="20"/>
    </w:rPr>
  </w:style>
  <w:style w:type="paragraph" w:customStyle="1" w:styleId="AmendHeading6">
    <w:name w:val="Amend. Heading 6"/>
    <w:basedOn w:val="Normal"/>
    <w:next w:val="Normal"/>
    <w:rsid w:val="00A12B12"/>
    <w:pPr>
      <w:suppressLineNumbers w:val="0"/>
    </w:pPr>
  </w:style>
  <w:style w:type="character" w:styleId="EndnoteReference">
    <w:name w:val="endnote reference"/>
    <w:basedOn w:val="DefaultParagraphFont"/>
    <w:semiHidden/>
    <w:rsid w:val="00A12B12"/>
    <w:rPr>
      <w:vertAlign w:val="superscript"/>
    </w:rPr>
  </w:style>
  <w:style w:type="paragraph" w:customStyle="1" w:styleId="Stars">
    <w:name w:val="Stars"/>
    <w:basedOn w:val="BodySection"/>
    <w:next w:val="Normal"/>
    <w:rsid w:val="00A12B12"/>
    <w:pPr>
      <w:tabs>
        <w:tab w:val="right" w:pos="1418"/>
        <w:tab w:val="right" w:pos="2552"/>
        <w:tab w:val="right" w:pos="3686"/>
        <w:tab w:val="right" w:pos="4820"/>
        <w:tab w:val="right" w:pos="5954"/>
      </w:tabs>
      <w:ind w:left="851"/>
    </w:pPr>
  </w:style>
  <w:style w:type="paragraph" w:customStyle="1" w:styleId="DraftingNotes">
    <w:name w:val="Drafting Notes"/>
    <w:next w:val="Normal"/>
    <w:rsid w:val="00A12B12"/>
    <w:pPr>
      <w:tabs>
        <w:tab w:val="left" w:pos="851"/>
        <w:tab w:val="left" w:pos="1361"/>
        <w:tab w:val="left" w:pos="1871"/>
        <w:tab w:val="left" w:pos="2552"/>
        <w:tab w:val="left" w:pos="2892"/>
        <w:tab w:val="left" w:pos="3402"/>
      </w:tabs>
      <w:overflowPunct w:val="0"/>
      <w:autoSpaceDE w:val="0"/>
      <w:autoSpaceDN w:val="0"/>
      <w:adjustRightInd w:val="0"/>
      <w:ind w:left="1247" w:hanging="1247"/>
      <w:textAlignment w:val="baseline"/>
    </w:pPr>
    <w:rPr>
      <w:i/>
      <w:color w:val="0000FF"/>
      <w:sz w:val="24"/>
      <w:lang w:eastAsia="en-US"/>
    </w:rPr>
  </w:style>
  <w:style w:type="paragraph" w:customStyle="1" w:styleId="EndnoteBody">
    <w:name w:val="Endnote Body"/>
    <w:rsid w:val="00A12B12"/>
    <w:pPr>
      <w:tabs>
        <w:tab w:val="left" w:pos="851"/>
        <w:tab w:val="left" w:pos="1418"/>
        <w:tab w:val="left" w:pos="1985"/>
        <w:tab w:val="left" w:pos="2552"/>
        <w:tab w:val="left" w:pos="3119"/>
        <w:tab w:val="left" w:pos="3686"/>
        <w:tab w:val="left" w:pos="4253"/>
      </w:tabs>
      <w:overflowPunct w:val="0"/>
      <w:autoSpaceDE w:val="0"/>
      <w:autoSpaceDN w:val="0"/>
      <w:adjustRightInd w:val="0"/>
      <w:spacing w:after="120"/>
      <w:ind w:left="284"/>
      <w:textAlignment w:val="baseline"/>
    </w:pPr>
    <w:rPr>
      <w:lang w:eastAsia="en-US"/>
    </w:rPr>
  </w:style>
  <w:style w:type="paragraph" w:customStyle="1" w:styleId="EndnoteSection">
    <w:name w:val="Endnote Section"/>
    <w:next w:val="EndnoteBody"/>
    <w:rsid w:val="00A12B12"/>
    <w:pPr>
      <w:overflowPunct w:val="0"/>
      <w:autoSpaceDE w:val="0"/>
      <w:autoSpaceDN w:val="0"/>
      <w:adjustRightInd w:val="0"/>
      <w:spacing w:after="120"/>
      <w:ind w:left="284" w:hanging="284"/>
      <w:textAlignment w:val="baseline"/>
    </w:pPr>
    <w:rPr>
      <w:lang w:eastAsia="en-US"/>
    </w:rPr>
  </w:style>
  <w:style w:type="paragraph" w:customStyle="1" w:styleId="Lines">
    <w:name w:val="Lines"/>
    <w:basedOn w:val="Normal"/>
    <w:next w:val="Normal"/>
    <w:rsid w:val="00A12B12"/>
    <w:pPr>
      <w:spacing w:after="120"/>
      <w:jc w:val="center"/>
      <w:outlineLvl w:val="6"/>
    </w:pPr>
  </w:style>
  <w:style w:type="paragraph" w:customStyle="1" w:styleId="ScheduleFormNo">
    <w:name w:val="Schedule Form No."/>
    <w:basedOn w:val="ScheduleNo"/>
    <w:next w:val="Normal"/>
    <w:rsid w:val="00A12B12"/>
  </w:style>
  <w:style w:type="paragraph" w:customStyle="1" w:styleId="ScheduleNo">
    <w:name w:val="Schedule No."/>
    <w:basedOn w:val="Heading-PART"/>
    <w:next w:val="Normal"/>
    <w:rsid w:val="00A12B12"/>
    <w:pPr>
      <w:outlineLvl w:val="1"/>
    </w:pPr>
    <w:rPr>
      <w:sz w:val="20"/>
    </w:rPr>
  </w:style>
  <w:style w:type="paragraph" w:customStyle="1" w:styleId="ScheduleTitle">
    <w:name w:val="Schedule Title"/>
    <w:basedOn w:val="Heading-DIVISION"/>
    <w:next w:val="Normal"/>
    <w:rsid w:val="00A12B12"/>
    <w:rPr>
      <w:caps/>
      <w:sz w:val="20"/>
    </w:rPr>
  </w:style>
  <w:style w:type="paragraph" w:customStyle="1" w:styleId="Heading-ENDNOTES">
    <w:name w:val="Heading - ENDNOTES"/>
    <w:basedOn w:val="EndnoteText"/>
    <w:next w:val="EndnoteText"/>
    <w:rsid w:val="00A12B12"/>
    <w:pPr>
      <w:tabs>
        <w:tab w:val="clear" w:pos="426"/>
        <w:tab w:val="left" w:pos="284"/>
      </w:tabs>
      <w:ind w:left="-284"/>
      <w:outlineLvl w:val="4"/>
    </w:pPr>
    <w:rPr>
      <w:b/>
      <w:sz w:val="22"/>
      <w:lang w:val="en-GB"/>
    </w:rPr>
  </w:style>
  <w:style w:type="paragraph" w:customStyle="1" w:styleId="ActTitleTable1">
    <w:name w:val="Act Title (Table 1)"/>
    <w:next w:val="Normal"/>
    <w:rsid w:val="00A12B12"/>
    <w:pPr>
      <w:keepNext/>
      <w:overflowPunct w:val="0"/>
      <w:autoSpaceDE w:val="0"/>
      <w:autoSpaceDN w:val="0"/>
      <w:adjustRightInd w:val="0"/>
      <w:spacing w:before="120"/>
      <w:ind w:left="568" w:hanging="284"/>
      <w:textAlignment w:val="baseline"/>
    </w:pPr>
    <w:rPr>
      <w:b/>
      <w:noProof/>
      <w:sz w:val="18"/>
      <w:lang w:val="en-US" w:eastAsia="en-US"/>
    </w:rPr>
  </w:style>
  <w:style w:type="paragraph" w:customStyle="1" w:styleId="Preamble">
    <w:name w:val="Preamble"/>
    <w:next w:val="Normal"/>
    <w:rsid w:val="00A12B12"/>
    <w:pPr>
      <w:overflowPunct w:val="0"/>
      <w:autoSpaceDE w:val="0"/>
      <w:autoSpaceDN w:val="0"/>
      <w:adjustRightInd w:val="0"/>
      <w:spacing w:before="120" w:after="240"/>
      <w:ind w:left="851" w:right="851"/>
      <w:textAlignment w:val="baseline"/>
    </w:pPr>
    <w:rPr>
      <w:noProof/>
      <w:sz w:val="22"/>
      <w:lang w:val="en-US" w:eastAsia="en-US"/>
    </w:rPr>
  </w:style>
  <w:style w:type="paragraph" w:customStyle="1" w:styleId="StatRuleTitleTable1">
    <w:name w:val="StatRule Title (Table 1)"/>
    <w:basedOn w:val="ActTitleTable1"/>
    <w:next w:val="Normal"/>
    <w:rsid w:val="00A12B12"/>
    <w:pPr>
      <w:ind w:left="284"/>
    </w:pPr>
  </w:style>
  <w:style w:type="paragraph" w:customStyle="1" w:styleId="DefinitionSchedule">
    <w:name w:val="Definition (Schedule)"/>
    <w:basedOn w:val="Defintion"/>
    <w:next w:val="Normal"/>
    <w:rsid w:val="00A12B12"/>
    <w:pPr>
      <w:spacing w:before="0"/>
    </w:pPr>
    <w:rPr>
      <w:sz w:val="20"/>
    </w:rPr>
  </w:style>
  <w:style w:type="paragraph" w:customStyle="1" w:styleId="DraftTest">
    <w:name w:val="Draft Test"/>
    <w:basedOn w:val="Normal"/>
    <w:next w:val="Normal"/>
    <w:rsid w:val="00A12B12"/>
    <w:pPr>
      <w:tabs>
        <w:tab w:val="left" w:pos="567"/>
        <w:tab w:val="left" w:pos="1134"/>
        <w:tab w:val="left" w:pos="1701"/>
        <w:tab w:val="left" w:pos="2268"/>
        <w:tab w:val="left" w:pos="2835"/>
        <w:tab w:val="left" w:pos="3969"/>
        <w:tab w:val="left" w:pos="4536"/>
        <w:tab w:val="left" w:pos="5103"/>
        <w:tab w:val="left" w:pos="5670"/>
        <w:tab w:val="left" w:pos="6237"/>
        <w:tab w:val="left" w:pos="6804"/>
        <w:tab w:val="left" w:pos="7371"/>
        <w:tab w:val="left" w:pos="7938"/>
        <w:tab w:val="left" w:pos="8505"/>
        <w:tab w:val="left" w:pos="9072"/>
        <w:tab w:val="left" w:pos="9639"/>
      </w:tabs>
      <w:ind w:left="1361" w:hanging="1361"/>
    </w:pPr>
  </w:style>
  <w:style w:type="paragraph" w:styleId="MacroText">
    <w:name w:val="macro"/>
    <w:semiHidden/>
    <w:rsid w:val="00A12B12"/>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Book Antiqua" w:hAnsi="Book Antiqua"/>
      <w:lang w:val="en-GB" w:eastAsia="en-US"/>
    </w:rPr>
  </w:style>
  <w:style w:type="paragraph" w:customStyle="1" w:styleId="SchedulePenaly">
    <w:name w:val="Schedule Penaly"/>
    <w:basedOn w:val="Penalty"/>
    <w:next w:val="Normal-Schedule"/>
    <w:rsid w:val="00A12B12"/>
    <w:rPr>
      <w:sz w:val="20"/>
    </w:rPr>
  </w:style>
  <w:style w:type="paragraph" w:customStyle="1" w:styleId="ByAuthority">
    <w:name w:val="ByAuthority"/>
    <w:basedOn w:val="Normal-Draft"/>
    <w:next w:val="Normal-Draft"/>
    <w:rsid w:val="00A12B12"/>
    <w:pPr>
      <w:jc w:val="center"/>
    </w:pPr>
    <w:rPr>
      <w:sz w:val="22"/>
    </w:rPr>
  </w:style>
  <w:style w:type="paragraph" w:styleId="Caption">
    <w:name w:val="caption"/>
    <w:basedOn w:val="Normal"/>
    <w:next w:val="Normal"/>
    <w:qFormat/>
    <w:rsid w:val="00A12B12"/>
    <w:pPr>
      <w:spacing w:after="120"/>
    </w:pPr>
    <w:rPr>
      <w:b/>
    </w:rPr>
  </w:style>
  <w:style w:type="paragraph" w:customStyle="1" w:styleId="SRT1Autotext1">
    <w:name w:val="SR T1 Autotext1"/>
    <w:basedOn w:val="Normal"/>
    <w:rsid w:val="00A12B12"/>
    <w:pPr>
      <w:keepNext/>
      <w:spacing w:before="0"/>
    </w:pPr>
    <w:rPr>
      <w:spacing w:val="-4"/>
      <w:sz w:val="18"/>
    </w:rPr>
  </w:style>
  <w:style w:type="paragraph" w:customStyle="1" w:styleId="Reprint-AutoText">
    <w:name w:val="Reprint - AutoText"/>
    <w:basedOn w:val="Normal"/>
    <w:rsid w:val="00A12B12"/>
    <w:pPr>
      <w:spacing w:before="0"/>
    </w:pPr>
  </w:style>
  <w:style w:type="paragraph" w:customStyle="1" w:styleId="SRT1Autotext3">
    <w:name w:val="SR T1 Autotext3"/>
    <w:basedOn w:val="Normal"/>
    <w:rsid w:val="00A12B12"/>
    <w:pPr>
      <w:keepNext/>
      <w:spacing w:before="0"/>
    </w:pPr>
    <w:rPr>
      <w:i/>
      <w:sz w:val="18"/>
    </w:rPr>
  </w:style>
  <w:style w:type="paragraph" w:customStyle="1" w:styleId="TOAAutotext">
    <w:name w:val="TOA Autotext"/>
    <w:basedOn w:val="SRT1Autotext3"/>
    <w:rsid w:val="00A12B12"/>
  </w:style>
  <w:style w:type="paragraph" w:customStyle="1" w:styleId="ReprintIndexLine1">
    <w:name w:val="Reprint Index Line1"/>
    <w:basedOn w:val="ReprintIndexLine"/>
    <w:rsid w:val="00A12B12"/>
  </w:style>
  <w:style w:type="paragraph" w:customStyle="1" w:styleId="ReprintIndexLine">
    <w:name w:val="Reprint Index Line"/>
    <w:basedOn w:val="Normal"/>
    <w:rsid w:val="00A12B12"/>
    <w:pPr>
      <w:tabs>
        <w:tab w:val="left" w:pos="4678"/>
      </w:tabs>
      <w:spacing w:before="0" w:line="156" w:lineRule="auto"/>
    </w:pPr>
    <w:rPr>
      <w:i/>
      <w:sz w:val="20"/>
    </w:rPr>
  </w:style>
  <w:style w:type="paragraph" w:customStyle="1" w:styleId="ReprintIndexHeading">
    <w:name w:val="Reprint Index Heading"/>
    <w:basedOn w:val="Normal"/>
    <w:next w:val="Normal"/>
    <w:rsid w:val="00A12B12"/>
    <w:pPr>
      <w:spacing w:before="240" w:line="192" w:lineRule="auto"/>
      <w:jc w:val="center"/>
    </w:pPr>
    <w:rPr>
      <w:b/>
    </w:rPr>
  </w:style>
  <w:style w:type="paragraph" w:customStyle="1" w:styleId="ReprintIndexSubject">
    <w:name w:val="Reprint Index Subject"/>
    <w:basedOn w:val="Normal"/>
    <w:next w:val="ReprintIndexsubtopic"/>
    <w:rsid w:val="00A12B12"/>
    <w:pPr>
      <w:ind w:left="4678" w:hanging="4678"/>
    </w:pPr>
    <w:rPr>
      <w:b/>
      <w:sz w:val="20"/>
    </w:rPr>
  </w:style>
  <w:style w:type="paragraph" w:customStyle="1" w:styleId="ReprintIndexsubtopic">
    <w:name w:val="Reprint Index subtopic"/>
    <w:basedOn w:val="ReprintIndexSubject"/>
    <w:rsid w:val="00A12B12"/>
    <w:pPr>
      <w:tabs>
        <w:tab w:val="left" w:pos="425"/>
        <w:tab w:val="left" w:pos="709"/>
      </w:tabs>
      <w:spacing w:before="0" w:line="216" w:lineRule="auto"/>
      <w:ind w:hanging="4253"/>
    </w:pPr>
    <w:rPr>
      <w:b w:val="0"/>
    </w:rPr>
  </w:style>
  <w:style w:type="paragraph" w:customStyle="1" w:styleId="ReprintIndexLine2">
    <w:name w:val="Reprint Index Line2"/>
    <w:basedOn w:val="ReprintIndexLine"/>
    <w:next w:val="ReprintIndexsubtopic"/>
    <w:rsid w:val="00A12B12"/>
  </w:style>
  <w:style w:type="paragraph" w:customStyle="1" w:styleId="n">
    <w:name w:val="n"/>
    <w:basedOn w:val="Heading-ENDNOTES"/>
    <w:rsid w:val="00A12B12"/>
    <w:pPr>
      <w:ind w:left="0" w:hanging="284"/>
    </w:pPr>
  </w:style>
  <w:style w:type="paragraph" w:styleId="TOAHeading">
    <w:name w:val="toa heading"/>
    <w:basedOn w:val="Normal"/>
    <w:next w:val="Normal"/>
    <w:semiHidden/>
    <w:rsid w:val="00A12B12"/>
    <w:rPr>
      <w:rFonts w:ascii="Arial" w:hAnsi="Arial"/>
      <w:b/>
    </w:rPr>
  </w:style>
  <w:style w:type="paragraph" w:customStyle="1" w:styleId="AmendDefinition1">
    <w:name w:val="Amend Definition 1"/>
    <w:next w:val="Normal"/>
    <w:rsid w:val="00A12B1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381" w:hanging="510"/>
    </w:pPr>
    <w:rPr>
      <w:sz w:val="24"/>
      <w:lang w:eastAsia="en-US"/>
    </w:rPr>
  </w:style>
  <w:style w:type="paragraph" w:customStyle="1" w:styleId="AmendDefinition2">
    <w:name w:val="Amend Definition 2"/>
    <w:next w:val="Normal"/>
    <w:rsid w:val="00A12B1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AmendDefinition3">
    <w:name w:val="Amend Definition 3"/>
    <w:next w:val="Normal"/>
    <w:rsid w:val="00A12B1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val="en-US" w:eastAsia="en-US"/>
    </w:rPr>
  </w:style>
  <w:style w:type="paragraph" w:customStyle="1" w:styleId="AmendDefinition4">
    <w:name w:val="Amend Definition 4"/>
    <w:next w:val="Normal"/>
    <w:rsid w:val="00A12B1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912" w:hanging="510"/>
    </w:pPr>
    <w:rPr>
      <w:sz w:val="24"/>
      <w:lang w:val="en-US" w:eastAsia="en-US"/>
    </w:rPr>
  </w:style>
  <w:style w:type="paragraph" w:customStyle="1" w:styleId="AmendDefinition5">
    <w:name w:val="Amend Definition 5"/>
    <w:next w:val="Normal"/>
    <w:rsid w:val="00A12B1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4422" w:hanging="510"/>
    </w:pPr>
    <w:rPr>
      <w:sz w:val="24"/>
      <w:lang w:eastAsia="en-US"/>
    </w:rPr>
  </w:style>
  <w:style w:type="paragraph" w:customStyle="1" w:styleId="AmendPenalty1">
    <w:name w:val="Amend. Penalty 1"/>
    <w:basedOn w:val="Penalty"/>
    <w:next w:val="Normal"/>
    <w:link w:val="AmendPenalty1Char"/>
    <w:rsid w:val="00A12B12"/>
    <w:pPr>
      <w:tabs>
        <w:tab w:val="clear" w:pos="851"/>
        <w:tab w:val="clear" w:pos="1361"/>
        <w:tab w:val="clear" w:pos="1871"/>
        <w:tab w:val="clear" w:pos="2381"/>
        <w:tab w:val="clear" w:pos="2892"/>
        <w:tab w:val="clear" w:pos="3402"/>
      </w:tabs>
      <w:ind w:left="2892"/>
    </w:pPr>
  </w:style>
  <w:style w:type="paragraph" w:customStyle="1" w:styleId="AmendPenalty2">
    <w:name w:val="Amend. Penalty 2"/>
    <w:basedOn w:val="Penalty"/>
    <w:next w:val="Normal"/>
    <w:rsid w:val="00A12B1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s>
      <w:ind w:left="3402"/>
    </w:pPr>
  </w:style>
  <w:style w:type="paragraph" w:customStyle="1" w:styleId="AmendPenalty3">
    <w:name w:val="Amend. Penalty 3"/>
    <w:basedOn w:val="Penalty"/>
    <w:next w:val="Normal"/>
    <w:rsid w:val="00A12B12"/>
    <w:pPr>
      <w:tabs>
        <w:tab w:val="clear" w:pos="851"/>
        <w:tab w:val="clear" w:pos="1361"/>
        <w:tab w:val="clear" w:pos="1871"/>
        <w:tab w:val="clear" w:pos="2381"/>
        <w:tab w:val="clear" w:pos="2892"/>
        <w:tab w:val="left" w:pos="567"/>
        <w:tab w:val="left" w:pos="964"/>
        <w:tab w:val="left" w:pos="1134"/>
        <w:tab w:val="left" w:pos="1491"/>
        <w:tab w:val="left" w:pos="1701"/>
        <w:tab w:val="left" w:pos="1985"/>
        <w:tab w:val="left" w:pos="2268"/>
        <w:tab w:val="left" w:pos="2495"/>
        <w:tab w:val="left" w:pos="2835"/>
        <w:tab w:val="left" w:pos="3005"/>
        <w:tab w:val="left" w:pos="3402"/>
        <w:tab w:val="left" w:pos="3969"/>
        <w:tab w:val="left" w:pos="4536"/>
        <w:tab w:val="left" w:pos="5670"/>
        <w:tab w:val="left" w:pos="6237"/>
        <w:tab w:val="left" w:pos="6804"/>
        <w:tab w:val="left" w:pos="7371"/>
      </w:tabs>
      <w:ind w:left="3913"/>
    </w:pPr>
  </w:style>
  <w:style w:type="paragraph" w:customStyle="1" w:styleId="AmendPenalty4">
    <w:name w:val="Amend. Penalty 4"/>
    <w:basedOn w:val="Penalty"/>
    <w:next w:val="Normal"/>
    <w:rsid w:val="00A12B1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s>
      <w:ind w:left="4423"/>
    </w:pPr>
  </w:style>
  <w:style w:type="paragraph" w:customStyle="1" w:styleId="AmendPenalty5">
    <w:name w:val="Amend. Penalty 5"/>
    <w:basedOn w:val="Penalty"/>
    <w:next w:val="Normal"/>
    <w:rsid w:val="00A12B1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leader="hyphen" w:pos="2835"/>
        <w:tab w:val="left" w:pos="3402"/>
        <w:tab w:val="left" w:pos="3969"/>
        <w:tab w:val="left" w:pos="4026"/>
        <w:tab w:val="left" w:pos="4536"/>
        <w:tab w:val="left" w:pos="5103"/>
        <w:tab w:val="left" w:pos="5670"/>
        <w:tab w:val="left" w:pos="6237"/>
        <w:tab w:val="left" w:pos="6804"/>
        <w:tab w:val="left" w:pos="7371"/>
      </w:tabs>
      <w:ind w:left="4933"/>
    </w:pPr>
  </w:style>
  <w:style w:type="paragraph" w:customStyle="1" w:styleId="DraftDefinition1">
    <w:name w:val="Draft Definition 1"/>
    <w:next w:val="Normal"/>
    <w:rsid w:val="00A12B12"/>
    <w:pPr>
      <w:tabs>
        <w:tab w:val="left" w:pos="964"/>
        <w:tab w:val="left" w:pos="1134"/>
        <w:tab w:val="left" w:pos="1361"/>
        <w:tab w:val="left" w:pos="1701"/>
        <w:tab w:val="left" w:pos="2268"/>
        <w:tab w:val="left" w:pos="2835"/>
        <w:tab w:val="left" w:pos="3402"/>
        <w:tab w:val="left" w:pos="3969"/>
        <w:tab w:val="left" w:pos="4536"/>
        <w:tab w:val="left" w:pos="5103"/>
        <w:tab w:val="left" w:pos="5670"/>
        <w:tab w:val="left" w:pos="6237"/>
        <w:tab w:val="left" w:pos="6804"/>
        <w:tab w:val="left" w:pos="7371"/>
      </w:tabs>
      <w:spacing w:before="120"/>
      <w:ind w:left="1361" w:hanging="510"/>
    </w:pPr>
    <w:rPr>
      <w:sz w:val="24"/>
      <w:lang w:eastAsia="en-US"/>
    </w:rPr>
  </w:style>
  <w:style w:type="paragraph" w:customStyle="1" w:styleId="DraftDefinition2">
    <w:name w:val="Draft Definition 2"/>
    <w:next w:val="Normal"/>
    <w:rsid w:val="00A12B12"/>
    <w:pPr>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871" w:hanging="510"/>
    </w:pPr>
    <w:rPr>
      <w:sz w:val="24"/>
      <w:lang w:eastAsia="en-US"/>
    </w:rPr>
  </w:style>
  <w:style w:type="paragraph" w:customStyle="1" w:styleId="DraftDefinition3">
    <w:name w:val="Draft Definition 3"/>
    <w:next w:val="Normal"/>
    <w:rsid w:val="00A12B12"/>
    <w:pPr>
      <w:tabs>
        <w:tab w:val="left" w:pos="2053"/>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ind w:left="2381" w:hanging="510"/>
    </w:pPr>
    <w:rPr>
      <w:sz w:val="24"/>
      <w:lang w:eastAsia="en-US"/>
    </w:rPr>
  </w:style>
  <w:style w:type="paragraph" w:customStyle="1" w:styleId="DraftDefinition4">
    <w:name w:val="Draft Definition 4"/>
    <w:next w:val="Normal"/>
    <w:rsid w:val="00A12B12"/>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DraftDefinition5">
    <w:name w:val="Draft Definition 5"/>
    <w:next w:val="Normal"/>
    <w:rsid w:val="00A12B12"/>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eastAsia="en-US"/>
    </w:rPr>
  </w:style>
  <w:style w:type="paragraph" w:customStyle="1" w:styleId="DraftPenalty1">
    <w:name w:val="Draft Penalty 1"/>
    <w:basedOn w:val="Penalty"/>
    <w:next w:val="Normal"/>
    <w:rsid w:val="00A12B12"/>
    <w:pPr>
      <w:ind w:left="1872"/>
    </w:pPr>
  </w:style>
  <w:style w:type="paragraph" w:customStyle="1" w:styleId="DraftPenalty2">
    <w:name w:val="Draft Penalty 2"/>
    <w:basedOn w:val="Penalty"/>
    <w:next w:val="Normal"/>
    <w:rsid w:val="00A12B12"/>
  </w:style>
  <w:style w:type="paragraph" w:customStyle="1" w:styleId="DraftPenalty3">
    <w:name w:val="Draft Penalty 3"/>
    <w:basedOn w:val="Penalty"/>
    <w:next w:val="Normal"/>
    <w:rsid w:val="00A12B12"/>
    <w:pPr>
      <w:ind w:left="2892"/>
    </w:pPr>
  </w:style>
  <w:style w:type="paragraph" w:customStyle="1" w:styleId="DraftPenalty4">
    <w:name w:val="Draft Penalty 4"/>
    <w:basedOn w:val="Penalty"/>
    <w:next w:val="Normal"/>
    <w:rsid w:val="00A12B12"/>
    <w:pPr>
      <w:ind w:left="3402"/>
    </w:pPr>
  </w:style>
  <w:style w:type="paragraph" w:customStyle="1" w:styleId="DraftPenalty5">
    <w:name w:val="Draft Penalty 5"/>
    <w:basedOn w:val="Penalty"/>
    <w:next w:val="Normal"/>
    <w:rsid w:val="00A12B12"/>
    <w:pPr>
      <w:ind w:left="3913"/>
    </w:pPr>
  </w:style>
  <w:style w:type="paragraph" w:customStyle="1" w:styleId="ScheduleDefinition1">
    <w:name w:val="Schedule Definition 1"/>
    <w:next w:val="Normal"/>
    <w:rsid w:val="00A12B1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361" w:hanging="510"/>
    </w:pPr>
    <w:rPr>
      <w:lang w:eastAsia="en-US"/>
    </w:rPr>
  </w:style>
  <w:style w:type="paragraph" w:customStyle="1" w:styleId="ScheduleDefinition2">
    <w:name w:val="Schedule Definition 2"/>
    <w:next w:val="Normal"/>
    <w:rsid w:val="00A12B1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6237"/>
        <w:tab w:val="left" w:pos="6804"/>
        <w:tab w:val="left" w:pos="7371"/>
        <w:tab w:val="left" w:pos="7938"/>
        <w:tab w:val="left" w:pos="8505"/>
        <w:tab w:val="left" w:pos="9072"/>
        <w:tab w:val="left" w:pos="9639"/>
      </w:tabs>
      <w:spacing w:before="120"/>
      <w:ind w:left="1871" w:hanging="510"/>
    </w:pPr>
    <w:rPr>
      <w:lang w:eastAsia="en-US"/>
    </w:rPr>
  </w:style>
  <w:style w:type="paragraph" w:customStyle="1" w:styleId="ScheduleDefinition3">
    <w:name w:val="Schedule Definition 3"/>
    <w:next w:val="Normal"/>
    <w:rsid w:val="00A12B1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5103"/>
        <w:tab w:val="left" w:pos="6237"/>
        <w:tab w:val="left" w:pos="6804"/>
        <w:tab w:val="left" w:pos="7371"/>
        <w:tab w:val="left" w:pos="7938"/>
        <w:tab w:val="left" w:pos="8505"/>
        <w:tab w:val="left" w:pos="9072"/>
        <w:tab w:val="left" w:pos="9639"/>
      </w:tabs>
      <w:spacing w:before="120"/>
      <w:ind w:left="2381" w:hanging="510"/>
    </w:pPr>
    <w:rPr>
      <w:lang w:eastAsia="en-US"/>
    </w:rPr>
  </w:style>
  <w:style w:type="paragraph" w:customStyle="1" w:styleId="ScheduleDefinition4">
    <w:name w:val="Schedule Definition 4"/>
    <w:next w:val="Normal"/>
    <w:rsid w:val="00A12B1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lang w:eastAsia="en-US"/>
    </w:rPr>
  </w:style>
  <w:style w:type="paragraph" w:customStyle="1" w:styleId="ScheduleDefinition5">
    <w:name w:val="Schedule Definition 5"/>
    <w:next w:val="Normal"/>
    <w:rsid w:val="00A12B12"/>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lang w:val="en-US" w:eastAsia="en-US"/>
    </w:rPr>
  </w:style>
  <w:style w:type="paragraph" w:customStyle="1" w:styleId="SchedulePenalty1">
    <w:name w:val="Schedule Penalty 1"/>
    <w:basedOn w:val="SchedulePenalty"/>
    <w:next w:val="Normal"/>
    <w:rsid w:val="00A12B12"/>
    <w:pPr>
      <w:tabs>
        <w:tab w:val="clear" w:pos="851"/>
        <w:tab w:val="clear" w:pos="1361"/>
        <w:tab w:val="clear" w:pos="1871"/>
        <w:tab w:val="clear" w:pos="2381"/>
        <w:tab w:val="clear" w:pos="2892"/>
        <w:tab w:val="decimal" w:pos="567"/>
        <w:tab w:val="left" w:pos="964"/>
        <w:tab w:val="decimal" w:pos="1134"/>
        <w:tab w:val="left" w:pos="1474"/>
        <w:tab w:val="decimal" w:pos="1701"/>
        <w:tab w:val="left" w:pos="1985"/>
        <w:tab w:val="decimal" w:pos="2268"/>
        <w:tab w:val="decimal" w:pos="2495"/>
        <w:tab w:val="decimal" w:pos="2835"/>
        <w:tab w:val="decimal" w:pos="3005"/>
      </w:tabs>
      <w:ind w:left="1872"/>
    </w:pPr>
  </w:style>
  <w:style w:type="paragraph" w:customStyle="1" w:styleId="SchedulePenalty2">
    <w:name w:val="Schedule Penalty 2"/>
    <w:basedOn w:val="SchedulePenalty"/>
    <w:next w:val="Normal"/>
    <w:rsid w:val="00A12B12"/>
    <w:pPr>
      <w:tabs>
        <w:tab w:val="clear" w:pos="851"/>
        <w:tab w:val="clear" w:pos="1361"/>
        <w:tab w:val="clear" w:pos="1871"/>
        <w:tab w:val="clear" w:pos="2381"/>
        <w:tab w:val="clear" w:pos="2892"/>
        <w:tab w:val="decimal" w:pos="567"/>
        <w:tab w:val="left" w:pos="964"/>
        <w:tab w:val="decimal" w:pos="1134"/>
        <w:tab w:val="decimal" w:pos="1474"/>
        <w:tab w:val="decimal" w:pos="1701"/>
        <w:tab w:val="decimal" w:pos="1985"/>
        <w:tab w:val="decimal" w:pos="2268"/>
        <w:tab w:val="decimal" w:pos="2495"/>
        <w:tab w:val="decimal" w:pos="2835"/>
        <w:tab w:val="decimal" w:pos="3005"/>
      </w:tabs>
    </w:pPr>
  </w:style>
  <w:style w:type="paragraph" w:customStyle="1" w:styleId="SchedulePenalty3">
    <w:name w:val="Schedule Penalty 3"/>
    <w:basedOn w:val="SchedulePenalty"/>
    <w:next w:val="Normal"/>
    <w:rsid w:val="00A12B1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969"/>
      </w:tabs>
      <w:ind w:left="2892"/>
    </w:pPr>
  </w:style>
  <w:style w:type="paragraph" w:customStyle="1" w:styleId="SchedulePenalty4">
    <w:name w:val="Schedule Penalty 4"/>
    <w:basedOn w:val="SchedulePenalty"/>
    <w:next w:val="Normal"/>
    <w:rsid w:val="00A12B1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402"/>
    </w:pPr>
  </w:style>
  <w:style w:type="paragraph" w:customStyle="1" w:styleId="SchedulePenalty5">
    <w:name w:val="Schedule Penalty 5"/>
    <w:basedOn w:val="SchedulePenalty"/>
    <w:next w:val="Normal"/>
    <w:rsid w:val="00A12B12"/>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913"/>
    </w:pPr>
  </w:style>
  <w:style w:type="paragraph" w:styleId="Title">
    <w:name w:val="Title"/>
    <w:basedOn w:val="Normal"/>
    <w:qFormat/>
    <w:rsid w:val="00A12B12"/>
    <w:pPr>
      <w:jc w:val="center"/>
    </w:pPr>
    <w:rPr>
      <w:b/>
      <w:sz w:val="28"/>
    </w:rPr>
  </w:style>
  <w:style w:type="paragraph" w:styleId="BlockText">
    <w:name w:val="Block Text"/>
    <w:basedOn w:val="Normal"/>
    <w:rsid w:val="00A12B12"/>
    <w:pPr>
      <w:spacing w:after="120"/>
      <w:ind w:left="1440" w:right="1440"/>
    </w:pPr>
  </w:style>
  <w:style w:type="paragraph" w:styleId="BodyTextIndent">
    <w:name w:val="Body Text Indent"/>
    <w:basedOn w:val="Normal"/>
    <w:rsid w:val="00A12B12"/>
    <w:pPr>
      <w:ind w:left="840" w:hanging="480"/>
    </w:pPr>
  </w:style>
  <w:style w:type="paragraph" w:styleId="DocumentMap">
    <w:name w:val="Document Map"/>
    <w:basedOn w:val="Normal"/>
    <w:semiHidden/>
    <w:rsid w:val="00A12B12"/>
    <w:pPr>
      <w:shd w:val="clear" w:color="auto" w:fill="000080"/>
    </w:pPr>
    <w:rPr>
      <w:rFonts w:ascii="Tahoma" w:hAnsi="Tahoma" w:cs="Tahoma"/>
    </w:rPr>
  </w:style>
  <w:style w:type="paragraph" w:customStyle="1" w:styleId="AmndChptr">
    <w:name w:val="Amnd Chptr"/>
    <w:basedOn w:val="Normal"/>
    <w:next w:val="Normal"/>
    <w:rsid w:val="00A12B12"/>
    <w:pPr>
      <w:suppressLineNumbers w:val="0"/>
      <w:spacing w:before="240" w:after="120"/>
      <w:ind w:left="1361"/>
      <w:jc w:val="center"/>
    </w:pPr>
    <w:rPr>
      <w:b/>
      <w:caps/>
      <w:sz w:val="26"/>
    </w:rPr>
  </w:style>
  <w:style w:type="paragraph" w:customStyle="1" w:styleId="ChapterHeading">
    <w:name w:val="Chapter Heading"/>
    <w:basedOn w:val="Normal"/>
    <w:next w:val="Normal"/>
    <w:rsid w:val="00A12B12"/>
    <w:pPr>
      <w:suppressLineNumbers w:val="0"/>
      <w:spacing w:before="240" w:after="120"/>
      <w:jc w:val="center"/>
      <w:outlineLvl w:val="0"/>
    </w:pPr>
    <w:rPr>
      <w:b/>
      <w:caps/>
      <w:sz w:val="26"/>
    </w:rPr>
  </w:style>
  <w:style w:type="paragraph" w:customStyle="1" w:styleId="GovernorAssent">
    <w:name w:val="Governor Assent"/>
    <w:basedOn w:val="Normal"/>
    <w:rsid w:val="00A12B12"/>
    <w:pPr>
      <w:spacing w:before="0"/>
    </w:pPr>
    <w:rPr>
      <w:sz w:val="20"/>
      <w:lang w:val="en-GB"/>
    </w:rPr>
  </w:style>
  <w:style w:type="paragraph" w:customStyle="1" w:styleId="PART">
    <w:name w:val="PART"/>
    <w:basedOn w:val="Normal"/>
    <w:next w:val="Normal"/>
    <w:rsid w:val="00A12B12"/>
    <w:pPr>
      <w:suppressLineNumbers w:val="0"/>
      <w:tabs>
        <w:tab w:val="left" w:pos="425"/>
        <w:tab w:val="left" w:pos="992"/>
        <w:tab w:val="left" w:pos="1559"/>
        <w:tab w:val="left" w:pos="2126"/>
        <w:tab w:val="left" w:pos="2693"/>
        <w:tab w:val="left" w:pos="3260"/>
      </w:tabs>
      <w:suppressAutoHyphens/>
      <w:spacing w:before="240"/>
      <w:jc w:val="center"/>
    </w:pPr>
    <w:rPr>
      <w:b/>
      <w:sz w:val="22"/>
      <w:lang w:val="en-GB"/>
    </w:rPr>
  </w:style>
  <w:style w:type="paragraph" w:customStyle="1" w:styleId="Schedule-Division0">
    <w:name w:val="Schedule-Division"/>
    <w:basedOn w:val="Normal"/>
    <w:next w:val="Normal"/>
    <w:rsid w:val="00A12B12"/>
    <w:pPr>
      <w:suppressLineNumbers w:val="0"/>
      <w:spacing w:after="120"/>
      <w:jc w:val="center"/>
    </w:pPr>
    <w:rPr>
      <w:b/>
      <w:sz w:val="20"/>
    </w:rPr>
  </w:style>
  <w:style w:type="paragraph" w:customStyle="1" w:styleId="Schedule-Part0">
    <w:name w:val="Schedule-Part"/>
    <w:basedOn w:val="Normal"/>
    <w:next w:val="Normal"/>
    <w:rsid w:val="00A12B12"/>
    <w:pPr>
      <w:suppressLineNumbers w:val="0"/>
      <w:spacing w:after="120"/>
      <w:jc w:val="center"/>
    </w:pPr>
    <w:rPr>
      <w:b/>
      <w:caps/>
      <w:sz w:val="22"/>
    </w:rPr>
  </w:style>
  <w:style w:type="paragraph" w:styleId="BodyText">
    <w:name w:val="Body Text"/>
    <w:basedOn w:val="Normal"/>
    <w:rsid w:val="00A12B12"/>
    <w:pPr>
      <w:spacing w:after="120"/>
    </w:pPr>
  </w:style>
  <w:style w:type="paragraph" w:styleId="BodyText2">
    <w:name w:val="Body Text 2"/>
    <w:basedOn w:val="Normal"/>
    <w:rsid w:val="00A12B12"/>
    <w:pPr>
      <w:spacing w:after="120" w:line="480" w:lineRule="auto"/>
    </w:pPr>
  </w:style>
  <w:style w:type="paragraph" w:styleId="BodyText3">
    <w:name w:val="Body Text 3"/>
    <w:basedOn w:val="Normal"/>
    <w:rsid w:val="00A12B12"/>
    <w:pPr>
      <w:spacing w:after="120"/>
    </w:pPr>
    <w:rPr>
      <w:sz w:val="16"/>
      <w:szCs w:val="16"/>
    </w:rPr>
  </w:style>
  <w:style w:type="paragraph" w:styleId="BodyTextFirstIndent">
    <w:name w:val="Body Text First Indent"/>
    <w:basedOn w:val="BodyText"/>
    <w:rsid w:val="00A12B12"/>
    <w:pPr>
      <w:ind w:firstLine="210"/>
    </w:pPr>
  </w:style>
  <w:style w:type="paragraph" w:styleId="BodyTextFirstIndent2">
    <w:name w:val="Body Text First Indent 2"/>
    <w:basedOn w:val="BodyTextIndent"/>
    <w:rsid w:val="00A12B12"/>
    <w:pPr>
      <w:spacing w:after="120"/>
      <w:ind w:left="283" w:firstLine="210"/>
    </w:pPr>
  </w:style>
  <w:style w:type="paragraph" w:styleId="BodyTextIndent2">
    <w:name w:val="Body Text Indent 2"/>
    <w:basedOn w:val="Normal"/>
    <w:rsid w:val="00A12B12"/>
    <w:pPr>
      <w:ind w:left="-2820"/>
    </w:pPr>
  </w:style>
  <w:style w:type="paragraph" w:styleId="BodyTextIndent3">
    <w:name w:val="Body Text Indent 3"/>
    <w:basedOn w:val="Normal"/>
    <w:rsid w:val="00A12B12"/>
    <w:pPr>
      <w:spacing w:after="120"/>
      <w:ind w:left="283"/>
    </w:pPr>
    <w:rPr>
      <w:sz w:val="16"/>
      <w:szCs w:val="16"/>
    </w:rPr>
  </w:style>
  <w:style w:type="paragraph" w:styleId="Closing">
    <w:name w:val="Closing"/>
    <w:basedOn w:val="Normal"/>
    <w:rsid w:val="00A12B12"/>
    <w:pPr>
      <w:ind w:left="4252"/>
    </w:pPr>
  </w:style>
  <w:style w:type="character" w:styleId="CommentReference">
    <w:name w:val="annotation reference"/>
    <w:basedOn w:val="DefaultParagraphFont"/>
    <w:semiHidden/>
    <w:rsid w:val="00A12B12"/>
    <w:rPr>
      <w:sz w:val="16"/>
      <w:szCs w:val="16"/>
    </w:rPr>
  </w:style>
  <w:style w:type="paragraph" w:styleId="CommentText">
    <w:name w:val="annotation text"/>
    <w:basedOn w:val="Normal"/>
    <w:semiHidden/>
    <w:rsid w:val="00A12B12"/>
    <w:rPr>
      <w:sz w:val="20"/>
    </w:rPr>
  </w:style>
  <w:style w:type="paragraph" w:styleId="Date">
    <w:name w:val="Date"/>
    <w:basedOn w:val="Normal"/>
    <w:next w:val="Normal"/>
    <w:rsid w:val="00A12B12"/>
  </w:style>
  <w:style w:type="paragraph" w:styleId="E-mailSignature">
    <w:name w:val="E-mail Signature"/>
    <w:basedOn w:val="Normal"/>
    <w:rsid w:val="00A12B12"/>
  </w:style>
  <w:style w:type="character" w:styleId="Emphasis">
    <w:name w:val="Emphasis"/>
    <w:basedOn w:val="DefaultParagraphFont"/>
    <w:qFormat/>
    <w:rsid w:val="00A12B12"/>
    <w:rPr>
      <w:i/>
      <w:iCs/>
    </w:rPr>
  </w:style>
  <w:style w:type="paragraph" w:styleId="EnvelopeAddress">
    <w:name w:val="envelope address"/>
    <w:basedOn w:val="Normal"/>
    <w:rsid w:val="00A12B12"/>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A12B12"/>
    <w:rPr>
      <w:rFonts w:ascii="Arial" w:hAnsi="Arial" w:cs="Arial"/>
      <w:sz w:val="20"/>
    </w:rPr>
  </w:style>
  <w:style w:type="character" w:styleId="FollowedHyperlink">
    <w:name w:val="FollowedHyperlink"/>
    <w:basedOn w:val="DefaultParagraphFont"/>
    <w:rsid w:val="00A12B12"/>
    <w:rPr>
      <w:color w:val="800080"/>
      <w:u w:val="single"/>
    </w:rPr>
  </w:style>
  <w:style w:type="character" w:styleId="FootnoteReference">
    <w:name w:val="footnote reference"/>
    <w:basedOn w:val="DefaultParagraphFont"/>
    <w:semiHidden/>
    <w:rsid w:val="00A12B12"/>
    <w:rPr>
      <w:vertAlign w:val="superscript"/>
    </w:rPr>
  </w:style>
  <w:style w:type="paragraph" w:styleId="FootnoteText">
    <w:name w:val="footnote text"/>
    <w:basedOn w:val="Normal"/>
    <w:semiHidden/>
    <w:rsid w:val="00A12B12"/>
    <w:rPr>
      <w:sz w:val="20"/>
    </w:rPr>
  </w:style>
  <w:style w:type="character" w:styleId="HTMLAcronym">
    <w:name w:val="HTML Acronym"/>
    <w:basedOn w:val="DefaultParagraphFont"/>
    <w:rsid w:val="00A12B12"/>
  </w:style>
  <w:style w:type="paragraph" w:styleId="HTMLAddress">
    <w:name w:val="HTML Address"/>
    <w:basedOn w:val="Normal"/>
    <w:rsid w:val="00A12B12"/>
    <w:rPr>
      <w:i/>
      <w:iCs/>
    </w:rPr>
  </w:style>
  <w:style w:type="character" w:styleId="HTMLCite">
    <w:name w:val="HTML Cite"/>
    <w:basedOn w:val="DefaultParagraphFont"/>
    <w:rsid w:val="00A12B12"/>
    <w:rPr>
      <w:i/>
      <w:iCs/>
    </w:rPr>
  </w:style>
  <w:style w:type="character" w:styleId="HTMLCode">
    <w:name w:val="HTML Code"/>
    <w:basedOn w:val="DefaultParagraphFont"/>
    <w:rsid w:val="00A12B12"/>
    <w:rPr>
      <w:rFonts w:ascii="Courier New" w:hAnsi="Courier New"/>
      <w:sz w:val="20"/>
      <w:szCs w:val="20"/>
    </w:rPr>
  </w:style>
  <w:style w:type="character" w:styleId="HTMLDefinition">
    <w:name w:val="HTML Definition"/>
    <w:basedOn w:val="DefaultParagraphFont"/>
    <w:rsid w:val="00A12B12"/>
    <w:rPr>
      <w:i/>
      <w:iCs/>
    </w:rPr>
  </w:style>
  <w:style w:type="character" w:styleId="HTMLKeyboard">
    <w:name w:val="HTML Keyboard"/>
    <w:basedOn w:val="DefaultParagraphFont"/>
    <w:rsid w:val="00A12B12"/>
    <w:rPr>
      <w:rFonts w:ascii="Courier New" w:hAnsi="Courier New"/>
      <w:sz w:val="20"/>
      <w:szCs w:val="20"/>
    </w:rPr>
  </w:style>
  <w:style w:type="paragraph" w:styleId="HTMLPreformatted">
    <w:name w:val="HTML Preformatted"/>
    <w:basedOn w:val="Normal"/>
    <w:rsid w:val="00A12B12"/>
    <w:rPr>
      <w:rFonts w:ascii="Courier New" w:hAnsi="Courier New" w:cs="Courier New"/>
      <w:sz w:val="20"/>
    </w:rPr>
  </w:style>
  <w:style w:type="character" w:styleId="HTMLSample">
    <w:name w:val="HTML Sample"/>
    <w:basedOn w:val="DefaultParagraphFont"/>
    <w:rsid w:val="00A12B12"/>
    <w:rPr>
      <w:rFonts w:ascii="Courier New" w:hAnsi="Courier New"/>
    </w:rPr>
  </w:style>
  <w:style w:type="character" w:styleId="HTMLTypewriter">
    <w:name w:val="HTML Typewriter"/>
    <w:basedOn w:val="DefaultParagraphFont"/>
    <w:rsid w:val="00A12B12"/>
    <w:rPr>
      <w:rFonts w:ascii="Courier New" w:hAnsi="Courier New"/>
      <w:sz w:val="20"/>
      <w:szCs w:val="20"/>
    </w:rPr>
  </w:style>
  <w:style w:type="character" w:styleId="HTMLVariable">
    <w:name w:val="HTML Variable"/>
    <w:basedOn w:val="DefaultParagraphFont"/>
    <w:rsid w:val="00A12B12"/>
    <w:rPr>
      <w:i/>
      <w:iCs/>
    </w:rPr>
  </w:style>
  <w:style w:type="character" w:styleId="Hyperlink">
    <w:name w:val="Hyperlink"/>
    <w:basedOn w:val="DefaultParagraphFont"/>
    <w:rsid w:val="00A12B12"/>
    <w:rPr>
      <w:color w:val="0000FF"/>
      <w:u w:val="single"/>
    </w:rPr>
  </w:style>
  <w:style w:type="paragraph" w:styleId="Index1">
    <w:name w:val="index 1"/>
    <w:basedOn w:val="Normal"/>
    <w:next w:val="Normal"/>
    <w:autoRedefine/>
    <w:semiHidden/>
    <w:rsid w:val="00A12B12"/>
    <w:pPr>
      <w:ind w:left="240" w:hanging="240"/>
    </w:pPr>
  </w:style>
  <w:style w:type="paragraph" w:styleId="Index2">
    <w:name w:val="index 2"/>
    <w:basedOn w:val="Normal"/>
    <w:next w:val="Normal"/>
    <w:autoRedefine/>
    <w:semiHidden/>
    <w:rsid w:val="00A12B12"/>
    <w:pPr>
      <w:ind w:left="480" w:hanging="240"/>
    </w:pPr>
  </w:style>
  <w:style w:type="paragraph" w:styleId="Index3">
    <w:name w:val="index 3"/>
    <w:basedOn w:val="Normal"/>
    <w:next w:val="Normal"/>
    <w:autoRedefine/>
    <w:semiHidden/>
    <w:rsid w:val="00A12B12"/>
    <w:pPr>
      <w:ind w:left="720" w:hanging="240"/>
    </w:pPr>
  </w:style>
  <w:style w:type="paragraph" w:styleId="Index4">
    <w:name w:val="index 4"/>
    <w:basedOn w:val="Normal"/>
    <w:next w:val="Normal"/>
    <w:autoRedefine/>
    <w:semiHidden/>
    <w:rsid w:val="00A12B12"/>
    <w:pPr>
      <w:ind w:left="960" w:hanging="240"/>
    </w:pPr>
  </w:style>
  <w:style w:type="paragraph" w:styleId="Index5">
    <w:name w:val="index 5"/>
    <w:basedOn w:val="Normal"/>
    <w:next w:val="Normal"/>
    <w:autoRedefine/>
    <w:semiHidden/>
    <w:rsid w:val="00A12B12"/>
    <w:pPr>
      <w:ind w:left="1200" w:hanging="240"/>
    </w:pPr>
  </w:style>
  <w:style w:type="paragraph" w:styleId="Index6">
    <w:name w:val="index 6"/>
    <w:basedOn w:val="Normal"/>
    <w:next w:val="Normal"/>
    <w:autoRedefine/>
    <w:semiHidden/>
    <w:rsid w:val="00A12B12"/>
    <w:pPr>
      <w:ind w:left="1440" w:hanging="240"/>
    </w:pPr>
  </w:style>
  <w:style w:type="paragraph" w:styleId="Index7">
    <w:name w:val="index 7"/>
    <w:basedOn w:val="Normal"/>
    <w:next w:val="Normal"/>
    <w:autoRedefine/>
    <w:semiHidden/>
    <w:rsid w:val="00A12B12"/>
    <w:pPr>
      <w:ind w:left="1680" w:hanging="240"/>
    </w:pPr>
  </w:style>
  <w:style w:type="paragraph" w:styleId="Index8">
    <w:name w:val="index 8"/>
    <w:basedOn w:val="Normal"/>
    <w:next w:val="Normal"/>
    <w:autoRedefine/>
    <w:semiHidden/>
    <w:rsid w:val="00A12B12"/>
    <w:pPr>
      <w:ind w:left="1920" w:hanging="240"/>
    </w:pPr>
  </w:style>
  <w:style w:type="paragraph" w:styleId="Index9">
    <w:name w:val="index 9"/>
    <w:basedOn w:val="Normal"/>
    <w:next w:val="Normal"/>
    <w:autoRedefine/>
    <w:semiHidden/>
    <w:rsid w:val="00A12B12"/>
    <w:pPr>
      <w:ind w:left="2160" w:hanging="240"/>
    </w:pPr>
  </w:style>
  <w:style w:type="paragraph" w:styleId="IndexHeading">
    <w:name w:val="index heading"/>
    <w:basedOn w:val="Normal"/>
    <w:next w:val="Index1"/>
    <w:semiHidden/>
    <w:rsid w:val="00A12B12"/>
    <w:rPr>
      <w:rFonts w:ascii="Arial" w:hAnsi="Arial" w:cs="Arial"/>
      <w:b/>
      <w:bCs/>
    </w:rPr>
  </w:style>
  <w:style w:type="paragraph" w:styleId="List">
    <w:name w:val="List"/>
    <w:basedOn w:val="Normal"/>
    <w:rsid w:val="00A12B12"/>
    <w:pPr>
      <w:ind w:left="283" w:hanging="283"/>
    </w:pPr>
  </w:style>
  <w:style w:type="paragraph" w:styleId="List2">
    <w:name w:val="List 2"/>
    <w:basedOn w:val="Normal"/>
    <w:rsid w:val="00A12B12"/>
    <w:pPr>
      <w:ind w:left="566" w:hanging="283"/>
    </w:pPr>
  </w:style>
  <w:style w:type="paragraph" w:styleId="List3">
    <w:name w:val="List 3"/>
    <w:basedOn w:val="Normal"/>
    <w:rsid w:val="00A12B12"/>
    <w:pPr>
      <w:ind w:left="849" w:hanging="283"/>
    </w:pPr>
  </w:style>
  <w:style w:type="paragraph" w:styleId="List4">
    <w:name w:val="List 4"/>
    <w:basedOn w:val="Normal"/>
    <w:rsid w:val="00A12B12"/>
    <w:pPr>
      <w:ind w:left="1132" w:hanging="283"/>
    </w:pPr>
  </w:style>
  <w:style w:type="paragraph" w:styleId="List5">
    <w:name w:val="List 5"/>
    <w:basedOn w:val="Normal"/>
    <w:rsid w:val="00A12B12"/>
    <w:pPr>
      <w:ind w:left="1415" w:hanging="283"/>
    </w:pPr>
  </w:style>
  <w:style w:type="paragraph" w:styleId="ListBullet">
    <w:name w:val="List Bullet"/>
    <w:basedOn w:val="Normal"/>
    <w:autoRedefine/>
    <w:rsid w:val="00A12B12"/>
    <w:pPr>
      <w:numPr>
        <w:numId w:val="4"/>
      </w:numPr>
    </w:pPr>
  </w:style>
  <w:style w:type="paragraph" w:styleId="ListBullet2">
    <w:name w:val="List Bullet 2"/>
    <w:basedOn w:val="Normal"/>
    <w:autoRedefine/>
    <w:rsid w:val="00A12B12"/>
    <w:pPr>
      <w:numPr>
        <w:numId w:val="5"/>
      </w:numPr>
    </w:pPr>
  </w:style>
  <w:style w:type="paragraph" w:styleId="ListBullet3">
    <w:name w:val="List Bullet 3"/>
    <w:basedOn w:val="Normal"/>
    <w:autoRedefine/>
    <w:rsid w:val="00A12B12"/>
    <w:pPr>
      <w:numPr>
        <w:numId w:val="6"/>
      </w:numPr>
    </w:pPr>
  </w:style>
  <w:style w:type="paragraph" w:styleId="ListBullet4">
    <w:name w:val="List Bullet 4"/>
    <w:basedOn w:val="Normal"/>
    <w:autoRedefine/>
    <w:rsid w:val="00A12B12"/>
    <w:pPr>
      <w:numPr>
        <w:numId w:val="7"/>
      </w:numPr>
    </w:pPr>
  </w:style>
  <w:style w:type="paragraph" w:styleId="ListBullet5">
    <w:name w:val="List Bullet 5"/>
    <w:basedOn w:val="Normal"/>
    <w:autoRedefine/>
    <w:rsid w:val="00A12B12"/>
    <w:pPr>
      <w:numPr>
        <w:numId w:val="8"/>
      </w:numPr>
    </w:pPr>
  </w:style>
  <w:style w:type="paragraph" w:styleId="ListContinue">
    <w:name w:val="List Continue"/>
    <w:basedOn w:val="Normal"/>
    <w:rsid w:val="00A12B12"/>
    <w:pPr>
      <w:spacing w:after="120"/>
      <w:ind w:left="283"/>
    </w:pPr>
  </w:style>
  <w:style w:type="paragraph" w:styleId="ListContinue2">
    <w:name w:val="List Continue 2"/>
    <w:basedOn w:val="Normal"/>
    <w:rsid w:val="00A12B12"/>
    <w:pPr>
      <w:spacing w:after="120"/>
      <w:ind w:left="566"/>
    </w:pPr>
  </w:style>
  <w:style w:type="paragraph" w:styleId="ListContinue3">
    <w:name w:val="List Continue 3"/>
    <w:basedOn w:val="Normal"/>
    <w:rsid w:val="00A12B12"/>
    <w:pPr>
      <w:spacing w:after="120"/>
      <w:ind w:left="849"/>
    </w:pPr>
  </w:style>
  <w:style w:type="paragraph" w:styleId="ListContinue4">
    <w:name w:val="List Continue 4"/>
    <w:basedOn w:val="Normal"/>
    <w:rsid w:val="00A12B12"/>
    <w:pPr>
      <w:spacing w:after="120"/>
      <w:ind w:left="1132"/>
    </w:pPr>
  </w:style>
  <w:style w:type="paragraph" w:styleId="ListContinue5">
    <w:name w:val="List Continue 5"/>
    <w:basedOn w:val="Normal"/>
    <w:rsid w:val="00A12B12"/>
    <w:pPr>
      <w:spacing w:after="120"/>
      <w:ind w:left="1415"/>
    </w:pPr>
  </w:style>
  <w:style w:type="paragraph" w:styleId="ListNumber">
    <w:name w:val="List Number"/>
    <w:basedOn w:val="Normal"/>
    <w:rsid w:val="00A12B12"/>
    <w:pPr>
      <w:numPr>
        <w:numId w:val="9"/>
      </w:numPr>
    </w:pPr>
  </w:style>
  <w:style w:type="paragraph" w:styleId="ListNumber2">
    <w:name w:val="List Number 2"/>
    <w:basedOn w:val="Normal"/>
    <w:rsid w:val="00A12B12"/>
    <w:pPr>
      <w:numPr>
        <w:numId w:val="10"/>
      </w:numPr>
    </w:pPr>
  </w:style>
  <w:style w:type="paragraph" w:styleId="ListNumber3">
    <w:name w:val="List Number 3"/>
    <w:basedOn w:val="Normal"/>
    <w:rsid w:val="00A12B12"/>
    <w:pPr>
      <w:numPr>
        <w:numId w:val="11"/>
      </w:numPr>
    </w:pPr>
  </w:style>
  <w:style w:type="paragraph" w:styleId="ListNumber4">
    <w:name w:val="List Number 4"/>
    <w:basedOn w:val="Normal"/>
    <w:rsid w:val="00A12B12"/>
    <w:pPr>
      <w:numPr>
        <w:numId w:val="12"/>
      </w:numPr>
    </w:pPr>
  </w:style>
  <w:style w:type="paragraph" w:styleId="ListNumber5">
    <w:name w:val="List Number 5"/>
    <w:basedOn w:val="Normal"/>
    <w:rsid w:val="00A12B12"/>
    <w:pPr>
      <w:numPr>
        <w:numId w:val="13"/>
      </w:numPr>
    </w:pPr>
  </w:style>
  <w:style w:type="paragraph" w:styleId="MessageHeader">
    <w:name w:val="Message Header"/>
    <w:basedOn w:val="Normal"/>
    <w:rsid w:val="00A12B1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customStyle="1" w:styleId="MyStyle1">
    <w:name w:val="MyStyle 1"/>
    <w:basedOn w:val="Normal"/>
    <w:next w:val="Normal"/>
    <w:rsid w:val="00A12B12"/>
    <w:pPr>
      <w:numPr>
        <w:numId w:val="14"/>
      </w:numPr>
    </w:pPr>
  </w:style>
  <w:style w:type="paragraph" w:styleId="NormalWeb">
    <w:name w:val="Normal (Web)"/>
    <w:basedOn w:val="Normal"/>
    <w:rsid w:val="00A12B12"/>
    <w:rPr>
      <w:szCs w:val="24"/>
    </w:rPr>
  </w:style>
  <w:style w:type="paragraph" w:styleId="NormalIndent">
    <w:name w:val="Normal Indent"/>
    <w:basedOn w:val="Normal"/>
    <w:rsid w:val="00A12B12"/>
    <w:pPr>
      <w:ind w:left="720"/>
    </w:pPr>
  </w:style>
  <w:style w:type="paragraph" w:styleId="NoteHeading">
    <w:name w:val="Note Heading"/>
    <w:basedOn w:val="Normal"/>
    <w:next w:val="Normal"/>
    <w:rsid w:val="00A12B12"/>
  </w:style>
  <w:style w:type="paragraph" w:styleId="PlainText">
    <w:name w:val="Plain Text"/>
    <w:basedOn w:val="Normal"/>
    <w:rsid w:val="00A12B12"/>
    <w:rPr>
      <w:rFonts w:ascii="Courier New" w:hAnsi="Courier New" w:cs="Courier New"/>
      <w:sz w:val="20"/>
    </w:rPr>
  </w:style>
  <w:style w:type="paragraph" w:styleId="Salutation">
    <w:name w:val="Salutation"/>
    <w:basedOn w:val="Normal"/>
    <w:next w:val="Normal"/>
    <w:rsid w:val="00A12B12"/>
  </w:style>
  <w:style w:type="paragraph" w:customStyle="1" w:styleId="AmndSectionEg">
    <w:name w:val="Amnd Section Eg"/>
    <w:next w:val="Normal"/>
    <w:rsid w:val="00A12B12"/>
    <w:pPr>
      <w:spacing w:before="120"/>
      <w:ind w:left="1871"/>
    </w:pPr>
    <w:rPr>
      <w:lang w:eastAsia="en-US"/>
    </w:rPr>
  </w:style>
  <w:style w:type="paragraph" w:customStyle="1" w:styleId="AmndSub-sectionEg">
    <w:name w:val="Amnd Sub-section Eg"/>
    <w:next w:val="Normal"/>
    <w:rsid w:val="00A12B12"/>
    <w:pPr>
      <w:spacing w:before="120"/>
      <w:ind w:left="2381"/>
    </w:pPr>
    <w:rPr>
      <w:lang w:eastAsia="en-US"/>
    </w:rPr>
  </w:style>
  <w:style w:type="paragraph" w:customStyle="1" w:styleId="DraftParaEg">
    <w:name w:val="Draft Para Eg"/>
    <w:next w:val="Normal"/>
    <w:rsid w:val="00A12B12"/>
    <w:pPr>
      <w:spacing w:before="120"/>
      <w:ind w:left="1871"/>
    </w:pPr>
    <w:rPr>
      <w:lang w:eastAsia="en-US"/>
    </w:rPr>
  </w:style>
  <w:style w:type="paragraph" w:customStyle="1" w:styleId="DraftSectionEg">
    <w:name w:val="Draft Section Eg"/>
    <w:next w:val="Normal"/>
    <w:rsid w:val="00A12B12"/>
    <w:pPr>
      <w:spacing w:before="120"/>
      <w:ind w:left="851"/>
    </w:pPr>
    <w:rPr>
      <w:lang w:eastAsia="en-US"/>
    </w:rPr>
  </w:style>
  <w:style w:type="paragraph" w:customStyle="1" w:styleId="DraftSub-sectionEg">
    <w:name w:val="Draft Sub-section Eg"/>
    <w:next w:val="Normal"/>
    <w:rsid w:val="00A12B12"/>
    <w:pPr>
      <w:spacing w:before="120"/>
      <w:ind w:left="1361"/>
    </w:pPr>
    <w:rPr>
      <w:lang w:eastAsia="en-US"/>
    </w:rPr>
  </w:style>
  <w:style w:type="paragraph" w:customStyle="1" w:styleId="SchSectionEg">
    <w:name w:val="Sch Section Eg"/>
    <w:next w:val="Normal"/>
    <w:rsid w:val="00A12B12"/>
    <w:pPr>
      <w:spacing w:before="120"/>
      <w:ind w:left="851"/>
    </w:pPr>
    <w:rPr>
      <w:lang w:eastAsia="en-US"/>
    </w:rPr>
  </w:style>
  <w:style w:type="paragraph" w:customStyle="1" w:styleId="SchSub-sectionEg">
    <w:name w:val="Sch Sub-section Eg"/>
    <w:next w:val="Normal"/>
    <w:rsid w:val="00A12B12"/>
    <w:pPr>
      <w:spacing w:before="120"/>
      <w:ind w:left="1361"/>
    </w:pPr>
    <w:rPr>
      <w:lang w:eastAsia="en-US"/>
    </w:rPr>
  </w:style>
  <w:style w:type="paragraph" w:customStyle="1" w:styleId="AmndParaNote">
    <w:name w:val="Amnd Para Note"/>
    <w:next w:val="Normal"/>
    <w:rsid w:val="00A12B12"/>
    <w:pPr>
      <w:spacing w:before="120"/>
    </w:pPr>
    <w:rPr>
      <w:lang w:eastAsia="en-US"/>
    </w:rPr>
  </w:style>
  <w:style w:type="paragraph" w:customStyle="1" w:styleId="AmndSectionNote">
    <w:name w:val="Amnd Section Note"/>
    <w:next w:val="Normal"/>
    <w:rsid w:val="00A12B12"/>
    <w:pPr>
      <w:spacing w:before="120"/>
    </w:pPr>
    <w:rPr>
      <w:lang w:eastAsia="en-US"/>
    </w:rPr>
  </w:style>
  <w:style w:type="paragraph" w:customStyle="1" w:styleId="AmndSub-paraNote">
    <w:name w:val="Amnd Sub-para Note"/>
    <w:next w:val="Normal"/>
    <w:rsid w:val="00A12B12"/>
    <w:pPr>
      <w:spacing w:before="120"/>
    </w:pPr>
    <w:rPr>
      <w:lang w:eastAsia="en-US"/>
    </w:rPr>
  </w:style>
  <w:style w:type="paragraph" w:customStyle="1" w:styleId="AmndSub-sectionNote">
    <w:name w:val="Amnd Sub-section Note"/>
    <w:next w:val="Normal"/>
    <w:rsid w:val="00A12B12"/>
    <w:pPr>
      <w:spacing w:before="120"/>
    </w:pPr>
    <w:rPr>
      <w:lang w:eastAsia="en-US"/>
    </w:rPr>
  </w:style>
  <w:style w:type="paragraph" w:customStyle="1" w:styleId="DraftParaNote">
    <w:name w:val="Draft Para Note"/>
    <w:next w:val="Normal"/>
    <w:rsid w:val="00A12B12"/>
    <w:pPr>
      <w:spacing w:before="120"/>
    </w:pPr>
    <w:rPr>
      <w:lang w:eastAsia="en-US"/>
    </w:rPr>
  </w:style>
  <w:style w:type="paragraph" w:customStyle="1" w:styleId="DraftSectionNote">
    <w:name w:val="Draft Section Note"/>
    <w:next w:val="Normal"/>
    <w:rsid w:val="00A12B12"/>
    <w:pPr>
      <w:spacing w:before="120"/>
    </w:pPr>
    <w:rPr>
      <w:lang w:eastAsia="en-US"/>
    </w:rPr>
  </w:style>
  <w:style w:type="paragraph" w:customStyle="1" w:styleId="DraftSub-sectionNote">
    <w:name w:val="Draft Sub-section Note"/>
    <w:next w:val="Normal"/>
    <w:rsid w:val="00A12B12"/>
    <w:pPr>
      <w:spacing w:before="120"/>
    </w:pPr>
    <w:rPr>
      <w:lang w:eastAsia="en-US"/>
    </w:rPr>
  </w:style>
  <w:style w:type="paragraph" w:customStyle="1" w:styleId="SchParaNote">
    <w:name w:val="Sch Para Note"/>
    <w:next w:val="Normal"/>
    <w:rsid w:val="00A12B12"/>
    <w:pPr>
      <w:spacing w:before="120"/>
    </w:pPr>
    <w:rPr>
      <w:lang w:eastAsia="en-US"/>
    </w:rPr>
  </w:style>
  <w:style w:type="paragraph" w:customStyle="1" w:styleId="SchSectionNote">
    <w:name w:val="Sch Section Note"/>
    <w:next w:val="Normal"/>
    <w:rsid w:val="00A12B12"/>
    <w:pPr>
      <w:spacing w:before="120"/>
    </w:pPr>
    <w:rPr>
      <w:lang w:eastAsia="en-US"/>
    </w:rPr>
  </w:style>
  <w:style w:type="paragraph" w:customStyle="1" w:styleId="SchSub-sectionNote">
    <w:name w:val="Sch Sub-section Note"/>
    <w:next w:val="Normal"/>
    <w:rsid w:val="00A12B12"/>
    <w:pPr>
      <w:spacing w:before="120"/>
    </w:pPr>
    <w:rPr>
      <w:lang w:eastAsia="en-US"/>
    </w:rPr>
  </w:style>
  <w:style w:type="paragraph" w:styleId="BalloonText">
    <w:name w:val="Balloon Text"/>
    <w:basedOn w:val="Normal"/>
    <w:semiHidden/>
    <w:rsid w:val="00866797"/>
    <w:rPr>
      <w:rFonts w:ascii="Tahoma" w:hAnsi="Tahoma" w:cs="Tahoma"/>
      <w:sz w:val="16"/>
      <w:szCs w:val="16"/>
    </w:rPr>
  </w:style>
  <w:style w:type="paragraph" w:customStyle="1" w:styleId="IndexSpacing">
    <w:name w:val="IndexSpacing"/>
    <w:basedOn w:val="Normal"/>
    <w:rsid w:val="00256595"/>
    <w:pPr>
      <w:suppressLineNumbers w:val="0"/>
      <w:overflowPunct/>
      <w:autoSpaceDE/>
      <w:autoSpaceDN/>
      <w:adjustRightInd/>
      <w:spacing w:before="0" w:line="192" w:lineRule="auto"/>
      <w:ind w:left="283" w:hanging="283"/>
      <w:textAlignment w:val="auto"/>
    </w:pPr>
    <w:rPr>
      <w:sz w:val="20"/>
      <w:szCs w:val="24"/>
      <w:lang w:val="en-US"/>
    </w:rPr>
  </w:style>
  <w:style w:type="paragraph" w:customStyle="1" w:styleId="BoldSubject">
    <w:name w:val="BoldSubject"/>
    <w:basedOn w:val="Normal"/>
    <w:next w:val="IndexSpacing"/>
    <w:rsid w:val="00256595"/>
    <w:pPr>
      <w:suppressLineNumbers w:val="0"/>
      <w:overflowPunct/>
      <w:autoSpaceDE/>
      <w:autoSpaceDN/>
      <w:adjustRightInd/>
      <w:spacing w:before="0" w:line="192" w:lineRule="auto"/>
      <w:textAlignment w:val="auto"/>
    </w:pPr>
    <w:rPr>
      <w:b/>
      <w:sz w:val="20"/>
      <w:szCs w:val="24"/>
      <w:lang w:val="en-US"/>
    </w:rPr>
  </w:style>
  <w:style w:type="character" w:customStyle="1" w:styleId="AmendPenalty1Char">
    <w:name w:val="Amend. Penalty 1 Char"/>
    <w:basedOn w:val="DefaultParagraphFont"/>
    <w:link w:val="AmendPenalty1"/>
    <w:rsid w:val="00A36395"/>
    <w:rPr>
      <w:sz w:val="24"/>
      <w:lang w:val="en-AU" w:eastAsia="en-US" w:bidi="ar-SA"/>
    </w:rPr>
  </w:style>
  <w:style w:type="character" w:customStyle="1" w:styleId="BodySectionSubChar">
    <w:name w:val="Body Section (Sub) Char"/>
    <w:basedOn w:val="DefaultParagraphFont"/>
    <w:link w:val="BodySectionSub"/>
    <w:rsid w:val="004976C0"/>
    <w:rPr>
      <w:sz w:val="24"/>
      <w:lang w:val="en-AU" w:eastAsia="en-US" w:bidi="ar-SA"/>
    </w:rPr>
  </w:style>
  <w:style w:type="character" w:customStyle="1" w:styleId="thumbcaption">
    <w:name w:val="thumb_caption"/>
    <w:basedOn w:val="DefaultParagraphFont"/>
    <w:rsid w:val="00CF388A"/>
  </w:style>
  <w:style w:type="paragraph" w:customStyle="1" w:styleId="ParaHead">
    <w:name w:val="Para_Head"/>
    <w:basedOn w:val="Normal"/>
    <w:rsid w:val="00BA6ED7"/>
    <w:pPr>
      <w:suppressLineNumbers w:val="0"/>
      <w:tabs>
        <w:tab w:val="left" w:pos="284"/>
        <w:tab w:val="left" w:pos="567"/>
        <w:tab w:val="left" w:pos="851"/>
        <w:tab w:val="left" w:pos="1134"/>
        <w:tab w:val="left" w:pos="1418"/>
        <w:tab w:val="left" w:pos="1701"/>
        <w:tab w:val="left" w:pos="1985"/>
        <w:tab w:val="left" w:pos="2268"/>
        <w:tab w:val="left" w:pos="2552"/>
        <w:tab w:val="left" w:pos="2835"/>
      </w:tabs>
    </w:pPr>
    <w:rPr>
      <w:b/>
      <w:sz w:val="20"/>
    </w:rPr>
  </w:style>
  <w:style w:type="paragraph" w:customStyle="1" w:styleId="ParaText">
    <w:name w:val="Para_Text"/>
    <w:basedOn w:val="Normal"/>
    <w:rsid w:val="00BA6ED7"/>
    <w:pPr>
      <w:suppressLineNumbers w:val="0"/>
      <w:tabs>
        <w:tab w:val="left" w:pos="284"/>
        <w:tab w:val="left" w:pos="567"/>
        <w:tab w:val="left" w:pos="851"/>
        <w:tab w:val="left" w:pos="1134"/>
        <w:tab w:val="left" w:pos="1418"/>
        <w:tab w:val="left" w:pos="1701"/>
        <w:tab w:val="left" w:pos="1985"/>
        <w:tab w:val="left" w:pos="2268"/>
        <w:tab w:val="left" w:pos="2552"/>
        <w:tab w:val="left" w:pos="2835"/>
      </w:tabs>
    </w:pPr>
    <w:rPr>
      <w:sz w:val="20"/>
    </w:rPr>
  </w:style>
  <w:style w:type="table" w:styleId="TableGrid">
    <w:name w:val="Table Grid"/>
    <w:basedOn w:val="TableNormal"/>
    <w:rsid w:val="00A70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raftHeading1Char">
    <w:name w:val="Draft Heading 1 Char"/>
    <w:basedOn w:val="DefaultParagraphFont"/>
    <w:link w:val="DraftHeading1"/>
    <w:locked/>
    <w:rsid w:val="0060153B"/>
    <w:rPr>
      <w:b/>
      <w:sz w:val="24"/>
      <w:lang w:eastAsia="en-US"/>
    </w:rPr>
  </w:style>
  <w:style w:type="character" w:customStyle="1" w:styleId="DraftHeading2Char">
    <w:name w:val="Draft Heading 2 Char"/>
    <w:basedOn w:val="DefaultParagraphFont"/>
    <w:link w:val="DraftHeading2"/>
    <w:rsid w:val="0060153B"/>
    <w:rPr>
      <w:sz w:val="24"/>
      <w:lang w:eastAsia="en-US"/>
    </w:rPr>
  </w:style>
  <w:style w:type="character" w:customStyle="1" w:styleId="Normal-ScheduleChar">
    <w:name w:val="Normal - Schedule Char"/>
    <w:basedOn w:val="DefaultParagraphFont"/>
    <w:link w:val="Normal-Schedule"/>
    <w:rsid w:val="00893A8A"/>
    <w:rPr>
      <w:lang w:eastAsia="en-US"/>
    </w:rPr>
  </w:style>
  <w:style w:type="character" w:customStyle="1" w:styleId="AmendHeading2Char">
    <w:name w:val="Amend. Heading 2 Char"/>
    <w:basedOn w:val="DefaultParagraphFont"/>
    <w:link w:val="AmendHeading2"/>
    <w:rsid w:val="00E0048B"/>
    <w:rPr>
      <w:sz w:val="24"/>
      <w:lang w:eastAsia="en-US"/>
    </w:rPr>
  </w:style>
  <w:style w:type="character" w:customStyle="1" w:styleId="AmendHeading1Char">
    <w:name w:val="Amend. Heading 1 Char"/>
    <w:basedOn w:val="DefaultParagraphFont"/>
    <w:link w:val="AmendHeading1"/>
    <w:rsid w:val="00F34900"/>
    <w:rPr>
      <w:sz w:val="24"/>
      <w:lang w:eastAsia="en-US"/>
    </w:rPr>
  </w:style>
  <w:style w:type="paragraph" w:styleId="Revision">
    <w:name w:val="Revision"/>
    <w:hidden/>
    <w:uiPriority w:val="99"/>
    <w:semiHidden/>
    <w:rsid w:val="00E718DA"/>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9375">
      <w:bodyDiv w:val="1"/>
      <w:marLeft w:val="0"/>
      <w:marRight w:val="0"/>
      <w:marTop w:val="0"/>
      <w:marBottom w:val="0"/>
      <w:divBdr>
        <w:top w:val="none" w:sz="0" w:space="0" w:color="auto"/>
        <w:left w:val="none" w:sz="0" w:space="0" w:color="auto"/>
        <w:bottom w:val="none" w:sz="0" w:space="0" w:color="auto"/>
        <w:right w:val="none" w:sz="0" w:space="0" w:color="auto"/>
      </w:divBdr>
    </w:div>
    <w:div w:id="22022815">
      <w:bodyDiv w:val="1"/>
      <w:marLeft w:val="0"/>
      <w:marRight w:val="0"/>
      <w:marTop w:val="0"/>
      <w:marBottom w:val="0"/>
      <w:divBdr>
        <w:top w:val="none" w:sz="0" w:space="0" w:color="auto"/>
        <w:left w:val="none" w:sz="0" w:space="0" w:color="auto"/>
        <w:bottom w:val="none" w:sz="0" w:space="0" w:color="auto"/>
        <w:right w:val="none" w:sz="0" w:space="0" w:color="auto"/>
      </w:divBdr>
    </w:div>
    <w:div w:id="49115565">
      <w:bodyDiv w:val="1"/>
      <w:marLeft w:val="0"/>
      <w:marRight w:val="0"/>
      <w:marTop w:val="0"/>
      <w:marBottom w:val="0"/>
      <w:divBdr>
        <w:top w:val="none" w:sz="0" w:space="0" w:color="auto"/>
        <w:left w:val="none" w:sz="0" w:space="0" w:color="auto"/>
        <w:bottom w:val="none" w:sz="0" w:space="0" w:color="auto"/>
        <w:right w:val="none" w:sz="0" w:space="0" w:color="auto"/>
      </w:divBdr>
    </w:div>
    <w:div w:id="279725941">
      <w:bodyDiv w:val="1"/>
      <w:marLeft w:val="0"/>
      <w:marRight w:val="0"/>
      <w:marTop w:val="0"/>
      <w:marBottom w:val="0"/>
      <w:divBdr>
        <w:top w:val="none" w:sz="0" w:space="0" w:color="auto"/>
        <w:left w:val="none" w:sz="0" w:space="0" w:color="auto"/>
        <w:bottom w:val="none" w:sz="0" w:space="0" w:color="auto"/>
        <w:right w:val="none" w:sz="0" w:space="0" w:color="auto"/>
      </w:divBdr>
    </w:div>
    <w:div w:id="293872665">
      <w:bodyDiv w:val="1"/>
      <w:marLeft w:val="0"/>
      <w:marRight w:val="0"/>
      <w:marTop w:val="0"/>
      <w:marBottom w:val="0"/>
      <w:divBdr>
        <w:top w:val="none" w:sz="0" w:space="0" w:color="auto"/>
        <w:left w:val="none" w:sz="0" w:space="0" w:color="auto"/>
        <w:bottom w:val="none" w:sz="0" w:space="0" w:color="auto"/>
        <w:right w:val="none" w:sz="0" w:space="0" w:color="auto"/>
      </w:divBdr>
    </w:div>
    <w:div w:id="343213663">
      <w:bodyDiv w:val="1"/>
      <w:marLeft w:val="0"/>
      <w:marRight w:val="0"/>
      <w:marTop w:val="0"/>
      <w:marBottom w:val="0"/>
      <w:divBdr>
        <w:top w:val="none" w:sz="0" w:space="0" w:color="auto"/>
        <w:left w:val="none" w:sz="0" w:space="0" w:color="auto"/>
        <w:bottom w:val="none" w:sz="0" w:space="0" w:color="auto"/>
        <w:right w:val="none" w:sz="0" w:space="0" w:color="auto"/>
      </w:divBdr>
    </w:div>
    <w:div w:id="372971697">
      <w:bodyDiv w:val="1"/>
      <w:marLeft w:val="0"/>
      <w:marRight w:val="0"/>
      <w:marTop w:val="0"/>
      <w:marBottom w:val="0"/>
      <w:divBdr>
        <w:top w:val="none" w:sz="0" w:space="0" w:color="auto"/>
        <w:left w:val="none" w:sz="0" w:space="0" w:color="auto"/>
        <w:bottom w:val="none" w:sz="0" w:space="0" w:color="auto"/>
        <w:right w:val="none" w:sz="0" w:space="0" w:color="auto"/>
      </w:divBdr>
    </w:div>
    <w:div w:id="382219708">
      <w:bodyDiv w:val="1"/>
      <w:marLeft w:val="0"/>
      <w:marRight w:val="0"/>
      <w:marTop w:val="0"/>
      <w:marBottom w:val="0"/>
      <w:divBdr>
        <w:top w:val="none" w:sz="0" w:space="0" w:color="auto"/>
        <w:left w:val="none" w:sz="0" w:space="0" w:color="auto"/>
        <w:bottom w:val="none" w:sz="0" w:space="0" w:color="auto"/>
        <w:right w:val="none" w:sz="0" w:space="0" w:color="auto"/>
      </w:divBdr>
    </w:div>
    <w:div w:id="390078599">
      <w:bodyDiv w:val="1"/>
      <w:marLeft w:val="0"/>
      <w:marRight w:val="0"/>
      <w:marTop w:val="0"/>
      <w:marBottom w:val="0"/>
      <w:divBdr>
        <w:top w:val="none" w:sz="0" w:space="0" w:color="auto"/>
        <w:left w:val="none" w:sz="0" w:space="0" w:color="auto"/>
        <w:bottom w:val="none" w:sz="0" w:space="0" w:color="auto"/>
        <w:right w:val="none" w:sz="0" w:space="0" w:color="auto"/>
      </w:divBdr>
    </w:div>
    <w:div w:id="426973284">
      <w:bodyDiv w:val="1"/>
      <w:marLeft w:val="0"/>
      <w:marRight w:val="0"/>
      <w:marTop w:val="0"/>
      <w:marBottom w:val="0"/>
      <w:divBdr>
        <w:top w:val="none" w:sz="0" w:space="0" w:color="auto"/>
        <w:left w:val="none" w:sz="0" w:space="0" w:color="auto"/>
        <w:bottom w:val="none" w:sz="0" w:space="0" w:color="auto"/>
        <w:right w:val="none" w:sz="0" w:space="0" w:color="auto"/>
      </w:divBdr>
    </w:div>
    <w:div w:id="475536661">
      <w:bodyDiv w:val="1"/>
      <w:marLeft w:val="0"/>
      <w:marRight w:val="0"/>
      <w:marTop w:val="0"/>
      <w:marBottom w:val="0"/>
      <w:divBdr>
        <w:top w:val="none" w:sz="0" w:space="0" w:color="auto"/>
        <w:left w:val="none" w:sz="0" w:space="0" w:color="auto"/>
        <w:bottom w:val="none" w:sz="0" w:space="0" w:color="auto"/>
        <w:right w:val="none" w:sz="0" w:space="0" w:color="auto"/>
      </w:divBdr>
    </w:div>
    <w:div w:id="489952406">
      <w:bodyDiv w:val="1"/>
      <w:marLeft w:val="0"/>
      <w:marRight w:val="0"/>
      <w:marTop w:val="0"/>
      <w:marBottom w:val="0"/>
      <w:divBdr>
        <w:top w:val="none" w:sz="0" w:space="0" w:color="auto"/>
        <w:left w:val="none" w:sz="0" w:space="0" w:color="auto"/>
        <w:bottom w:val="none" w:sz="0" w:space="0" w:color="auto"/>
        <w:right w:val="none" w:sz="0" w:space="0" w:color="auto"/>
      </w:divBdr>
    </w:div>
    <w:div w:id="527719968">
      <w:bodyDiv w:val="1"/>
      <w:marLeft w:val="0"/>
      <w:marRight w:val="0"/>
      <w:marTop w:val="0"/>
      <w:marBottom w:val="0"/>
      <w:divBdr>
        <w:top w:val="none" w:sz="0" w:space="0" w:color="auto"/>
        <w:left w:val="none" w:sz="0" w:space="0" w:color="auto"/>
        <w:bottom w:val="none" w:sz="0" w:space="0" w:color="auto"/>
        <w:right w:val="none" w:sz="0" w:space="0" w:color="auto"/>
      </w:divBdr>
    </w:div>
    <w:div w:id="527836681">
      <w:bodyDiv w:val="1"/>
      <w:marLeft w:val="0"/>
      <w:marRight w:val="0"/>
      <w:marTop w:val="0"/>
      <w:marBottom w:val="0"/>
      <w:divBdr>
        <w:top w:val="none" w:sz="0" w:space="0" w:color="auto"/>
        <w:left w:val="none" w:sz="0" w:space="0" w:color="auto"/>
        <w:bottom w:val="none" w:sz="0" w:space="0" w:color="auto"/>
        <w:right w:val="none" w:sz="0" w:space="0" w:color="auto"/>
      </w:divBdr>
    </w:div>
    <w:div w:id="539980278">
      <w:bodyDiv w:val="1"/>
      <w:marLeft w:val="0"/>
      <w:marRight w:val="0"/>
      <w:marTop w:val="0"/>
      <w:marBottom w:val="0"/>
      <w:divBdr>
        <w:top w:val="none" w:sz="0" w:space="0" w:color="auto"/>
        <w:left w:val="none" w:sz="0" w:space="0" w:color="auto"/>
        <w:bottom w:val="none" w:sz="0" w:space="0" w:color="auto"/>
        <w:right w:val="none" w:sz="0" w:space="0" w:color="auto"/>
      </w:divBdr>
    </w:div>
    <w:div w:id="659161306">
      <w:bodyDiv w:val="1"/>
      <w:marLeft w:val="0"/>
      <w:marRight w:val="0"/>
      <w:marTop w:val="0"/>
      <w:marBottom w:val="0"/>
      <w:divBdr>
        <w:top w:val="none" w:sz="0" w:space="0" w:color="auto"/>
        <w:left w:val="none" w:sz="0" w:space="0" w:color="auto"/>
        <w:bottom w:val="none" w:sz="0" w:space="0" w:color="auto"/>
        <w:right w:val="none" w:sz="0" w:space="0" w:color="auto"/>
      </w:divBdr>
    </w:div>
    <w:div w:id="707291302">
      <w:bodyDiv w:val="1"/>
      <w:marLeft w:val="0"/>
      <w:marRight w:val="0"/>
      <w:marTop w:val="0"/>
      <w:marBottom w:val="0"/>
      <w:divBdr>
        <w:top w:val="none" w:sz="0" w:space="0" w:color="auto"/>
        <w:left w:val="none" w:sz="0" w:space="0" w:color="auto"/>
        <w:bottom w:val="none" w:sz="0" w:space="0" w:color="auto"/>
        <w:right w:val="none" w:sz="0" w:space="0" w:color="auto"/>
      </w:divBdr>
    </w:div>
    <w:div w:id="720519602">
      <w:bodyDiv w:val="1"/>
      <w:marLeft w:val="0"/>
      <w:marRight w:val="0"/>
      <w:marTop w:val="0"/>
      <w:marBottom w:val="0"/>
      <w:divBdr>
        <w:top w:val="none" w:sz="0" w:space="0" w:color="auto"/>
        <w:left w:val="none" w:sz="0" w:space="0" w:color="auto"/>
        <w:bottom w:val="none" w:sz="0" w:space="0" w:color="auto"/>
        <w:right w:val="none" w:sz="0" w:space="0" w:color="auto"/>
      </w:divBdr>
    </w:div>
    <w:div w:id="736318667">
      <w:bodyDiv w:val="1"/>
      <w:marLeft w:val="0"/>
      <w:marRight w:val="0"/>
      <w:marTop w:val="0"/>
      <w:marBottom w:val="0"/>
      <w:divBdr>
        <w:top w:val="none" w:sz="0" w:space="0" w:color="auto"/>
        <w:left w:val="none" w:sz="0" w:space="0" w:color="auto"/>
        <w:bottom w:val="none" w:sz="0" w:space="0" w:color="auto"/>
        <w:right w:val="none" w:sz="0" w:space="0" w:color="auto"/>
      </w:divBdr>
    </w:div>
    <w:div w:id="798184141">
      <w:bodyDiv w:val="1"/>
      <w:marLeft w:val="0"/>
      <w:marRight w:val="0"/>
      <w:marTop w:val="0"/>
      <w:marBottom w:val="0"/>
      <w:divBdr>
        <w:top w:val="none" w:sz="0" w:space="0" w:color="auto"/>
        <w:left w:val="none" w:sz="0" w:space="0" w:color="auto"/>
        <w:bottom w:val="none" w:sz="0" w:space="0" w:color="auto"/>
        <w:right w:val="none" w:sz="0" w:space="0" w:color="auto"/>
      </w:divBdr>
    </w:div>
    <w:div w:id="822504442">
      <w:bodyDiv w:val="1"/>
      <w:marLeft w:val="0"/>
      <w:marRight w:val="0"/>
      <w:marTop w:val="0"/>
      <w:marBottom w:val="0"/>
      <w:divBdr>
        <w:top w:val="none" w:sz="0" w:space="0" w:color="auto"/>
        <w:left w:val="none" w:sz="0" w:space="0" w:color="auto"/>
        <w:bottom w:val="none" w:sz="0" w:space="0" w:color="auto"/>
        <w:right w:val="none" w:sz="0" w:space="0" w:color="auto"/>
      </w:divBdr>
    </w:div>
    <w:div w:id="835460269">
      <w:bodyDiv w:val="1"/>
      <w:marLeft w:val="0"/>
      <w:marRight w:val="0"/>
      <w:marTop w:val="0"/>
      <w:marBottom w:val="0"/>
      <w:divBdr>
        <w:top w:val="none" w:sz="0" w:space="0" w:color="auto"/>
        <w:left w:val="none" w:sz="0" w:space="0" w:color="auto"/>
        <w:bottom w:val="none" w:sz="0" w:space="0" w:color="auto"/>
        <w:right w:val="none" w:sz="0" w:space="0" w:color="auto"/>
      </w:divBdr>
    </w:div>
    <w:div w:id="870066977">
      <w:bodyDiv w:val="1"/>
      <w:marLeft w:val="0"/>
      <w:marRight w:val="0"/>
      <w:marTop w:val="0"/>
      <w:marBottom w:val="0"/>
      <w:divBdr>
        <w:top w:val="none" w:sz="0" w:space="0" w:color="auto"/>
        <w:left w:val="none" w:sz="0" w:space="0" w:color="auto"/>
        <w:bottom w:val="none" w:sz="0" w:space="0" w:color="auto"/>
        <w:right w:val="none" w:sz="0" w:space="0" w:color="auto"/>
      </w:divBdr>
    </w:div>
    <w:div w:id="919098553">
      <w:bodyDiv w:val="1"/>
      <w:marLeft w:val="0"/>
      <w:marRight w:val="0"/>
      <w:marTop w:val="0"/>
      <w:marBottom w:val="0"/>
      <w:divBdr>
        <w:top w:val="none" w:sz="0" w:space="0" w:color="auto"/>
        <w:left w:val="none" w:sz="0" w:space="0" w:color="auto"/>
        <w:bottom w:val="none" w:sz="0" w:space="0" w:color="auto"/>
        <w:right w:val="none" w:sz="0" w:space="0" w:color="auto"/>
      </w:divBdr>
    </w:div>
    <w:div w:id="948856548">
      <w:bodyDiv w:val="1"/>
      <w:marLeft w:val="0"/>
      <w:marRight w:val="0"/>
      <w:marTop w:val="0"/>
      <w:marBottom w:val="0"/>
      <w:divBdr>
        <w:top w:val="none" w:sz="0" w:space="0" w:color="auto"/>
        <w:left w:val="none" w:sz="0" w:space="0" w:color="auto"/>
        <w:bottom w:val="none" w:sz="0" w:space="0" w:color="auto"/>
        <w:right w:val="none" w:sz="0" w:space="0" w:color="auto"/>
      </w:divBdr>
    </w:div>
    <w:div w:id="1046876254">
      <w:bodyDiv w:val="1"/>
      <w:marLeft w:val="0"/>
      <w:marRight w:val="0"/>
      <w:marTop w:val="0"/>
      <w:marBottom w:val="0"/>
      <w:divBdr>
        <w:top w:val="none" w:sz="0" w:space="0" w:color="auto"/>
        <w:left w:val="none" w:sz="0" w:space="0" w:color="auto"/>
        <w:bottom w:val="none" w:sz="0" w:space="0" w:color="auto"/>
        <w:right w:val="none" w:sz="0" w:space="0" w:color="auto"/>
      </w:divBdr>
    </w:div>
    <w:div w:id="1053240437">
      <w:bodyDiv w:val="1"/>
      <w:marLeft w:val="0"/>
      <w:marRight w:val="0"/>
      <w:marTop w:val="0"/>
      <w:marBottom w:val="0"/>
      <w:divBdr>
        <w:top w:val="none" w:sz="0" w:space="0" w:color="auto"/>
        <w:left w:val="none" w:sz="0" w:space="0" w:color="auto"/>
        <w:bottom w:val="none" w:sz="0" w:space="0" w:color="auto"/>
        <w:right w:val="none" w:sz="0" w:space="0" w:color="auto"/>
      </w:divBdr>
    </w:div>
    <w:div w:id="1066534190">
      <w:bodyDiv w:val="1"/>
      <w:marLeft w:val="0"/>
      <w:marRight w:val="0"/>
      <w:marTop w:val="0"/>
      <w:marBottom w:val="0"/>
      <w:divBdr>
        <w:top w:val="none" w:sz="0" w:space="0" w:color="auto"/>
        <w:left w:val="none" w:sz="0" w:space="0" w:color="auto"/>
        <w:bottom w:val="none" w:sz="0" w:space="0" w:color="auto"/>
        <w:right w:val="none" w:sz="0" w:space="0" w:color="auto"/>
      </w:divBdr>
    </w:div>
    <w:div w:id="1106537247">
      <w:bodyDiv w:val="1"/>
      <w:marLeft w:val="0"/>
      <w:marRight w:val="0"/>
      <w:marTop w:val="0"/>
      <w:marBottom w:val="0"/>
      <w:divBdr>
        <w:top w:val="none" w:sz="0" w:space="0" w:color="auto"/>
        <w:left w:val="none" w:sz="0" w:space="0" w:color="auto"/>
        <w:bottom w:val="none" w:sz="0" w:space="0" w:color="auto"/>
        <w:right w:val="none" w:sz="0" w:space="0" w:color="auto"/>
      </w:divBdr>
    </w:div>
    <w:div w:id="1122841247">
      <w:bodyDiv w:val="1"/>
      <w:marLeft w:val="0"/>
      <w:marRight w:val="0"/>
      <w:marTop w:val="0"/>
      <w:marBottom w:val="0"/>
      <w:divBdr>
        <w:top w:val="none" w:sz="0" w:space="0" w:color="auto"/>
        <w:left w:val="none" w:sz="0" w:space="0" w:color="auto"/>
        <w:bottom w:val="none" w:sz="0" w:space="0" w:color="auto"/>
        <w:right w:val="none" w:sz="0" w:space="0" w:color="auto"/>
      </w:divBdr>
    </w:div>
    <w:div w:id="1197425923">
      <w:bodyDiv w:val="1"/>
      <w:marLeft w:val="0"/>
      <w:marRight w:val="0"/>
      <w:marTop w:val="0"/>
      <w:marBottom w:val="0"/>
      <w:divBdr>
        <w:top w:val="none" w:sz="0" w:space="0" w:color="auto"/>
        <w:left w:val="none" w:sz="0" w:space="0" w:color="auto"/>
        <w:bottom w:val="none" w:sz="0" w:space="0" w:color="auto"/>
        <w:right w:val="none" w:sz="0" w:space="0" w:color="auto"/>
      </w:divBdr>
    </w:div>
    <w:div w:id="1218859913">
      <w:bodyDiv w:val="1"/>
      <w:marLeft w:val="0"/>
      <w:marRight w:val="0"/>
      <w:marTop w:val="0"/>
      <w:marBottom w:val="0"/>
      <w:divBdr>
        <w:top w:val="none" w:sz="0" w:space="0" w:color="auto"/>
        <w:left w:val="none" w:sz="0" w:space="0" w:color="auto"/>
        <w:bottom w:val="none" w:sz="0" w:space="0" w:color="auto"/>
        <w:right w:val="none" w:sz="0" w:space="0" w:color="auto"/>
      </w:divBdr>
    </w:div>
    <w:div w:id="1229917821">
      <w:bodyDiv w:val="1"/>
      <w:marLeft w:val="0"/>
      <w:marRight w:val="0"/>
      <w:marTop w:val="0"/>
      <w:marBottom w:val="0"/>
      <w:divBdr>
        <w:top w:val="none" w:sz="0" w:space="0" w:color="auto"/>
        <w:left w:val="none" w:sz="0" w:space="0" w:color="auto"/>
        <w:bottom w:val="none" w:sz="0" w:space="0" w:color="auto"/>
        <w:right w:val="none" w:sz="0" w:space="0" w:color="auto"/>
      </w:divBdr>
    </w:div>
    <w:div w:id="1237785970">
      <w:bodyDiv w:val="1"/>
      <w:marLeft w:val="0"/>
      <w:marRight w:val="0"/>
      <w:marTop w:val="0"/>
      <w:marBottom w:val="0"/>
      <w:divBdr>
        <w:top w:val="none" w:sz="0" w:space="0" w:color="auto"/>
        <w:left w:val="none" w:sz="0" w:space="0" w:color="auto"/>
        <w:bottom w:val="none" w:sz="0" w:space="0" w:color="auto"/>
        <w:right w:val="none" w:sz="0" w:space="0" w:color="auto"/>
      </w:divBdr>
    </w:div>
    <w:div w:id="1283683462">
      <w:bodyDiv w:val="1"/>
      <w:marLeft w:val="0"/>
      <w:marRight w:val="0"/>
      <w:marTop w:val="0"/>
      <w:marBottom w:val="0"/>
      <w:divBdr>
        <w:top w:val="none" w:sz="0" w:space="0" w:color="auto"/>
        <w:left w:val="none" w:sz="0" w:space="0" w:color="auto"/>
        <w:bottom w:val="none" w:sz="0" w:space="0" w:color="auto"/>
        <w:right w:val="none" w:sz="0" w:space="0" w:color="auto"/>
      </w:divBdr>
    </w:div>
    <w:div w:id="1288391523">
      <w:bodyDiv w:val="1"/>
      <w:marLeft w:val="0"/>
      <w:marRight w:val="0"/>
      <w:marTop w:val="0"/>
      <w:marBottom w:val="0"/>
      <w:divBdr>
        <w:top w:val="none" w:sz="0" w:space="0" w:color="auto"/>
        <w:left w:val="none" w:sz="0" w:space="0" w:color="auto"/>
        <w:bottom w:val="none" w:sz="0" w:space="0" w:color="auto"/>
        <w:right w:val="none" w:sz="0" w:space="0" w:color="auto"/>
      </w:divBdr>
    </w:div>
    <w:div w:id="1309357249">
      <w:bodyDiv w:val="1"/>
      <w:marLeft w:val="0"/>
      <w:marRight w:val="0"/>
      <w:marTop w:val="0"/>
      <w:marBottom w:val="0"/>
      <w:divBdr>
        <w:top w:val="none" w:sz="0" w:space="0" w:color="auto"/>
        <w:left w:val="none" w:sz="0" w:space="0" w:color="auto"/>
        <w:bottom w:val="none" w:sz="0" w:space="0" w:color="auto"/>
        <w:right w:val="none" w:sz="0" w:space="0" w:color="auto"/>
      </w:divBdr>
    </w:div>
    <w:div w:id="1330913560">
      <w:bodyDiv w:val="1"/>
      <w:marLeft w:val="0"/>
      <w:marRight w:val="0"/>
      <w:marTop w:val="0"/>
      <w:marBottom w:val="0"/>
      <w:divBdr>
        <w:top w:val="none" w:sz="0" w:space="0" w:color="auto"/>
        <w:left w:val="none" w:sz="0" w:space="0" w:color="auto"/>
        <w:bottom w:val="none" w:sz="0" w:space="0" w:color="auto"/>
        <w:right w:val="none" w:sz="0" w:space="0" w:color="auto"/>
      </w:divBdr>
    </w:div>
    <w:div w:id="1335644603">
      <w:bodyDiv w:val="1"/>
      <w:marLeft w:val="0"/>
      <w:marRight w:val="0"/>
      <w:marTop w:val="0"/>
      <w:marBottom w:val="0"/>
      <w:divBdr>
        <w:top w:val="none" w:sz="0" w:space="0" w:color="auto"/>
        <w:left w:val="none" w:sz="0" w:space="0" w:color="auto"/>
        <w:bottom w:val="none" w:sz="0" w:space="0" w:color="auto"/>
        <w:right w:val="none" w:sz="0" w:space="0" w:color="auto"/>
      </w:divBdr>
    </w:div>
    <w:div w:id="1407536612">
      <w:bodyDiv w:val="1"/>
      <w:marLeft w:val="0"/>
      <w:marRight w:val="0"/>
      <w:marTop w:val="0"/>
      <w:marBottom w:val="0"/>
      <w:divBdr>
        <w:top w:val="none" w:sz="0" w:space="0" w:color="auto"/>
        <w:left w:val="none" w:sz="0" w:space="0" w:color="auto"/>
        <w:bottom w:val="none" w:sz="0" w:space="0" w:color="auto"/>
        <w:right w:val="none" w:sz="0" w:space="0" w:color="auto"/>
      </w:divBdr>
    </w:div>
    <w:div w:id="1463310436">
      <w:bodyDiv w:val="1"/>
      <w:marLeft w:val="0"/>
      <w:marRight w:val="0"/>
      <w:marTop w:val="0"/>
      <w:marBottom w:val="0"/>
      <w:divBdr>
        <w:top w:val="none" w:sz="0" w:space="0" w:color="auto"/>
        <w:left w:val="none" w:sz="0" w:space="0" w:color="auto"/>
        <w:bottom w:val="none" w:sz="0" w:space="0" w:color="auto"/>
        <w:right w:val="none" w:sz="0" w:space="0" w:color="auto"/>
      </w:divBdr>
    </w:div>
    <w:div w:id="1613391742">
      <w:bodyDiv w:val="1"/>
      <w:marLeft w:val="0"/>
      <w:marRight w:val="0"/>
      <w:marTop w:val="0"/>
      <w:marBottom w:val="0"/>
      <w:divBdr>
        <w:top w:val="none" w:sz="0" w:space="0" w:color="auto"/>
        <w:left w:val="none" w:sz="0" w:space="0" w:color="auto"/>
        <w:bottom w:val="none" w:sz="0" w:space="0" w:color="auto"/>
        <w:right w:val="none" w:sz="0" w:space="0" w:color="auto"/>
      </w:divBdr>
    </w:div>
    <w:div w:id="1630865616">
      <w:bodyDiv w:val="1"/>
      <w:marLeft w:val="0"/>
      <w:marRight w:val="0"/>
      <w:marTop w:val="0"/>
      <w:marBottom w:val="0"/>
      <w:divBdr>
        <w:top w:val="none" w:sz="0" w:space="0" w:color="auto"/>
        <w:left w:val="none" w:sz="0" w:space="0" w:color="auto"/>
        <w:bottom w:val="none" w:sz="0" w:space="0" w:color="auto"/>
        <w:right w:val="none" w:sz="0" w:space="0" w:color="auto"/>
      </w:divBdr>
    </w:div>
    <w:div w:id="1643267607">
      <w:bodyDiv w:val="1"/>
      <w:marLeft w:val="0"/>
      <w:marRight w:val="0"/>
      <w:marTop w:val="0"/>
      <w:marBottom w:val="0"/>
      <w:divBdr>
        <w:top w:val="none" w:sz="0" w:space="0" w:color="auto"/>
        <w:left w:val="none" w:sz="0" w:space="0" w:color="auto"/>
        <w:bottom w:val="none" w:sz="0" w:space="0" w:color="auto"/>
        <w:right w:val="none" w:sz="0" w:space="0" w:color="auto"/>
      </w:divBdr>
    </w:div>
    <w:div w:id="1653801004">
      <w:bodyDiv w:val="1"/>
      <w:marLeft w:val="0"/>
      <w:marRight w:val="0"/>
      <w:marTop w:val="0"/>
      <w:marBottom w:val="0"/>
      <w:divBdr>
        <w:top w:val="none" w:sz="0" w:space="0" w:color="auto"/>
        <w:left w:val="none" w:sz="0" w:space="0" w:color="auto"/>
        <w:bottom w:val="none" w:sz="0" w:space="0" w:color="auto"/>
        <w:right w:val="none" w:sz="0" w:space="0" w:color="auto"/>
      </w:divBdr>
    </w:div>
    <w:div w:id="1701852868">
      <w:bodyDiv w:val="1"/>
      <w:marLeft w:val="0"/>
      <w:marRight w:val="0"/>
      <w:marTop w:val="0"/>
      <w:marBottom w:val="0"/>
      <w:divBdr>
        <w:top w:val="none" w:sz="0" w:space="0" w:color="auto"/>
        <w:left w:val="none" w:sz="0" w:space="0" w:color="auto"/>
        <w:bottom w:val="none" w:sz="0" w:space="0" w:color="auto"/>
        <w:right w:val="none" w:sz="0" w:space="0" w:color="auto"/>
      </w:divBdr>
    </w:div>
    <w:div w:id="1753236655">
      <w:bodyDiv w:val="1"/>
      <w:marLeft w:val="0"/>
      <w:marRight w:val="0"/>
      <w:marTop w:val="0"/>
      <w:marBottom w:val="0"/>
      <w:divBdr>
        <w:top w:val="none" w:sz="0" w:space="0" w:color="auto"/>
        <w:left w:val="none" w:sz="0" w:space="0" w:color="auto"/>
        <w:bottom w:val="none" w:sz="0" w:space="0" w:color="auto"/>
        <w:right w:val="none" w:sz="0" w:space="0" w:color="auto"/>
      </w:divBdr>
    </w:div>
    <w:div w:id="1764717062">
      <w:bodyDiv w:val="1"/>
      <w:marLeft w:val="0"/>
      <w:marRight w:val="0"/>
      <w:marTop w:val="0"/>
      <w:marBottom w:val="0"/>
      <w:divBdr>
        <w:top w:val="none" w:sz="0" w:space="0" w:color="auto"/>
        <w:left w:val="none" w:sz="0" w:space="0" w:color="auto"/>
        <w:bottom w:val="none" w:sz="0" w:space="0" w:color="auto"/>
        <w:right w:val="none" w:sz="0" w:space="0" w:color="auto"/>
      </w:divBdr>
    </w:div>
    <w:div w:id="1767186311">
      <w:bodyDiv w:val="1"/>
      <w:marLeft w:val="0"/>
      <w:marRight w:val="0"/>
      <w:marTop w:val="0"/>
      <w:marBottom w:val="0"/>
      <w:divBdr>
        <w:top w:val="none" w:sz="0" w:space="0" w:color="auto"/>
        <w:left w:val="none" w:sz="0" w:space="0" w:color="auto"/>
        <w:bottom w:val="none" w:sz="0" w:space="0" w:color="auto"/>
        <w:right w:val="none" w:sz="0" w:space="0" w:color="auto"/>
      </w:divBdr>
    </w:div>
    <w:div w:id="1785610954">
      <w:bodyDiv w:val="1"/>
      <w:marLeft w:val="0"/>
      <w:marRight w:val="0"/>
      <w:marTop w:val="0"/>
      <w:marBottom w:val="0"/>
      <w:divBdr>
        <w:top w:val="none" w:sz="0" w:space="0" w:color="auto"/>
        <w:left w:val="none" w:sz="0" w:space="0" w:color="auto"/>
        <w:bottom w:val="none" w:sz="0" w:space="0" w:color="auto"/>
        <w:right w:val="none" w:sz="0" w:space="0" w:color="auto"/>
      </w:divBdr>
    </w:div>
    <w:div w:id="1828593147">
      <w:bodyDiv w:val="1"/>
      <w:marLeft w:val="0"/>
      <w:marRight w:val="0"/>
      <w:marTop w:val="0"/>
      <w:marBottom w:val="0"/>
      <w:divBdr>
        <w:top w:val="none" w:sz="0" w:space="0" w:color="auto"/>
        <w:left w:val="none" w:sz="0" w:space="0" w:color="auto"/>
        <w:bottom w:val="none" w:sz="0" w:space="0" w:color="auto"/>
        <w:right w:val="none" w:sz="0" w:space="0" w:color="auto"/>
      </w:divBdr>
    </w:div>
    <w:div w:id="1873837990">
      <w:bodyDiv w:val="1"/>
      <w:marLeft w:val="0"/>
      <w:marRight w:val="0"/>
      <w:marTop w:val="0"/>
      <w:marBottom w:val="0"/>
      <w:divBdr>
        <w:top w:val="none" w:sz="0" w:space="0" w:color="auto"/>
        <w:left w:val="none" w:sz="0" w:space="0" w:color="auto"/>
        <w:bottom w:val="none" w:sz="0" w:space="0" w:color="auto"/>
        <w:right w:val="none" w:sz="0" w:space="0" w:color="auto"/>
      </w:divBdr>
    </w:div>
    <w:div w:id="1891645965">
      <w:bodyDiv w:val="1"/>
      <w:marLeft w:val="0"/>
      <w:marRight w:val="0"/>
      <w:marTop w:val="0"/>
      <w:marBottom w:val="0"/>
      <w:divBdr>
        <w:top w:val="none" w:sz="0" w:space="0" w:color="auto"/>
        <w:left w:val="none" w:sz="0" w:space="0" w:color="auto"/>
        <w:bottom w:val="none" w:sz="0" w:space="0" w:color="auto"/>
        <w:right w:val="none" w:sz="0" w:space="0" w:color="auto"/>
      </w:divBdr>
    </w:div>
    <w:div w:id="1922330007">
      <w:bodyDiv w:val="1"/>
      <w:marLeft w:val="0"/>
      <w:marRight w:val="0"/>
      <w:marTop w:val="0"/>
      <w:marBottom w:val="0"/>
      <w:divBdr>
        <w:top w:val="none" w:sz="0" w:space="0" w:color="auto"/>
        <w:left w:val="none" w:sz="0" w:space="0" w:color="auto"/>
        <w:bottom w:val="none" w:sz="0" w:space="0" w:color="auto"/>
        <w:right w:val="none" w:sz="0" w:space="0" w:color="auto"/>
      </w:divBdr>
    </w:div>
    <w:div w:id="1974290281">
      <w:bodyDiv w:val="1"/>
      <w:marLeft w:val="0"/>
      <w:marRight w:val="0"/>
      <w:marTop w:val="0"/>
      <w:marBottom w:val="0"/>
      <w:divBdr>
        <w:top w:val="none" w:sz="0" w:space="0" w:color="auto"/>
        <w:left w:val="none" w:sz="0" w:space="0" w:color="auto"/>
        <w:bottom w:val="none" w:sz="0" w:space="0" w:color="auto"/>
        <w:right w:val="none" w:sz="0" w:space="0" w:color="auto"/>
      </w:divBdr>
    </w:div>
    <w:div w:id="1977909091">
      <w:bodyDiv w:val="1"/>
      <w:marLeft w:val="0"/>
      <w:marRight w:val="0"/>
      <w:marTop w:val="0"/>
      <w:marBottom w:val="0"/>
      <w:divBdr>
        <w:top w:val="none" w:sz="0" w:space="0" w:color="auto"/>
        <w:left w:val="none" w:sz="0" w:space="0" w:color="auto"/>
        <w:bottom w:val="none" w:sz="0" w:space="0" w:color="auto"/>
        <w:right w:val="none" w:sz="0" w:space="0" w:color="auto"/>
      </w:divBdr>
    </w:div>
    <w:div w:id="2020085180">
      <w:bodyDiv w:val="1"/>
      <w:marLeft w:val="0"/>
      <w:marRight w:val="0"/>
      <w:marTop w:val="0"/>
      <w:marBottom w:val="0"/>
      <w:divBdr>
        <w:top w:val="none" w:sz="0" w:space="0" w:color="auto"/>
        <w:left w:val="none" w:sz="0" w:space="0" w:color="auto"/>
        <w:bottom w:val="none" w:sz="0" w:space="0" w:color="auto"/>
        <w:right w:val="none" w:sz="0" w:space="0" w:color="auto"/>
      </w:divBdr>
    </w:div>
    <w:div w:id="2057771884">
      <w:bodyDiv w:val="1"/>
      <w:marLeft w:val="0"/>
      <w:marRight w:val="0"/>
      <w:marTop w:val="0"/>
      <w:marBottom w:val="0"/>
      <w:divBdr>
        <w:top w:val="none" w:sz="0" w:space="0" w:color="auto"/>
        <w:left w:val="none" w:sz="0" w:space="0" w:color="auto"/>
        <w:bottom w:val="none" w:sz="0" w:space="0" w:color="auto"/>
        <w:right w:val="none" w:sz="0" w:space="0" w:color="auto"/>
      </w:divBdr>
    </w:div>
    <w:div w:id="2066053852">
      <w:bodyDiv w:val="1"/>
      <w:marLeft w:val="0"/>
      <w:marRight w:val="0"/>
      <w:marTop w:val="0"/>
      <w:marBottom w:val="0"/>
      <w:divBdr>
        <w:top w:val="none" w:sz="0" w:space="0" w:color="auto"/>
        <w:left w:val="none" w:sz="0" w:space="0" w:color="auto"/>
        <w:bottom w:val="none" w:sz="0" w:space="0" w:color="auto"/>
        <w:right w:val="none" w:sz="0" w:space="0" w:color="auto"/>
      </w:divBdr>
    </w:div>
    <w:div w:id="2070493146">
      <w:bodyDiv w:val="1"/>
      <w:marLeft w:val="0"/>
      <w:marRight w:val="0"/>
      <w:marTop w:val="0"/>
      <w:marBottom w:val="0"/>
      <w:divBdr>
        <w:top w:val="none" w:sz="0" w:space="0" w:color="auto"/>
        <w:left w:val="none" w:sz="0" w:space="0" w:color="auto"/>
        <w:bottom w:val="none" w:sz="0" w:space="0" w:color="auto"/>
        <w:right w:val="none" w:sz="0" w:space="0" w:color="auto"/>
      </w:divBdr>
    </w:div>
    <w:div w:id="2073237498">
      <w:bodyDiv w:val="1"/>
      <w:marLeft w:val="0"/>
      <w:marRight w:val="0"/>
      <w:marTop w:val="0"/>
      <w:marBottom w:val="0"/>
      <w:divBdr>
        <w:top w:val="none" w:sz="0" w:space="0" w:color="auto"/>
        <w:left w:val="none" w:sz="0" w:space="0" w:color="auto"/>
        <w:bottom w:val="none" w:sz="0" w:space="0" w:color="auto"/>
        <w:right w:val="none" w:sz="0" w:space="0" w:color="auto"/>
      </w:divBdr>
    </w:div>
    <w:div w:id="2097288479">
      <w:bodyDiv w:val="1"/>
      <w:marLeft w:val="0"/>
      <w:marRight w:val="0"/>
      <w:marTop w:val="0"/>
      <w:marBottom w:val="0"/>
      <w:divBdr>
        <w:top w:val="none" w:sz="0" w:space="0" w:color="auto"/>
        <w:left w:val="none" w:sz="0" w:space="0" w:color="auto"/>
        <w:bottom w:val="none" w:sz="0" w:space="0" w:color="auto"/>
        <w:right w:val="none" w:sz="0" w:space="0" w:color="auto"/>
      </w:divBdr>
    </w:div>
    <w:div w:id="213748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legislation.vic.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2B27DA-0808-4689-A8D5-38C845DDB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199</Pages>
  <Words>46502</Words>
  <Characters>225072</Characters>
  <Application>Microsoft Office Word</Application>
  <DocSecurity>0</DocSecurity>
  <Lines>8656</Lines>
  <Paragraphs>3481</Paragraphs>
  <ScaleCrop>false</ScaleCrop>
  <HeadingPairs>
    <vt:vector size="2" baseType="variant">
      <vt:variant>
        <vt:lpstr>Title</vt:lpstr>
      </vt:variant>
      <vt:variant>
        <vt:i4>1</vt:i4>
      </vt:variant>
    </vt:vector>
  </HeadingPairs>
  <TitlesOfParts>
    <vt:vector size="1" baseType="lpstr">
      <vt:lpstr>EastLink Project Act 2004</vt:lpstr>
    </vt:vector>
  </TitlesOfParts>
  <Manager>Information Services</Manager>
  <Company>OCPC, Victoria</Company>
  <LinksUpToDate>false</LinksUpToDate>
  <CharactersWithSpaces>268093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EastLink Project Act 2004</dc:title>
  <dc:subject>Reprints for Acts/SR's</dc:subject>
  <dc:creator>Gilbert, Ted (Mr)</dc:creator>
  <cp:keywords>Versions, Reprints</cp:keywords>
  <dc:description>OCPC Victoria, Word 2007, Template Release 16/01/2026 (Prod)</dc:description>
  <cp:lastModifiedBy>Ben Dascal (OCPC)</cp:lastModifiedBy>
  <cp:revision>90</cp:revision>
  <cp:lastPrinted>2026-03-30T23:06:00Z</cp:lastPrinted>
  <dcterms:created xsi:type="dcterms:W3CDTF">2024-01-04T22:59:00Z</dcterms:created>
  <dcterms:modified xsi:type="dcterms:W3CDTF">2026-04-14T07:27:00Z</dcterms:modified>
  <cp:category>LIS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ae5202-c783-4472-9031-b371920c1a0d_Enabled">
    <vt:lpwstr>true</vt:lpwstr>
  </property>
  <property fmtid="{D5CDD505-2E9C-101B-9397-08002B2CF9AE}" pid="3" name="MSIP_Label_02ae5202-c783-4472-9031-b371920c1a0d_SetDate">
    <vt:lpwstr>2025-08-04T05:06:55Z</vt:lpwstr>
  </property>
  <property fmtid="{D5CDD505-2E9C-101B-9397-08002B2CF9AE}" pid="4" name="MSIP_Label_02ae5202-c783-4472-9031-b371920c1a0d_Method">
    <vt:lpwstr>Standard</vt:lpwstr>
  </property>
  <property fmtid="{D5CDD505-2E9C-101B-9397-08002B2CF9AE}" pid="5" name="MSIP_Label_02ae5202-c783-4472-9031-b371920c1a0d_Name">
    <vt:lpwstr>Do Not Mark (OCPC)</vt:lpwstr>
  </property>
  <property fmtid="{D5CDD505-2E9C-101B-9397-08002B2CF9AE}" pid="6" name="MSIP_Label_02ae5202-c783-4472-9031-b371920c1a0d_SiteId">
    <vt:lpwstr>722ea0be-3e1c-4b11-ad6f-9401d6856e24</vt:lpwstr>
  </property>
  <property fmtid="{D5CDD505-2E9C-101B-9397-08002B2CF9AE}" pid="7" name="MSIP_Label_02ae5202-c783-4472-9031-b371920c1a0d_ActionId">
    <vt:lpwstr>f6f52451-1ad8-4732-a12f-bf6e51999b69</vt:lpwstr>
  </property>
  <property fmtid="{D5CDD505-2E9C-101B-9397-08002B2CF9AE}" pid="8" name="MSIP_Label_02ae5202-c783-4472-9031-b371920c1a0d_ContentBits">
    <vt:lpwstr>0</vt:lpwstr>
  </property>
  <property fmtid="{D5CDD505-2E9C-101B-9397-08002B2CF9AE}" pid="9" name="MSIP_Label_02ae5202-c783-4472-9031-b371920c1a0d_Tag">
    <vt:lpwstr>10, 1, 2, 1</vt:lpwstr>
  </property>
  <property fmtid="{D5CDD505-2E9C-101B-9397-08002B2CF9AE}" pid="10" name="DocSubFolderNumber">
    <vt:lpwstr>S12/9621</vt:lpwstr>
  </property>
  <property fmtid="{D5CDD505-2E9C-101B-9397-08002B2CF9AE}" pid="11" name="DocSubFolderURI">
    <vt:i4>74185</vt:i4>
  </property>
</Properties>
</file>